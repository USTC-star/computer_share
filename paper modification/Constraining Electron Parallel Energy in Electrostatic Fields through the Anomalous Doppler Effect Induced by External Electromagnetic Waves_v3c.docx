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614F9B" w14:textId="5E1E42C9" w:rsidR="007C5C87" w:rsidRPr="00A535ED" w:rsidRDefault="007C5C87" w:rsidP="0067457F">
      <w:pPr>
        <w:rPr>
          <w:rFonts w:ascii="Arial" w:hAnsi="Arial" w:cs="Arial"/>
          <w:b/>
          <w:sz w:val="20"/>
          <w:szCs w:val="20"/>
        </w:rPr>
      </w:pPr>
      <w:r w:rsidRPr="00A535ED">
        <w:rPr>
          <w:rFonts w:ascii="Arial" w:hAnsi="Arial" w:cs="Arial"/>
          <w:b/>
          <w:sz w:val="20"/>
          <w:szCs w:val="20"/>
        </w:rPr>
        <w:t>Constraining Electron Parallel Energy in Electrostatic Fields through the Anomalous Doppler Effect Induced by External Electromagnetic Waves</w:t>
      </w:r>
    </w:p>
    <w:p w14:paraId="2306CC4D" w14:textId="77777777" w:rsidR="004F042B" w:rsidRPr="00A535ED" w:rsidRDefault="004F042B" w:rsidP="0067457F">
      <w:pPr>
        <w:ind w:left="720" w:right="684"/>
        <w:rPr>
          <w:i/>
          <w:sz w:val="20"/>
          <w:szCs w:val="20"/>
          <w:vertAlign w:val="superscript"/>
        </w:rPr>
      </w:pPr>
    </w:p>
    <w:p w14:paraId="44E6A2B5" w14:textId="181F5109" w:rsidR="004F042B" w:rsidRPr="00A535ED" w:rsidRDefault="007C5C87" w:rsidP="000C77DD">
      <w:pPr>
        <w:pStyle w:val="a4"/>
        <w:shd w:val="clear" w:color="auto" w:fill="FFFFFF"/>
        <w:ind w:left="720" w:right="684"/>
        <w:rPr>
          <w:i/>
          <w:sz w:val="20"/>
          <w:szCs w:val="20"/>
          <w:vertAlign w:val="superscript"/>
        </w:rPr>
      </w:pPr>
      <w:r w:rsidRPr="00A535ED">
        <w:rPr>
          <w:rFonts w:ascii="Arial" w:hAnsi="Arial" w:cs="Arial"/>
          <w:sz w:val="20"/>
          <w:szCs w:val="20"/>
        </w:rPr>
        <w:t>XXXX</w:t>
      </w:r>
      <w:r w:rsidR="000C77DD" w:rsidRPr="00A535ED">
        <w:rPr>
          <w:rFonts w:ascii="Arial" w:hAnsi="Arial" w:cs="Arial"/>
          <w:sz w:val="20"/>
          <w:szCs w:val="20"/>
          <w:vertAlign w:val="superscript"/>
        </w:rPr>
        <w:t>1</w:t>
      </w:r>
      <w:r w:rsidR="000C77DD" w:rsidRPr="00A535ED">
        <w:rPr>
          <w:rFonts w:ascii="Arial" w:hAnsi="Arial" w:cs="Arial"/>
          <w:sz w:val="20"/>
          <w:szCs w:val="20"/>
        </w:rPr>
        <w:t xml:space="preserve">, </w:t>
      </w:r>
    </w:p>
    <w:p w14:paraId="59B52E6A" w14:textId="5891F63F" w:rsidR="008209A6" w:rsidRPr="00A535ED" w:rsidRDefault="00322821" w:rsidP="007C5C87">
      <w:pPr>
        <w:ind w:left="720" w:right="684"/>
        <w:rPr>
          <w:i/>
          <w:sz w:val="20"/>
          <w:szCs w:val="20"/>
        </w:rPr>
      </w:pPr>
      <w:proofErr w:type="gramStart"/>
      <w:r w:rsidRPr="00A535ED">
        <w:rPr>
          <w:i/>
          <w:sz w:val="20"/>
          <w:szCs w:val="20"/>
          <w:vertAlign w:val="superscript"/>
        </w:rPr>
        <w:t>1</w:t>
      </w:r>
      <w:proofErr w:type="gramEnd"/>
      <w:r w:rsidRPr="00A535ED">
        <w:rPr>
          <w:i/>
          <w:sz w:val="20"/>
          <w:szCs w:val="20"/>
          <w:vertAlign w:val="superscript"/>
        </w:rPr>
        <w:t xml:space="preserve"> </w:t>
      </w:r>
      <w:proofErr w:type="spellStart"/>
      <w:r w:rsidR="007C5C87" w:rsidRPr="00A535ED">
        <w:rPr>
          <w:i/>
          <w:sz w:val="20"/>
          <w:szCs w:val="20"/>
        </w:rPr>
        <w:t>xxxxx</w:t>
      </w:r>
      <w:proofErr w:type="spellEnd"/>
    </w:p>
    <w:p w14:paraId="1DDA2157" w14:textId="402814EA" w:rsidR="0067457F" w:rsidRPr="00A535ED" w:rsidRDefault="00F765F5" w:rsidP="0067457F">
      <w:pPr>
        <w:ind w:left="720" w:right="684"/>
        <w:rPr>
          <w:rFonts w:ascii="Arial" w:hAnsi="Arial" w:cs="Arial"/>
          <w:sz w:val="20"/>
          <w:szCs w:val="20"/>
        </w:rPr>
      </w:pPr>
      <w:r w:rsidRPr="00A535ED">
        <w:rPr>
          <w:sz w:val="20"/>
          <w:szCs w:val="20"/>
        </w:rPr>
        <w:t xml:space="preserve"> </w:t>
      </w:r>
      <w:r w:rsidR="0067457F" w:rsidRPr="00A535ED">
        <w:rPr>
          <w:sz w:val="20"/>
          <w:szCs w:val="20"/>
        </w:rPr>
        <w:t>(Presented XXXXX; received XXXXX; accepted XXXXX; published online XXXXX)</w:t>
      </w:r>
      <w:r w:rsidR="0067457F" w:rsidRPr="00A535ED">
        <w:rPr>
          <w:rFonts w:ascii="Arial" w:hAnsi="Arial" w:cs="Arial"/>
          <w:sz w:val="20"/>
          <w:szCs w:val="20"/>
        </w:rPr>
        <w:t xml:space="preserve"> </w:t>
      </w:r>
    </w:p>
    <w:p w14:paraId="543DCF36" w14:textId="77777777" w:rsidR="0067457F" w:rsidRPr="00A535ED" w:rsidRDefault="0067457F" w:rsidP="0067457F">
      <w:pPr>
        <w:ind w:left="720" w:right="684"/>
        <w:rPr>
          <w:sz w:val="20"/>
          <w:szCs w:val="20"/>
        </w:rPr>
      </w:pPr>
      <w:r w:rsidRPr="00A535ED">
        <w:rPr>
          <w:sz w:val="20"/>
          <w:szCs w:val="20"/>
        </w:rPr>
        <w:t xml:space="preserve">(Dates appearing here </w:t>
      </w:r>
      <w:proofErr w:type="gramStart"/>
      <w:r w:rsidRPr="00A535ED">
        <w:rPr>
          <w:sz w:val="20"/>
          <w:szCs w:val="20"/>
        </w:rPr>
        <w:t>are provided</w:t>
      </w:r>
      <w:proofErr w:type="gramEnd"/>
      <w:r w:rsidRPr="00A535ED">
        <w:rPr>
          <w:sz w:val="20"/>
          <w:szCs w:val="20"/>
        </w:rPr>
        <w:t xml:space="preserve"> by the Editorial Office)</w:t>
      </w:r>
    </w:p>
    <w:p w14:paraId="61F81290" w14:textId="77777777" w:rsidR="001A7DE6" w:rsidRPr="00A535ED" w:rsidRDefault="001A7DE6" w:rsidP="001F6BBD">
      <w:pPr>
        <w:ind w:right="684"/>
        <w:jc w:val="both"/>
        <w:rPr>
          <w:sz w:val="20"/>
          <w:szCs w:val="20"/>
        </w:rPr>
      </w:pPr>
    </w:p>
    <w:p w14:paraId="50008BA2" w14:textId="30D030E1" w:rsidR="007C5C87" w:rsidRPr="007C5C87" w:rsidRDefault="007C5C87" w:rsidP="007C5C87">
      <w:pPr>
        <w:ind w:left="720" w:right="684"/>
        <w:jc w:val="both"/>
        <w:rPr>
          <w:sz w:val="20"/>
          <w:szCs w:val="20"/>
        </w:rPr>
      </w:pPr>
      <w:r w:rsidRPr="007C5C87">
        <w:rPr>
          <w:sz w:val="20"/>
          <w:szCs w:val="20"/>
        </w:rPr>
        <w:br/>
        <w:t xml:space="preserve">The interaction between free electrons and electromagnetic waves under the influence of magnetic and electrostatic fields </w:t>
      </w:r>
      <w:proofErr w:type="gramStart"/>
      <w:r w:rsidRPr="007C5C87">
        <w:rPr>
          <w:sz w:val="20"/>
          <w:szCs w:val="20"/>
        </w:rPr>
        <w:t>is investigated</w:t>
      </w:r>
      <w:proofErr w:type="gramEnd"/>
      <w:r w:rsidRPr="007C5C87">
        <w:rPr>
          <w:sz w:val="20"/>
          <w:szCs w:val="20"/>
        </w:rPr>
        <w:t xml:space="preserve"> using a Volume-Preserving algorithm. When the electric field of the EMW, containing a left-hand polarization component, exceeds a critical threshold, it facilitates conti</w:t>
      </w:r>
      <w:r w:rsidR="000F49A2">
        <w:rPr>
          <w:rFonts w:hint="eastAsia"/>
          <w:sz w:val="20"/>
          <w:szCs w:val="20"/>
        </w:rPr>
        <w:t>n</w:t>
      </w:r>
      <w:r w:rsidRPr="007C5C87">
        <w:rPr>
          <w:sz w:val="20"/>
          <w:szCs w:val="20"/>
        </w:rPr>
        <w:t xml:space="preserve">uous transfer of parallel electron energy into rotational energy through the Anomalous Doppler Effect (ADE). This process transforms the electric field's work along the magnetic field into perpendicular kinetic energy, leading to saturation of the electron’s parallel kinetic energy and continuous growth of its perpendicular kinetic energy. A theoretical model based on energy, momentum, and angular momentum conservation elucidates the role of left-hand polarization in the Anomalous Doppler Effect and provides a generalized framework for interpreting electron-wave interactions. This study proposes a novel approach for mitigating runaway electrons in magnetically confined plasmas, suggesting the use of extraordinary waves launched from the high-field side with an energy flux of </w:t>
      </w:r>
      <w:proofErr w:type="gramStart"/>
      <w:r w:rsidRPr="007C5C87">
        <w:rPr>
          <w:sz w:val="20"/>
          <w:szCs w:val="20"/>
        </w:rPr>
        <w:t>several</w:t>
      </w:r>
      <w:proofErr w:type="gramEnd"/>
      <w:r w:rsidRPr="007C5C87">
        <w:rPr>
          <w:sz w:val="20"/>
          <w:szCs w:val="20"/>
        </w:rPr>
        <w:t xml:space="preserve"> watts per square meter to saturate parallel energy in Tokamaks.</w:t>
      </w:r>
    </w:p>
    <w:p w14:paraId="73358A03" w14:textId="77777777" w:rsidR="007C5C87" w:rsidRPr="00A535ED" w:rsidRDefault="007C5C87" w:rsidP="001F6BBD">
      <w:pPr>
        <w:ind w:left="720" w:right="684"/>
        <w:jc w:val="both"/>
        <w:rPr>
          <w:sz w:val="20"/>
          <w:szCs w:val="20"/>
        </w:rPr>
      </w:pPr>
    </w:p>
    <w:p w14:paraId="08AA367A" w14:textId="61B38AE0" w:rsidR="0067457F" w:rsidRPr="00A535ED" w:rsidRDefault="0067457F" w:rsidP="00C47923">
      <w:pPr>
        <w:ind w:right="684"/>
        <w:rPr>
          <w:sz w:val="20"/>
          <w:szCs w:val="20"/>
        </w:rPr>
      </w:pPr>
    </w:p>
    <w:p w14:paraId="32219F31" w14:textId="77777777" w:rsidR="00114118" w:rsidRPr="00A535ED" w:rsidRDefault="00114118" w:rsidP="0067457F">
      <w:pPr>
        <w:ind w:left="720" w:right="684"/>
        <w:rPr>
          <w:sz w:val="20"/>
          <w:szCs w:val="20"/>
        </w:rPr>
        <w:sectPr w:rsidR="00114118" w:rsidRPr="00A535ED" w:rsidSect="00001FDB">
          <w:headerReference w:type="default" r:id="rId11"/>
          <w:footerReference w:type="even" r:id="rId12"/>
          <w:type w:val="continuous"/>
          <w:pgSz w:w="12240" w:h="15840"/>
          <w:pgMar w:top="1440" w:right="1008" w:bottom="1440" w:left="1008" w:header="720" w:footer="720" w:gutter="0"/>
          <w:cols w:space="720"/>
          <w:vAlign w:val="bottom"/>
          <w:docGrid w:linePitch="360"/>
        </w:sectPr>
      </w:pPr>
    </w:p>
    <w:p w14:paraId="4EE4EAE6" w14:textId="638F09FC" w:rsidR="0067457F" w:rsidRPr="00A535ED" w:rsidRDefault="0067457F" w:rsidP="0067457F">
      <w:pPr>
        <w:pStyle w:val="a4"/>
        <w:shd w:val="clear" w:color="auto" w:fill="FFFFFF"/>
        <w:spacing w:before="120" w:beforeAutospacing="0" w:after="120" w:afterAutospacing="0"/>
        <w:jc w:val="both"/>
        <w:rPr>
          <w:rFonts w:ascii="Arial" w:hAnsi="Arial" w:cs="Arial"/>
          <w:b/>
          <w:sz w:val="20"/>
          <w:szCs w:val="20"/>
        </w:rPr>
      </w:pPr>
      <w:r w:rsidRPr="00A535ED">
        <w:rPr>
          <w:rFonts w:ascii="Arial" w:hAnsi="Arial" w:cs="Arial"/>
          <w:b/>
          <w:sz w:val="20"/>
          <w:szCs w:val="20"/>
        </w:rPr>
        <w:t xml:space="preserve">I. </w:t>
      </w:r>
      <w:r w:rsidR="00914D9F" w:rsidRPr="00A535ED">
        <w:rPr>
          <w:rFonts w:ascii="Arial" w:hAnsi="Arial" w:cs="Arial"/>
          <w:b/>
          <w:sz w:val="20"/>
          <w:szCs w:val="20"/>
        </w:rPr>
        <w:t>Introduction</w:t>
      </w:r>
    </w:p>
    <w:p w14:paraId="100167C1" w14:textId="47541048" w:rsidR="007C5C87" w:rsidRPr="007C5C87" w:rsidRDefault="007C5C87" w:rsidP="007C5C87">
      <w:pPr>
        <w:pStyle w:val="a4"/>
        <w:shd w:val="clear" w:color="auto" w:fill="FFFFFF"/>
        <w:ind w:firstLine="360"/>
        <w:jc w:val="both"/>
        <w:rPr>
          <w:sz w:val="20"/>
          <w:szCs w:val="20"/>
        </w:rPr>
      </w:pPr>
      <w:r w:rsidRPr="00A535ED">
        <w:rPr>
          <w:sz w:val="20"/>
          <w:szCs w:val="20"/>
        </w:rPr>
        <w:t>In the beginning of burning plasma device discharge (current ramp up phase)</w:t>
      </w:r>
      <w:r w:rsidRPr="007C5C87">
        <w:rPr>
          <w:sz w:val="20"/>
          <w:szCs w:val="20"/>
        </w:rPr>
        <w:t xml:space="preserve">, </w:t>
      </w:r>
      <w:r w:rsidRPr="00A535ED">
        <w:rPr>
          <w:sz w:val="20"/>
          <w:szCs w:val="20"/>
        </w:rPr>
        <w:t xml:space="preserve">the </w:t>
      </w:r>
      <w:r w:rsidRPr="007C5C87">
        <w:rPr>
          <w:sz w:val="20"/>
          <w:szCs w:val="20"/>
        </w:rPr>
        <w:t>magnetohydrodynamic (MHD) instabilities</w:t>
      </w:r>
      <w:r w:rsidRPr="00A535ED">
        <w:rPr>
          <w:sz w:val="20"/>
          <w:szCs w:val="20"/>
        </w:rPr>
        <w:t xml:space="preserve"> and disruption</w:t>
      </w:r>
      <w:r w:rsidRPr="007C5C87">
        <w:rPr>
          <w:sz w:val="20"/>
          <w:szCs w:val="20"/>
        </w:rPr>
        <w:t xml:space="preserve"> can generate quasi-static toroidal electric fields that accelerate electrons to energies reaching </w:t>
      </w:r>
      <w:proofErr w:type="gramStart"/>
      <w:r w:rsidRPr="007C5C87">
        <w:rPr>
          <w:sz w:val="20"/>
          <w:szCs w:val="20"/>
        </w:rPr>
        <w:t>several</w:t>
      </w:r>
      <w:proofErr w:type="gramEnd"/>
      <w:r w:rsidRPr="007C5C87">
        <w:rPr>
          <w:sz w:val="20"/>
          <w:szCs w:val="20"/>
        </w:rPr>
        <w:t xml:space="preserve"> tens of MeV. This acceleration occurs when the force exerted by the quasi-static electric field surpasses the opposing forces from radiation and collisional drag. These high-energy electrons, known as runaway electrons, can inflict severe damage on the tokamak’s interior walls, thereby shortening the device’s operational lifespan.</w:t>
      </w:r>
      <w:r w:rsidRPr="00A535ED">
        <w:rPr>
          <w:sz w:val="20"/>
          <w:szCs w:val="20"/>
        </w:rPr>
        <w:t xml:space="preserve"> </w:t>
      </w:r>
      <w:r w:rsidRPr="007C5C87">
        <w:rPr>
          <w:sz w:val="20"/>
          <w:szCs w:val="20"/>
        </w:rPr>
        <w:t>An intriguing possibility is to convert the energy gained by electrons from quasi-static electric fields into rotational energy within the magnetic field. This approach not only suppresses the energy of runaway electrons, reducing their harmful impact on the device, but also improves discharge performance by minimizing the consumption of ohmic field energy.</w:t>
      </w:r>
    </w:p>
    <w:p w14:paraId="20F61EF9" w14:textId="5ED3E8CE" w:rsidR="007C5C87" w:rsidRPr="007C5C87" w:rsidRDefault="007C5C87" w:rsidP="007C5C87">
      <w:pPr>
        <w:pStyle w:val="a4"/>
        <w:shd w:val="clear" w:color="auto" w:fill="FFFFFF"/>
        <w:ind w:firstLine="360"/>
        <w:jc w:val="both"/>
        <w:rPr>
          <w:sz w:val="20"/>
          <w:szCs w:val="20"/>
        </w:rPr>
      </w:pPr>
      <w:r w:rsidRPr="007C5C87">
        <w:rPr>
          <w:sz w:val="20"/>
          <w:szCs w:val="20"/>
        </w:rPr>
        <w:t xml:space="preserve">The transport of parallel energy from electrons into rotational energy primarily occurs through three </w:t>
      </w:r>
      <w:r w:rsidRPr="00A535ED">
        <w:rPr>
          <w:sz w:val="20"/>
          <w:szCs w:val="20"/>
        </w:rPr>
        <w:t xml:space="preserve">different </w:t>
      </w:r>
      <w:r w:rsidRPr="007C5C87">
        <w:rPr>
          <w:sz w:val="20"/>
          <w:szCs w:val="20"/>
        </w:rPr>
        <w:t>mechanism</w:t>
      </w:r>
      <w:r w:rsidRPr="00A535ED">
        <w:rPr>
          <w:sz w:val="20"/>
          <w:szCs w:val="20"/>
        </w:rPr>
        <w:t xml:space="preserve">s, including (1) </w:t>
      </w:r>
      <w:r w:rsidRPr="007C5C87">
        <w:rPr>
          <w:sz w:val="20"/>
          <w:szCs w:val="20"/>
        </w:rPr>
        <w:t xml:space="preserve">the electron avalanche process [25], </w:t>
      </w:r>
      <w:r w:rsidRPr="00A535ED">
        <w:rPr>
          <w:sz w:val="20"/>
          <w:szCs w:val="20"/>
        </w:rPr>
        <w:t xml:space="preserve">(2) </w:t>
      </w:r>
      <w:r w:rsidR="0042079A" w:rsidRPr="00A535ED">
        <w:rPr>
          <w:sz w:val="20"/>
          <w:szCs w:val="20"/>
        </w:rPr>
        <w:t>collision less</w:t>
      </w:r>
      <w:r w:rsidRPr="007C5C87">
        <w:rPr>
          <w:sz w:val="20"/>
          <w:szCs w:val="20"/>
        </w:rPr>
        <w:t xml:space="preserve"> pitch-angle scattering [22], and </w:t>
      </w:r>
      <w:r w:rsidRPr="00A535ED">
        <w:rPr>
          <w:sz w:val="20"/>
          <w:szCs w:val="20"/>
        </w:rPr>
        <w:t xml:space="preserve">(3) </w:t>
      </w:r>
      <w:r w:rsidRPr="007C5C87">
        <w:rPr>
          <w:sz w:val="20"/>
          <w:szCs w:val="20"/>
        </w:rPr>
        <w:t xml:space="preserve">the Anomalous Doppler Effect [15]. </w:t>
      </w:r>
      <w:r w:rsidRPr="00A535ED">
        <w:rPr>
          <w:sz w:val="20"/>
          <w:szCs w:val="20"/>
        </w:rPr>
        <w:t>Current strategies to suppress runaway electrons, such as gas injection [35] and the enhancement of magnetic perturbations [37], often have unintended side effects and disrupt the discharge environment.</w:t>
      </w:r>
      <w:r w:rsidRPr="007C5C87">
        <w:rPr>
          <w:sz w:val="20"/>
          <w:szCs w:val="20"/>
        </w:rPr>
        <w:t xml:space="preserve"> In contrast, the Anomalous Doppler Effect </w:t>
      </w:r>
      <w:r w:rsidRPr="007C5C87">
        <w:rPr>
          <w:sz w:val="20"/>
          <w:szCs w:val="20"/>
        </w:rPr>
        <w:t>provides a cleaner mechanism, making it a particularly attractive avenue for further investigation.</w:t>
      </w:r>
    </w:p>
    <w:p w14:paraId="179BD366" w14:textId="023B66D9" w:rsidR="00B73D93" w:rsidRPr="00B73D93" w:rsidRDefault="00B73D93" w:rsidP="00B73D93">
      <w:pPr>
        <w:pStyle w:val="a4"/>
        <w:shd w:val="clear" w:color="auto" w:fill="FFFFFF"/>
        <w:ind w:firstLine="360"/>
        <w:jc w:val="both"/>
        <w:rPr>
          <w:sz w:val="20"/>
          <w:szCs w:val="20"/>
        </w:rPr>
      </w:pPr>
      <w:r w:rsidRPr="00B73D93">
        <w:rPr>
          <w:sz w:val="20"/>
          <w:szCs w:val="20"/>
        </w:rPr>
        <w:t>When electrons move in static magnetic fields and interact with external electromagnetic waves (EMW) of frequency ω\omega and wave vector k</w:t>
      </w:r>
      <w:r w:rsidRPr="00B73D93">
        <w:rPr>
          <w:rFonts w:ascii="Cambria Math" w:hAnsi="Cambria Math" w:cs="Cambria Math"/>
          <w:sz w:val="20"/>
          <w:szCs w:val="20"/>
        </w:rPr>
        <w:t>⃗</w:t>
      </w:r>
      <w:r w:rsidRPr="00B73D93">
        <w:rPr>
          <w:sz w:val="20"/>
          <w:szCs w:val="20"/>
        </w:rPr>
        <w:t>\</w:t>
      </w:r>
      <w:proofErr w:type="spellStart"/>
      <w:r w:rsidRPr="00B73D93">
        <w:rPr>
          <w:sz w:val="20"/>
          <w:szCs w:val="20"/>
        </w:rPr>
        <w:t>vec</w:t>
      </w:r>
      <w:proofErr w:type="spellEnd"/>
      <w:r w:rsidRPr="00B73D93">
        <w:rPr>
          <w:sz w:val="20"/>
          <w:szCs w:val="20"/>
        </w:rPr>
        <w:t>{k}, they undergo a scattering phenomenon under the resonant condition</w:t>
      </w:r>
      <m:oMath>
        <m:r>
          <w:rPr>
            <w:rFonts w:ascii="Cambria Math" w:hAnsi="Cambria Math"/>
            <w:noProof/>
            <w:sz w:val="20"/>
            <w:szCs w:val="20"/>
          </w:rPr>
          <m:t xml:space="preserve"> </m:t>
        </m:r>
        <m:r>
          <w:rPr>
            <w:rFonts w:ascii="Cambria Math" w:hAnsi="Cambria Math" w:cs="Cambria Math"/>
            <w:noProof/>
            <w:sz w:val="20"/>
            <w:szCs w:val="20"/>
          </w:rPr>
          <m:t>ω</m:t>
        </m:r>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m:t>
        </m:r>
        <m:r>
          <w:rPr>
            <w:rFonts w:ascii="Cambria Math" w:hAnsi="Cambria Math"/>
            <w:noProof/>
            <w:sz w:val="20"/>
            <w:szCs w:val="20"/>
          </w:rPr>
          <m:t>n</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B73D93">
        <w:rPr>
          <w:sz w:val="20"/>
          <w:szCs w:val="20"/>
        </w:rPr>
        <w:t xml:space="preserve">, </w:t>
      </w:r>
      <w:r w:rsidRPr="00A535ED">
        <w:rPr>
          <w:noProof/>
          <w:sz w:val="20"/>
          <w:szCs w:val="20"/>
        </w:rPr>
        <w:t xml:space="preserve">where </w:t>
      </w:r>
      <m:oMath>
        <m:r>
          <w:rPr>
            <w:rFonts w:ascii="Cambria Math" w:hAnsi="Cambria Math"/>
            <w:noProof/>
            <w:sz w:val="20"/>
            <w:szCs w:val="20"/>
          </w:rPr>
          <m:t>n</m:t>
        </m:r>
        <m:r>
          <m:rPr>
            <m:sty m:val="p"/>
          </m:rPr>
          <w:rPr>
            <w:rFonts w:ascii="Cambria Math" w:hAnsi="Cambria Math"/>
            <w:noProof/>
            <w:sz w:val="20"/>
            <w:szCs w:val="20"/>
          </w:rPr>
          <m:t>&gt;0</m:t>
        </m:r>
      </m:oMath>
      <w:r w:rsidRPr="00A535ED">
        <w:rPr>
          <w:noProof/>
          <w:sz w:val="20"/>
          <w:szCs w:val="20"/>
        </w:rPr>
        <w:t xml:space="preserve"> and </w:t>
      </w: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&gt;0</m:t>
        </m:r>
      </m:oMath>
      <w:r w:rsidRPr="00A535ED">
        <w:rPr>
          <w:noProof/>
          <w:sz w:val="20"/>
          <w:szCs w:val="20"/>
        </w:rPr>
        <w:t>.</w:t>
      </w:r>
      <w:r w:rsidRPr="00B73D93">
        <w:rPr>
          <w:sz w:val="20"/>
          <w:szCs w:val="20"/>
        </w:rPr>
        <w:t>This scattering results in the transfer of momentum from parallel motion to rotational motion, a phenomenon known as the Anomalous Doppler Effect</w:t>
      </w:r>
      <w:r w:rsidRPr="00A535ED">
        <w:rPr>
          <w:sz w:val="20"/>
          <w:szCs w:val="20"/>
        </w:rPr>
        <w:t>. T</w:t>
      </w:r>
      <w:r w:rsidRPr="00B73D93">
        <w:rPr>
          <w:sz w:val="20"/>
          <w:szCs w:val="20"/>
        </w:rPr>
        <w:t xml:space="preserve">he Anomalous Doppler Effect </w:t>
      </w:r>
      <w:proofErr w:type="gramStart"/>
      <w:r w:rsidRPr="00B73D93">
        <w:rPr>
          <w:sz w:val="20"/>
          <w:szCs w:val="20"/>
        </w:rPr>
        <w:t>was first thoroughly described</w:t>
      </w:r>
      <w:proofErr w:type="gramEnd"/>
      <w:r w:rsidRPr="00B73D93">
        <w:rPr>
          <w:sz w:val="20"/>
          <w:szCs w:val="20"/>
        </w:rPr>
        <w:t xml:space="preserve"> in the seminal works of Ginzburg and Frank [15, 10, 24].</w:t>
      </w:r>
    </w:p>
    <w:p w14:paraId="5009BD9B" w14:textId="6675D8BE" w:rsidR="00B73D93" w:rsidRPr="00B73D93" w:rsidRDefault="00B73D93" w:rsidP="00B73D93">
      <w:pPr>
        <w:pStyle w:val="a4"/>
        <w:shd w:val="clear" w:color="auto" w:fill="FFFFFF"/>
        <w:ind w:firstLine="360"/>
        <w:jc w:val="both"/>
        <w:rPr>
          <w:sz w:val="20"/>
          <w:szCs w:val="20"/>
        </w:rPr>
      </w:pPr>
      <w:r w:rsidRPr="00B73D93">
        <w:rPr>
          <w:sz w:val="20"/>
          <w:szCs w:val="20"/>
        </w:rPr>
        <w:t xml:space="preserve">Recently, </w:t>
      </w:r>
      <w:r w:rsidRPr="00A535ED">
        <w:rPr>
          <w:sz w:val="20"/>
          <w:szCs w:val="20"/>
        </w:rPr>
        <w:t xml:space="preserve">the </w:t>
      </w:r>
      <w:r w:rsidRPr="00B73D93">
        <w:rPr>
          <w:sz w:val="20"/>
          <w:szCs w:val="20"/>
        </w:rPr>
        <w:t xml:space="preserve">Anomalous Doppler Effect has garnered increasing attention in fields such as space radiation [8], runaway electron instabilities [21], and materials science [27]. It </w:t>
      </w:r>
      <w:proofErr w:type="gramStart"/>
      <w:r w:rsidRPr="00B73D93">
        <w:rPr>
          <w:sz w:val="20"/>
          <w:szCs w:val="20"/>
        </w:rPr>
        <w:t>is believed</w:t>
      </w:r>
      <w:proofErr w:type="gramEnd"/>
      <w:r w:rsidRPr="00B73D93">
        <w:rPr>
          <w:sz w:val="20"/>
          <w:szCs w:val="20"/>
        </w:rPr>
        <w:t xml:space="preserve"> that Anomalous Doppler Effect can explain phenomena like whistler turbulence in solar flare loops [8], the step-like structure in Electron Cyclotron Emission (ECE) observed in tokamaks [23, 6, 5], and the microwave bursts during Edge Localized Modes (ELMs) [12]. Furthermore, Anomalous Doppler Effect has shown potential for suppressing runaway electron energy in tokamak discharges.</w:t>
      </w:r>
    </w:p>
    <w:p w14:paraId="20BBBD13" w14:textId="7BF69EFE" w:rsidR="00B73D93" w:rsidRPr="00B73D93" w:rsidRDefault="00B73D93" w:rsidP="00B73D93">
      <w:pPr>
        <w:pStyle w:val="a4"/>
        <w:shd w:val="clear" w:color="auto" w:fill="FFFFFF"/>
        <w:ind w:firstLine="360"/>
        <w:jc w:val="both"/>
        <w:rPr>
          <w:sz w:val="20"/>
          <w:szCs w:val="20"/>
        </w:rPr>
      </w:pPr>
      <w:r w:rsidRPr="00B73D93">
        <w:rPr>
          <w:sz w:val="20"/>
          <w:szCs w:val="20"/>
        </w:rPr>
        <w:t xml:space="preserve">This potential </w:t>
      </w:r>
      <w:proofErr w:type="gramStart"/>
      <w:r w:rsidRPr="00B73D93">
        <w:rPr>
          <w:sz w:val="20"/>
          <w:szCs w:val="20"/>
        </w:rPr>
        <w:t>was demonstrated</w:t>
      </w:r>
      <w:proofErr w:type="gramEnd"/>
      <w:r w:rsidRPr="00B73D93">
        <w:rPr>
          <w:sz w:val="20"/>
          <w:szCs w:val="20"/>
        </w:rPr>
        <w:t xml:space="preserve"> by F. Santini</w:t>
      </w:r>
      <w:r w:rsidR="00BB7A37" w:rsidRPr="00A535ED">
        <w:rPr>
          <w:sz w:val="20"/>
          <w:szCs w:val="20"/>
        </w:rPr>
        <w:t xml:space="preserve"> </w:t>
      </w:r>
      <w:r w:rsidR="00BB7A37" w:rsidRPr="00A535ED">
        <w:rPr>
          <w:sz w:val="20"/>
          <w:szCs w:val="20"/>
          <w:highlight w:val="yellow"/>
        </w:rPr>
        <w:t>[</w:t>
      </w:r>
      <w:r w:rsidR="00F13902">
        <w:rPr>
          <w:rFonts w:hint="eastAsia"/>
          <w:sz w:val="20"/>
          <w:szCs w:val="20"/>
          <w:highlight w:val="yellow"/>
        </w:rPr>
        <w:t>26</w:t>
      </w:r>
      <w:r w:rsidR="00BB7A37" w:rsidRPr="00A535ED">
        <w:rPr>
          <w:sz w:val="20"/>
          <w:szCs w:val="20"/>
          <w:highlight w:val="yellow"/>
        </w:rPr>
        <w:t>]</w:t>
      </w:r>
      <w:r w:rsidRPr="00B73D93">
        <w:rPr>
          <w:sz w:val="20"/>
          <w:szCs w:val="20"/>
          <w:highlight w:val="yellow"/>
        </w:rPr>
        <w:t>,</w:t>
      </w:r>
      <w:r w:rsidRPr="00B73D93">
        <w:rPr>
          <w:sz w:val="20"/>
          <w:szCs w:val="20"/>
        </w:rPr>
        <w:t xml:space="preserve"> who found that high-energy runaway electrons could be significantly reduced through Anomalous Doppler Effect during lower hybrid wave heating in the Frascati Tokamak . However, it is important to note that the high power of lower </w:t>
      </w:r>
      <w:r w:rsidRPr="00B73D93">
        <w:rPr>
          <w:sz w:val="20"/>
          <w:szCs w:val="20"/>
        </w:rPr>
        <w:lastRenderedPageBreak/>
        <w:t xml:space="preserve">hybrid waves also increases the population of nonthermal electrons through Landau resonance, leading to a subsequent rise in runaway electrons after the lower hybrid waves </w:t>
      </w:r>
      <w:proofErr w:type="gramStart"/>
      <w:r w:rsidRPr="00B73D93">
        <w:rPr>
          <w:sz w:val="20"/>
          <w:szCs w:val="20"/>
        </w:rPr>
        <w:t>are turned</w:t>
      </w:r>
      <w:proofErr w:type="gramEnd"/>
      <w:r w:rsidRPr="00B73D93">
        <w:rPr>
          <w:sz w:val="20"/>
          <w:szCs w:val="20"/>
        </w:rPr>
        <w:t xml:space="preserve"> off. This side effect poses a challenge to the use of lower hybrid waves for suppressing runaway electrons.</w:t>
      </w:r>
    </w:p>
    <w:p w14:paraId="36B4604D" w14:textId="78F6A469" w:rsidR="007C5C87" w:rsidRPr="00A535ED" w:rsidRDefault="00B73D93" w:rsidP="007C1B9F">
      <w:pPr>
        <w:pStyle w:val="a4"/>
        <w:shd w:val="clear" w:color="auto" w:fill="FFFFFF"/>
        <w:ind w:firstLine="360"/>
        <w:jc w:val="both"/>
        <w:rPr>
          <w:sz w:val="20"/>
          <w:szCs w:val="20"/>
        </w:rPr>
      </w:pPr>
      <w:r w:rsidRPr="00A535ED">
        <w:rPr>
          <w:sz w:val="20"/>
          <w:szCs w:val="20"/>
        </w:rPr>
        <w:t xml:space="preserve">The Anomalous Doppler Effect has been explored in various experiments and theories [7, 4, 17, 28, 30, 13, 19, 14, 18], but previous discussions of the single-particle </w:t>
      </w:r>
      <w:r w:rsidR="002960BC" w:rsidRPr="00A535ED">
        <w:rPr>
          <w:sz w:val="20"/>
          <w:szCs w:val="20"/>
        </w:rPr>
        <w:t>Anomalous Doppler Effect</w:t>
      </w:r>
      <w:r w:rsidRPr="00A535ED">
        <w:rPr>
          <w:sz w:val="20"/>
          <w:szCs w:val="20"/>
        </w:rPr>
        <w:t xml:space="preserve"> have mainly focused on either quantum or classical theories, without considering the role of the accelerating electrostatic field [16, 26, 3].  Understanding the Anomalous Doppler Effect in the presence of electrostatic fields is essential for comprehending the physics of pitch-angle scattering of runaway electrons by electromagnetic waves in Tokamak discharges.</w:t>
      </w:r>
      <w:r w:rsidR="003120CC">
        <w:rPr>
          <w:rFonts w:hint="eastAsia"/>
          <w:sz w:val="20"/>
          <w:szCs w:val="20"/>
        </w:rPr>
        <w:t xml:space="preserve"> </w:t>
      </w:r>
      <w:r w:rsidRPr="00A535ED">
        <w:rPr>
          <w:sz w:val="20"/>
          <w:szCs w:val="20"/>
        </w:rPr>
        <w:t>Additionally, the behavior of Anomalous Doppler Effect in classical electrodynamics remains poorly understood, primarily due to the complexity of the formulas in earlier classical theories</w:t>
      </w:r>
      <w:proofErr w:type="gramStart"/>
      <w:r w:rsidRPr="00A535ED">
        <w:rPr>
          <w:sz w:val="20"/>
          <w:szCs w:val="20"/>
        </w:rPr>
        <w:t xml:space="preserve">.  </w:t>
      </w:r>
      <w:proofErr w:type="gramEnd"/>
      <w:r w:rsidRPr="00A535ED">
        <w:rPr>
          <w:sz w:val="20"/>
          <w:szCs w:val="20"/>
        </w:rPr>
        <w:t xml:space="preserve">It is still unclear why parallel kinetic energy can convert into transverse internal energy during </w:t>
      </w:r>
      <w:r w:rsidR="002960BC" w:rsidRPr="00A535ED">
        <w:rPr>
          <w:sz w:val="20"/>
          <w:szCs w:val="20"/>
        </w:rPr>
        <w:t xml:space="preserve">Anomalous Doppler Effect </w:t>
      </w:r>
      <w:r w:rsidRPr="00A535ED">
        <w:rPr>
          <w:sz w:val="20"/>
          <w:szCs w:val="20"/>
        </w:rPr>
        <w:t xml:space="preserve">resonance, </w:t>
      </w:r>
      <w:r w:rsidR="002960BC" w:rsidRPr="00A535ED">
        <w:rPr>
          <w:sz w:val="20"/>
          <w:szCs w:val="20"/>
        </w:rPr>
        <w:t>and</w:t>
      </w:r>
      <w:r w:rsidRPr="00A535ED">
        <w:rPr>
          <w:sz w:val="20"/>
          <w:szCs w:val="20"/>
        </w:rPr>
        <w:t xml:space="preserve"> which types of electromagnetic waves can trigger </w:t>
      </w:r>
      <w:r w:rsidR="002960BC" w:rsidRPr="00A535ED">
        <w:rPr>
          <w:sz w:val="20"/>
          <w:szCs w:val="20"/>
        </w:rPr>
        <w:t xml:space="preserve">it. </w:t>
      </w:r>
    </w:p>
    <w:p w14:paraId="6D4D7A94" w14:textId="612867E6" w:rsidR="002960BC" w:rsidRPr="00A535ED" w:rsidRDefault="002960BC" w:rsidP="002960BC">
      <w:pPr>
        <w:pStyle w:val="a4"/>
        <w:shd w:val="clear" w:color="auto" w:fill="FFFFFF"/>
        <w:ind w:firstLine="360"/>
        <w:jc w:val="both"/>
        <w:rPr>
          <w:sz w:val="20"/>
          <w:szCs w:val="20"/>
        </w:rPr>
      </w:pPr>
      <w:r w:rsidRPr="002960BC">
        <w:rPr>
          <w:sz w:val="20"/>
          <w:szCs w:val="20"/>
        </w:rPr>
        <w:t>This paper presents a direct simulation of full orbit electron motion in uniform magnetic fields, along with accelerating electrostatic and electromagnetic fields, using the Volume-Preserving Algorithm [38]. Compared to conventional algorithms like Boris</w:t>
      </w:r>
      <w:r w:rsidRPr="00A535ED">
        <w:rPr>
          <w:sz w:val="20"/>
          <w:szCs w:val="20"/>
        </w:rPr>
        <w:t xml:space="preserve"> </w:t>
      </w:r>
      <w:r w:rsidRPr="00A535ED">
        <w:rPr>
          <w:sz w:val="20"/>
          <w:szCs w:val="20"/>
          <w:highlight w:val="yellow"/>
        </w:rPr>
        <w:t>[</w:t>
      </w:r>
      <w:r w:rsidR="003120CC">
        <w:rPr>
          <w:rFonts w:hint="eastAsia"/>
          <w:sz w:val="20"/>
          <w:szCs w:val="20"/>
        </w:rPr>
        <w:t>39</w:t>
      </w:r>
      <w:r w:rsidR="00F13902">
        <w:rPr>
          <w:rFonts w:hint="eastAsia"/>
          <w:sz w:val="20"/>
          <w:szCs w:val="20"/>
          <w:highlight w:val="yellow"/>
        </w:rPr>
        <w:t>]</w:t>
      </w:r>
      <w:r w:rsidRPr="002960BC">
        <w:rPr>
          <w:sz w:val="20"/>
          <w:szCs w:val="20"/>
        </w:rPr>
        <w:t>, the Volume-Preserving Algorithm ensures long-term accuracy and conservativeness through a systematic splitting method, making it an ideal approach for nonlinear electron dynamic simulations. To directly observe the Anomalous Doppler Effect</w:t>
      </w:r>
      <w:r w:rsidRPr="00A535ED">
        <w:rPr>
          <w:sz w:val="20"/>
          <w:szCs w:val="20"/>
        </w:rPr>
        <w:t xml:space="preserve">, </w:t>
      </w:r>
      <w:r w:rsidRPr="002960BC">
        <w:rPr>
          <w:sz w:val="20"/>
          <w:szCs w:val="20"/>
        </w:rPr>
        <w:t>an electron</w:t>
      </w:r>
      <w:r w:rsidRPr="00A535ED">
        <w:rPr>
          <w:sz w:val="20"/>
          <w:szCs w:val="20"/>
        </w:rPr>
        <w:t xml:space="preserve"> </w:t>
      </w:r>
      <w:proofErr w:type="gramStart"/>
      <w:r w:rsidRPr="00A535ED">
        <w:rPr>
          <w:sz w:val="20"/>
          <w:szCs w:val="20"/>
        </w:rPr>
        <w:t>is placed</w:t>
      </w:r>
      <w:proofErr w:type="gramEnd"/>
      <w:r w:rsidRPr="002960BC">
        <w:rPr>
          <w:sz w:val="20"/>
          <w:szCs w:val="20"/>
        </w:rPr>
        <w:t xml:space="preserve"> in a uniform magnetic field and an electrostatic field, which is oriented opposite to</w:t>
      </w:r>
      <w:r w:rsidRPr="00A535ED">
        <w:rPr>
          <w:sz w:val="20"/>
          <w:szCs w:val="20"/>
        </w:rPr>
        <w:t xml:space="preserve"> background magnetic field</w:t>
      </w:r>
      <w:r w:rsidRPr="002960BC">
        <w:rPr>
          <w:sz w:val="20"/>
          <w:szCs w:val="20"/>
        </w:rPr>
        <w:t xml:space="preserve">. This setup allows the electron to </w:t>
      </w:r>
      <w:proofErr w:type="gramStart"/>
      <w:r w:rsidRPr="002960BC">
        <w:rPr>
          <w:sz w:val="20"/>
          <w:szCs w:val="20"/>
        </w:rPr>
        <w:t>be accelerated</w:t>
      </w:r>
      <w:proofErr w:type="gramEnd"/>
      <w:r w:rsidRPr="002960BC">
        <w:rPr>
          <w:sz w:val="20"/>
          <w:szCs w:val="20"/>
        </w:rPr>
        <w:t xml:space="preserve"> parallel </w:t>
      </w:r>
      <w:r w:rsidRPr="00A535ED">
        <w:rPr>
          <w:sz w:val="20"/>
          <w:szCs w:val="20"/>
        </w:rPr>
        <w:t>to background magnetic field</w:t>
      </w:r>
      <w:r w:rsidRPr="002960BC">
        <w:rPr>
          <w:sz w:val="20"/>
          <w:szCs w:val="20"/>
        </w:rPr>
        <w:t xml:space="preserve">. During the simulation, a slow electromagnetic wave with a phase velocity smaller than that of light in vacuum </w:t>
      </w:r>
      <w:proofErr w:type="gramStart"/>
      <w:r w:rsidRPr="002960BC">
        <w:rPr>
          <w:sz w:val="20"/>
          <w:szCs w:val="20"/>
        </w:rPr>
        <w:t>is introduced</w:t>
      </w:r>
      <w:proofErr w:type="gramEnd"/>
      <w:r w:rsidRPr="002960BC">
        <w:rPr>
          <w:sz w:val="20"/>
          <w:szCs w:val="20"/>
        </w:rPr>
        <w:t xml:space="preserve"> as an induced wave. This wave enables us to observe the effects when the electron’s velocity reaches the resonant condition for </w:t>
      </w:r>
      <w:r w:rsidRPr="00A535ED">
        <w:rPr>
          <w:sz w:val="20"/>
          <w:szCs w:val="20"/>
        </w:rPr>
        <w:t>the Anomalous Doppler Effect</w:t>
      </w:r>
      <w:r w:rsidRPr="002960BC">
        <w:rPr>
          <w:sz w:val="20"/>
          <w:szCs w:val="20"/>
        </w:rPr>
        <w:t xml:space="preserve">. We explore resonance with three types of polarization waves: linear polarization, left-hand circular polarization, and right-hand circular polarization. The results show that only the wave with left-hand circular polarization induces </w:t>
      </w:r>
      <w:r w:rsidRPr="00A535ED">
        <w:rPr>
          <w:sz w:val="20"/>
          <w:szCs w:val="20"/>
        </w:rPr>
        <w:t xml:space="preserve">the Anomalous Doppler Effect </w:t>
      </w:r>
      <w:r w:rsidRPr="002960BC">
        <w:rPr>
          <w:sz w:val="20"/>
          <w:szCs w:val="20"/>
        </w:rPr>
        <w:t xml:space="preserve">for runaway electrons. The simulation also reveals the critical energy of waves at which the electron's parallel velocity </w:t>
      </w:r>
      <w:proofErr w:type="gramStart"/>
      <w:r w:rsidRPr="002960BC">
        <w:rPr>
          <w:sz w:val="20"/>
          <w:szCs w:val="20"/>
        </w:rPr>
        <w:t>is constrained</w:t>
      </w:r>
      <w:proofErr w:type="gramEnd"/>
      <w:r w:rsidRPr="002960BC">
        <w:rPr>
          <w:sz w:val="20"/>
          <w:szCs w:val="20"/>
        </w:rPr>
        <w:t xml:space="preserve"> and consistently transfers parallel energy from the electrostatic field to transverse rotational energy. Furthermore, the self-consistency between quantum theory and direct simulation of </w:t>
      </w:r>
      <w:r w:rsidRPr="00A535ED">
        <w:rPr>
          <w:sz w:val="20"/>
          <w:szCs w:val="20"/>
        </w:rPr>
        <w:t>the Anomalous Doppler Effect</w:t>
      </w:r>
      <w:r w:rsidRPr="002960BC">
        <w:rPr>
          <w:sz w:val="20"/>
          <w:szCs w:val="20"/>
        </w:rPr>
        <w:t xml:space="preserve"> </w:t>
      </w:r>
      <w:proofErr w:type="gramStart"/>
      <w:r w:rsidRPr="002960BC">
        <w:rPr>
          <w:sz w:val="20"/>
          <w:szCs w:val="20"/>
        </w:rPr>
        <w:t>is examined</w:t>
      </w:r>
      <w:proofErr w:type="gramEnd"/>
      <w:r w:rsidRPr="002960BC">
        <w:rPr>
          <w:sz w:val="20"/>
          <w:szCs w:val="20"/>
        </w:rPr>
        <w:t xml:space="preserve">. </w:t>
      </w:r>
      <w:r w:rsidRPr="00A535ED">
        <w:rPr>
          <w:sz w:val="20"/>
          <w:szCs w:val="20"/>
        </w:rPr>
        <w:t xml:space="preserve">The analysis of </w:t>
      </w:r>
      <w:r w:rsidRPr="002960BC">
        <w:rPr>
          <w:sz w:val="20"/>
          <w:szCs w:val="20"/>
        </w:rPr>
        <w:t xml:space="preserve">dispersion, polarization, and resonant moments, we determine that the extraordinary wave is most suitable for triggering </w:t>
      </w:r>
      <w:r w:rsidRPr="00A535ED">
        <w:rPr>
          <w:sz w:val="20"/>
          <w:szCs w:val="20"/>
        </w:rPr>
        <w:t>the Anomalous Doppler Effect</w:t>
      </w:r>
      <w:r w:rsidRPr="002960BC">
        <w:rPr>
          <w:sz w:val="20"/>
          <w:szCs w:val="20"/>
        </w:rPr>
        <w:t xml:space="preserve"> in plasma. Based on these findings, we propose an effective method for controlling runaway electrons.</w:t>
      </w:r>
    </w:p>
    <w:p w14:paraId="5B5AABA0" w14:textId="7E5BCB11" w:rsidR="007D4A88" w:rsidRPr="007D4A88" w:rsidRDefault="007D4A88" w:rsidP="007D4A88">
      <w:pPr>
        <w:pStyle w:val="a4"/>
        <w:shd w:val="clear" w:color="auto" w:fill="FFFFFF"/>
        <w:ind w:firstLine="360"/>
        <w:jc w:val="both"/>
        <w:rPr>
          <w:sz w:val="20"/>
          <w:szCs w:val="20"/>
        </w:rPr>
      </w:pPr>
      <w:r w:rsidRPr="007D4A88">
        <w:rPr>
          <w:sz w:val="20"/>
          <w:szCs w:val="20"/>
        </w:rPr>
        <w:t xml:space="preserve">Section II discusses </w:t>
      </w:r>
      <w:proofErr w:type="gramStart"/>
      <w:r w:rsidRPr="007D4A88">
        <w:rPr>
          <w:sz w:val="20"/>
          <w:szCs w:val="20"/>
        </w:rPr>
        <w:t>the quantum</w:t>
      </w:r>
      <w:proofErr w:type="gramEnd"/>
      <w:r w:rsidRPr="007D4A88">
        <w:rPr>
          <w:sz w:val="20"/>
          <w:szCs w:val="20"/>
        </w:rPr>
        <w:t xml:space="preserve"> theory. The numerical simulation framework and results </w:t>
      </w:r>
      <w:proofErr w:type="gramStart"/>
      <w:r w:rsidRPr="007D4A88">
        <w:rPr>
          <w:sz w:val="20"/>
          <w:szCs w:val="20"/>
        </w:rPr>
        <w:t>are presented</w:t>
      </w:r>
      <w:proofErr w:type="gramEnd"/>
      <w:r w:rsidRPr="007D4A88">
        <w:rPr>
          <w:sz w:val="20"/>
          <w:szCs w:val="20"/>
        </w:rPr>
        <w:t xml:space="preserve"> in Section III. The trapping threshold </w:t>
      </w:r>
      <w:proofErr w:type="gramStart"/>
      <w:r w:rsidRPr="007D4A88">
        <w:rPr>
          <w:sz w:val="20"/>
          <w:szCs w:val="20"/>
        </w:rPr>
        <w:t>is examined</w:t>
      </w:r>
      <w:proofErr w:type="gramEnd"/>
      <w:r w:rsidRPr="007D4A88">
        <w:rPr>
          <w:sz w:val="20"/>
          <w:szCs w:val="20"/>
        </w:rPr>
        <w:t xml:space="preserve"> in Section IV. Section V explores the dynamics of electromagnetic waves driving the Anomalous Doppler Effect in magnetized plasma. The runaway electron suppression method using extraordinary wave injection </w:t>
      </w:r>
      <w:proofErr w:type="gramStart"/>
      <w:r w:rsidRPr="007D4A88">
        <w:rPr>
          <w:sz w:val="20"/>
          <w:szCs w:val="20"/>
        </w:rPr>
        <w:t>is introduced</w:t>
      </w:r>
      <w:proofErr w:type="gramEnd"/>
      <w:r w:rsidRPr="007D4A88">
        <w:rPr>
          <w:sz w:val="20"/>
          <w:szCs w:val="20"/>
        </w:rPr>
        <w:t xml:space="preserve"> in Section VI. </w:t>
      </w:r>
      <w:r w:rsidRPr="00A535ED">
        <w:rPr>
          <w:sz w:val="20"/>
          <w:szCs w:val="20"/>
        </w:rPr>
        <w:t>Finally, t</w:t>
      </w:r>
      <w:r w:rsidRPr="007D4A88">
        <w:rPr>
          <w:sz w:val="20"/>
          <w:szCs w:val="20"/>
        </w:rPr>
        <w:t xml:space="preserve">he summary </w:t>
      </w:r>
      <w:proofErr w:type="gramStart"/>
      <w:r w:rsidRPr="007D4A88">
        <w:rPr>
          <w:sz w:val="20"/>
          <w:szCs w:val="20"/>
        </w:rPr>
        <w:t>is provided</w:t>
      </w:r>
      <w:proofErr w:type="gramEnd"/>
      <w:r w:rsidRPr="007D4A88">
        <w:rPr>
          <w:sz w:val="20"/>
          <w:szCs w:val="20"/>
        </w:rPr>
        <w:t xml:space="preserve"> in Section VII.</w:t>
      </w:r>
    </w:p>
    <w:p w14:paraId="0629D1AB" w14:textId="5E038BB6" w:rsidR="00AA6EB9" w:rsidRPr="00A535ED" w:rsidRDefault="0067457F" w:rsidP="00AA6EB9">
      <w:pPr>
        <w:pStyle w:val="a4"/>
        <w:shd w:val="clear" w:color="auto" w:fill="FFFFFF"/>
        <w:spacing w:before="120" w:beforeAutospacing="0" w:after="120" w:afterAutospacing="0"/>
        <w:jc w:val="both"/>
        <w:rPr>
          <w:rFonts w:ascii="Arial" w:hAnsi="Arial" w:cs="Arial"/>
          <w:b/>
          <w:bCs/>
          <w:sz w:val="20"/>
          <w:szCs w:val="20"/>
        </w:rPr>
      </w:pPr>
      <w:r w:rsidRPr="00A535ED">
        <w:rPr>
          <w:rFonts w:ascii="Arial" w:hAnsi="Arial" w:cs="Arial"/>
          <w:b/>
          <w:bCs/>
          <w:sz w:val="20"/>
          <w:szCs w:val="20"/>
        </w:rPr>
        <w:t xml:space="preserve">II. </w:t>
      </w:r>
      <w:r w:rsidR="003108C2" w:rsidRPr="00A535ED">
        <w:rPr>
          <w:rFonts w:ascii="Arial" w:hAnsi="Arial" w:cs="Arial"/>
          <w:b/>
          <w:bCs/>
          <w:sz w:val="20"/>
          <w:szCs w:val="20"/>
        </w:rPr>
        <w:t>Quantum Theory of the Anomalous Doppler Effect</w:t>
      </w:r>
    </w:p>
    <w:p w14:paraId="664C295C" w14:textId="5EA3CB48" w:rsidR="003108C2" w:rsidRPr="00A535ED" w:rsidRDefault="003108C2" w:rsidP="003108C2">
      <w:pPr>
        <w:pStyle w:val="a4"/>
        <w:shd w:val="clear" w:color="auto" w:fill="FFFFFF"/>
        <w:ind w:firstLine="360"/>
        <w:jc w:val="both"/>
        <w:rPr>
          <w:sz w:val="20"/>
          <w:szCs w:val="20"/>
        </w:rPr>
      </w:pPr>
      <w:r w:rsidRPr="003108C2">
        <w:rPr>
          <w:sz w:val="20"/>
          <w:szCs w:val="20"/>
        </w:rPr>
        <w:t xml:space="preserve">This extraordinary phenomenon has </w:t>
      </w:r>
      <w:proofErr w:type="gramStart"/>
      <w:r w:rsidRPr="003108C2">
        <w:rPr>
          <w:sz w:val="20"/>
          <w:szCs w:val="20"/>
        </w:rPr>
        <w:t>been previously discussed</w:t>
      </w:r>
      <w:proofErr w:type="gramEnd"/>
      <w:r w:rsidRPr="003108C2">
        <w:rPr>
          <w:sz w:val="20"/>
          <w:szCs w:val="20"/>
        </w:rPr>
        <w:t xml:space="preserve"> in terms of energy conservation by V.L. Ginzburg [14], I. Tamm [32], </w:t>
      </w:r>
      <w:proofErr w:type="spellStart"/>
      <w:r w:rsidRPr="003108C2">
        <w:rPr>
          <w:sz w:val="20"/>
          <w:szCs w:val="20"/>
        </w:rPr>
        <w:t>Nezlin</w:t>
      </w:r>
      <w:proofErr w:type="spellEnd"/>
      <w:r w:rsidRPr="003108C2">
        <w:rPr>
          <w:sz w:val="20"/>
          <w:szCs w:val="20"/>
        </w:rPr>
        <w:t xml:space="preserve"> [24], and I.M. Frank [11]. In this work, we provide an analysis based on the conservation of angular momentum.</w:t>
      </w:r>
      <w:r w:rsidRPr="00A535ED">
        <w:rPr>
          <w:sz w:val="20"/>
          <w:szCs w:val="20"/>
        </w:rPr>
        <w:t xml:space="preserve"> </w:t>
      </w:r>
      <w:r w:rsidRPr="003108C2">
        <w:rPr>
          <w:sz w:val="20"/>
          <w:szCs w:val="20"/>
        </w:rPr>
        <w:t xml:space="preserve">As illustrated in Fig. 1, when charged particles move through a medium at speeds greater than the speed of light in that medium, induced currents </w:t>
      </w:r>
      <w:proofErr w:type="gramStart"/>
      <w:r w:rsidRPr="003108C2">
        <w:rPr>
          <w:sz w:val="20"/>
          <w:szCs w:val="20"/>
        </w:rPr>
        <w:t>are generated</w:t>
      </w:r>
      <w:proofErr w:type="gramEnd"/>
      <w:r w:rsidRPr="003108C2">
        <w:rPr>
          <w:sz w:val="20"/>
          <w:szCs w:val="20"/>
        </w:rPr>
        <w:t xml:space="preserve">. These currents, in turn, stimulate secondary waves that interfere with the electromagnetic field of the moving particles, resulting in Cherenkov radiation. The direction of Cherenkov radiation </w:t>
      </w:r>
      <w:proofErr w:type="gramStart"/>
      <w:r w:rsidRPr="003108C2">
        <w:rPr>
          <w:sz w:val="20"/>
          <w:szCs w:val="20"/>
        </w:rPr>
        <w:t>is constrained</w:t>
      </w:r>
      <w:proofErr w:type="gramEnd"/>
      <w:r w:rsidRPr="003108C2">
        <w:rPr>
          <w:sz w:val="20"/>
          <w:szCs w:val="20"/>
        </w:rPr>
        <w:t xml:space="preserve"> to the Cherenkov radiation angle</w:t>
      </w:r>
      <w:r w:rsidRPr="00A535ED">
        <w:rPr>
          <w:sz w:val="20"/>
          <w:szCs w:val="20"/>
        </w:rPr>
        <w:t xml:space="preserve"> </w:t>
      </w:r>
      <m:oMath>
        <m:sSub>
          <m:sSubPr>
            <m:ctrlPr>
              <w:rPr>
                <w:rFonts w:ascii="Cambria Math" w:hAnsi="Cambria Math"/>
                <w:sz w:val="20"/>
                <w:szCs w:val="20"/>
              </w:rPr>
            </m:ctrlPr>
          </m:sSubPr>
          <m:e>
            <m:r>
              <w:rPr>
                <w:rFonts w:ascii="Cambria Math" w:hAnsi="Cambria Math" w:cs="Cambria Math"/>
                <w:noProof/>
                <w:sz w:val="20"/>
                <w:szCs w:val="20"/>
              </w:rPr>
              <m:t>θ</m:t>
            </m:r>
          </m:e>
          <m:sub>
            <m:r>
              <m:rPr>
                <m:sty m:val="p"/>
              </m:rPr>
              <w:rPr>
                <w:rFonts w:ascii="Cambria Math" w:hAnsi="Cambria Math"/>
                <w:noProof/>
                <w:sz w:val="20"/>
                <w:szCs w:val="20"/>
              </w:rPr>
              <m:t>0</m:t>
            </m:r>
          </m:sub>
        </m:sSub>
        <m:r>
          <m:rPr>
            <m:sty m:val="p"/>
          </m:rPr>
          <w:rPr>
            <w:rFonts w:ascii="Cambria Math" w:hAnsi="Cambria Math"/>
            <w:noProof/>
            <w:sz w:val="20"/>
            <w:szCs w:val="20"/>
          </w:rPr>
          <m:t>=arccos(</m:t>
        </m:r>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noProof/>
                    <w:sz w:val="20"/>
                    <w:szCs w:val="20"/>
                  </w:rPr>
                  <m:t>c</m:t>
                </m:r>
              </m:e>
              <m:sup>
                <m:r>
                  <w:rPr>
                    <w:rFonts w:ascii="Cambria Math" w:hAnsi="Cambria Math"/>
                    <w:noProof/>
                    <w:sz w:val="20"/>
                    <w:szCs w:val="20"/>
                  </w:rPr>
                  <m:t>'</m:t>
                </m:r>
              </m:sup>
            </m:sSup>
          </m:num>
          <m:den>
            <m:r>
              <w:rPr>
                <w:rFonts w:ascii="Cambria Math" w:hAnsi="Cambria Math"/>
                <w:noProof/>
                <w:sz w:val="20"/>
                <w:szCs w:val="20"/>
              </w:rPr>
              <m:t>v</m:t>
            </m:r>
          </m:den>
        </m:f>
        <m:r>
          <m:rPr>
            <m:sty m:val="p"/>
          </m:rPr>
          <w:rPr>
            <w:rFonts w:ascii="Cambria Math" w:hAnsi="Cambria Math"/>
            <w:noProof/>
            <w:sz w:val="20"/>
            <w:szCs w:val="20"/>
          </w:rPr>
          <m:t>)</m:t>
        </m:r>
      </m:oMath>
      <w:r w:rsidRPr="003108C2">
        <w:rPr>
          <w:sz w:val="20"/>
          <w:szCs w:val="20"/>
        </w:rPr>
        <w:t>, where c′</w:t>
      </w:r>
      <w:r w:rsidRPr="00A535ED">
        <w:rPr>
          <w:sz w:val="20"/>
          <w:szCs w:val="20"/>
        </w:rPr>
        <w:t xml:space="preserve"> </w:t>
      </w:r>
      <w:r w:rsidRPr="003108C2">
        <w:rPr>
          <w:sz w:val="20"/>
          <w:szCs w:val="20"/>
        </w:rPr>
        <w:t>is the speed of light in the medium and v is the velocity of the charged particles.</w:t>
      </w:r>
    </w:p>
    <w:p w14:paraId="440CA2E5" w14:textId="7A91D6A4" w:rsidR="003108C2" w:rsidRPr="00A535ED" w:rsidRDefault="003108C2" w:rsidP="003108C2">
      <w:pPr>
        <w:pStyle w:val="a4"/>
        <w:shd w:val="clear" w:color="auto" w:fill="FFFFFF"/>
        <w:ind w:firstLine="360"/>
        <w:jc w:val="both"/>
        <w:rPr>
          <w:sz w:val="20"/>
          <w:szCs w:val="20"/>
        </w:rPr>
      </w:pPr>
      <w:r w:rsidRPr="003108C2">
        <w:rPr>
          <w:sz w:val="20"/>
          <w:szCs w:val="20"/>
        </w:rPr>
        <w:t xml:space="preserve">In this case, the charged particle </w:t>
      </w:r>
      <w:proofErr w:type="gramStart"/>
      <w:r w:rsidRPr="003108C2">
        <w:rPr>
          <w:sz w:val="20"/>
          <w:szCs w:val="20"/>
        </w:rPr>
        <w:t>is replaced</w:t>
      </w:r>
      <w:proofErr w:type="gramEnd"/>
      <w:r w:rsidRPr="003108C2">
        <w:rPr>
          <w:sz w:val="20"/>
          <w:szCs w:val="20"/>
        </w:rPr>
        <w:t xml:space="preserve"> with a system that has internal energy, such as an oscillator or a cyclotron electron in a magnetic field. When the system moves faster than the speed of light </w:t>
      </w:r>
      <m:oMath>
        <m:r>
          <m:rPr>
            <m:sty m:val="p"/>
          </m:rPr>
          <w:rPr>
            <w:rFonts w:ascii="Cambria Math" w:hAnsi="Cambria Math"/>
            <w:noProof/>
            <w:sz w:val="20"/>
            <w:szCs w:val="20"/>
          </w:rPr>
          <m:t>(</m:t>
        </m:r>
        <m:r>
          <w:rPr>
            <w:rFonts w:ascii="Cambria Math" w:hAnsi="Cambria Math"/>
            <w:noProof/>
            <w:sz w:val="20"/>
            <w:szCs w:val="20"/>
          </w:rPr>
          <m:t>v</m:t>
        </m:r>
        <m:r>
          <m:rPr>
            <m:sty m:val="p"/>
          </m:rPr>
          <w:rPr>
            <w:rFonts w:ascii="Cambria Math" w:hAnsi="Cambria Math"/>
            <w:noProof/>
            <w:sz w:val="20"/>
            <w:szCs w:val="20"/>
          </w:rPr>
          <m:t>&gt;</m:t>
        </m:r>
        <m:r>
          <w:rPr>
            <w:rFonts w:ascii="Cambria Math" w:hAnsi="Cambria Math"/>
            <w:noProof/>
            <w:sz w:val="20"/>
            <w:szCs w:val="20"/>
          </w:rPr>
          <m:t>c'</m:t>
        </m:r>
        <m:r>
          <m:rPr>
            <m:sty m:val="p"/>
          </m:rPr>
          <w:rPr>
            <w:rFonts w:ascii="Cambria Math" w:hAnsi="Cambria Math"/>
            <w:noProof/>
            <w:sz w:val="20"/>
            <w:szCs w:val="20"/>
          </w:rPr>
          <m:t>)</m:t>
        </m:r>
      </m:oMath>
      <w:r w:rsidRPr="003108C2">
        <w:rPr>
          <w:sz w:val="20"/>
          <w:szCs w:val="20"/>
        </w:rPr>
        <w:t xml:space="preserve">, it emits photons with angular frequency </w:t>
      </w:r>
      <m:oMath>
        <m:r>
          <w:rPr>
            <w:rFonts w:ascii="Cambria Math" w:hAnsi="Cambria Math" w:cs="Cambria Math"/>
            <w:noProof/>
            <w:sz w:val="20"/>
            <w:szCs w:val="20"/>
          </w:rPr>
          <m:t>ω</m:t>
        </m:r>
      </m:oMath>
      <w:r w:rsidRPr="00A535ED">
        <w:rPr>
          <w:sz w:val="20"/>
          <w:szCs w:val="20"/>
        </w:rPr>
        <w:t xml:space="preserve"> </w:t>
      </w:r>
      <w:r w:rsidRPr="003108C2">
        <w:rPr>
          <w:sz w:val="20"/>
          <w:szCs w:val="20"/>
        </w:rPr>
        <w:t xml:space="preserve">and wavevector </w:t>
      </w:r>
      <m:oMath>
        <m:r>
          <w:rPr>
            <w:rFonts w:ascii="Cambria Math" w:hAnsi="Cambria Math"/>
            <w:noProof/>
            <w:sz w:val="20"/>
            <w:szCs w:val="20"/>
          </w:rPr>
          <m:t>k</m:t>
        </m:r>
      </m:oMath>
      <w:r w:rsidRPr="003108C2">
        <w:rPr>
          <w:sz w:val="20"/>
          <w:szCs w:val="20"/>
        </w:rPr>
        <w:t xml:space="preserve"> in the direction </w:t>
      </w:r>
      <m:oMath>
        <m:r>
          <w:rPr>
            <w:rFonts w:ascii="Cambria Math" w:hAnsi="Cambria Math" w:cs="Cambria Math"/>
            <w:noProof/>
            <w:sz w:val="20"/>
            <w:szCs w:val="20"/>
          </w:rPr>
          <m:t>θ</m:t>
        </m:r>
      </m:oMath>
      <w:r w:rsidRPr="003108C2">
        <w:rPr>
          <w:sz w:val="20"/>
          <w:szCs w:val="20"/>
        </w:rPr>
        <w:t xml:space="preserve">. The direction of the emitted photon </w:t>
      </w:r>
      <w:proofErr w:type="gramStart"/>
      <w:r w:rsidRPr="003108C2">
        <w:rPr>
          <w:sz w:val="20"/>
          <w:szCs w:val="20"/>
        </w:rPr>
        <w:t>is not influenced</w:t>
      </w:r>
      <w:proofErr w:type="gramEnd"/>
      <w:r w:rsidRPr="003108C2">
        <w:rPr>
          <w:sz w:val="20"/>
          <w:szCs w:val="20"/>
        </w:rPr>
        <w:t xml:space="preserve"> by the interference of secondary waves and can occur in any direction, as shown in Fig. 2.</w:t>
      </w:r>
    </w:p>
    <w:p w14:paraId="553188FF" w14:textId="68617540" w:rsidR="003108C2" w:rsidRPr="00A535ED" w:rsidRDefault="003108C2" w:rsidP="003108C2">
      <w:pPr>
        <w:pStyle w:val="a4"/>
        <w:shd w:val="clear" w:color="auto" w:fill="FFFFFF"/>
        <w:jc w:val="both"/>
        <w:rPr>
          <w:sz w:val="20"/>
          <w:szCs w:val="20"/>
        </w:rPr>
      </w:pPr>
      <w:r w:rsidRPr="00A535ED">
        <w:rPr>
          <w:noProof/>
          <w:sz w:val="20"/>
          <w:szCs w:val="20"/>
        </w:rPr>
        <w:drawing>
          <wp:inline distT="0" distB="0" distL="0" distR="0" wp14:anchorId="7DDC178D" wp14:editId="203EFD7D">
            <wp:extent cx="3017520" cy="1853560"/>
            <wp:effectExtent l="0" t="0" r="5080" b="1270"/>
            <wp:docPr id="1810952846" name="图片 1" descr="A diagram of a triangle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52846" name="图片 1" descr="A diagram of a triangle with circles and lin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7520" cy="1853560"/>
                    </a:xfrm>
                    <a:prstGeom prst="rect">
                      <a:avLst/>
                    </a:prstGeom>
                    <a:noFill/>
                    <a:ln>
                      <a:noFill/>
                    </a:ln>
                  </pic:spPr>
                </pic:pic>
              </a:graphicData>
            </a:graphic>
          </wp:inline>
        </w:drawing>
      </w:r>
    </w:p>
    <w:p w14:paraId="7D15A553" w14:textId="0D7998DE" w:rsidR="003108C2" w:rsidRPr="00A535ED" w:rsidRDefault="003108C2" w:rsidP="003108C2">
      <w:pPr>
        <w:pStyle w:val="a4"/>
        <w:shd w:val="clear" w:color="auto" w:fill="FFFFFF"/>
        <w:jc w:val="both"/>
        <w:rPr>
          <w:sz w:val="20"/>
          <w:szCs w:val="20"/>
        </w:rPr>
      </w:pPr>
      <w:r w:rsidRPr="00A535ED">
        <w:rPr>
          <w:sz w:val="20"/>
          <w:szCs w:val="20"/>
        </w:rPr>
        <w:t>Figure 1</w:t>
      </w:r>
      <w:r w:rsidRPr="00A535ED">
        <w:rPr>
          <w:rFonts w:hint="eastAsia"/>
          <w:sz w:val="20"/>
          <w:szCs w:val="20"/>
        </w:rPr>
        <w:t>.</w:t>
      </w:r>
      <w:r w:rsidRPr="00A535ED">
        <w:rPr>
          <w:sz w:val="20"/>
          <w:szCs w:val="20"/>
        </w:rPr>
        <w:t xml:space="preserve"> Schematic diagram of Cherenkov Radiation. The red points stand for the snapshot of the electron at different time. </w:t>
      </w:r>
    </w:p>
    <w:p w14:paraId="34CB7A0A" w14:textId="77777777" w:rsidR="003108C2" w:rsidRPr="003108C2" w:rsidRDefault="003108C2" w:rsidP="003108C2">
      <w:pPr>
        <w:pStyle w:val="a4"/>
        <w:shd w:val="clear" w:color="auto" w:fill="FFFFFF"/>
        <w:jc w:val="both"/>
        <w:rPr>
          <w:sz w:val="20"/>
          <w:szCs w:val="20"/>
        </w:rPr>
      </w:pPr>
    </w:p>
    <w:p w14:paraId="0542FDBD" w14:textId="77777777" w:rsidR="00EE0630" w:rsidRDefault="00EE0630" w:rsidP="003108C2">
      <w:pPr>
        <w:pStyle w:val="a4"/>
        <w:shd w:val="clear" w:color="auto" w:fill="FFFFFF"/>
        <w:ind w:firstLine="360"/>
        <w:jc w:val="center"/>
        <w:rPr>
          <w:noProof/>
          <w:sz w:val="20"/>
          <w:szCs w:val="20"/>
        </w:rPr>
      </w:pPr>
    </w:p>
    <w:p w14:paraId="624C93C6" w14:textId="140B8AE6" w:rsidR="00BD5328" w:rsidRPr="00A535ED" w:rsidDel="00EE0630" w:rsidRDefault="003108C2" w:rsidP="003108C2">
      <w:pPr>
        <w:pStyle w:val="a4"/>
        <w:shd w:val="clear" w:color="auto" w:fill="FFFFFF"/>
        <w:ind w:firstLine="360"/>
        <w:jc w:val="center"/>
        <w:rPr>
          <w:del w:id="0" w:author="Xinhang Xu" w:date="2024-12-25T22:23:00Z" w16du:dateUtc="2024-12-26T06:23:00Z"/>
          <w:rFonts w:hint="eastAsia"/>
          <w:sz w:val="20"/>
          <w:szCs w:val="20"/>
        </w:rPr>
      </w:pPr>
      <w:commentRangeStart w:id="1"/>
      <w:commentRangeEnd w:id="1"/>
      <w:del w:id="2" w:author="Xinhang Xu" w:date="2024-12-25T22:22:00Z" w16du:dateUtc="2024-12-26T06:22:00Z">
        <w:r w:rsidRPr="00A535ED" w:rsidDel="00EE0630">
          <w:rPr>
            <w:rStyle w:val="ad"/>
            <w:sz w:val="20"/>
            <w:szCs w:val="20"/>
          </w:rPr>
          <w:lastRenderedPageBreak/>
          <w:commentReference w:id="1"/>
        </w:r>
      </w:del>
      <w:r w:rsidR="00EE0630" w:rsidRPr="00EE0630">
        <w:rPr>
          <w:sz w:val="20"/>
          <w:szCs w:val="20"/>
        </w:rPr>
        <w:drawing>
          <wp:inline distT="0" distB="0" distL="0" distR="0" wp14:anchorId="75A185FD" wp14:editId="186DEA1E">
            <wp:extent cx="1951225" cy="1486535"/>
            <wp:effectExtent l="0" t="0" r="0" b="0"/>
            <wp:docPr id="988644240" name="图片 10" descr="图表, 雷达图&#10;&#10;描述已自动生成">
              <a:extLst xmlns:a="http://schemas.openxmlformats.org/drawingml/2006/main">
                <a:ext uri="{FF2B5EF4-FFF2-40B4-BE49-F238E27FC236}">
                  <a16:creationId xmlns:a16="http://schemas.microsoft.com/office/drawing/2014/main" id="{CB26F39E-0841-E39D-BDC6-7A7E607AFC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44240" name="图片 10" descr="图表, 雷达图&#10;&#10;描述已自动生成">
                      <a:extLst>
                        <a:ext uri="{FF2B5EF4-FFF2-40B4-BE49-F238E27FC236}">
                          <a16:creationId xmlns:a16="http://schemas.microsoft.com/office/drawing/2014/main" id="{CB26F39E-0841-E39D-BDC6-7A7E607AFCA5}"/>
                        </a:ext>
                      </a:extLst>
                    </pic:cNvPr>
                    <pic:cNvPicPr>
                      <a:picLocks noChangeAspect="1"/>
                    </pic:cNvPicPr>
                  </pic:nvPicPr>
                  <pic:blipFill>
                    <a:blip r:embed="rId18"/>
                    <a:stretch>
                      <a:fillRect/>
                    </a:stretch>
                  </pic:blipFill>
                  <pic:spPr>
                    <a:xfrm>
                      <a:off x="0" y="0"/>
                      <a:ext cx="1955753" cy="1489985"/>
                    </a:xfrm>
                    <a:prstGeom prst="rect">
                      <a:avLst/>
                    </a:prstGeom>
                    <a:solidFill>
                      <a:schemeClr val="bg2"/>
                    </a:solidFill>
                  </pic:spPr>
                </pic:pic>
              </a:graphicData>
            </a:graphic>
          </wp:inline>
        </w:drawing>
      </w:r>
    </w:p>
    <w:p w14:paraId="361560B3" w14:textId="480F95DD" w:rsidR="003108C2" w:rsidRPr="00A535ED" w:rsidRDefault="003108C2" w:rsidP="00EE0630">
      <w:pPr>
        <w:pStyle w:val="a4"/>
        <w:shd w:val="clear" w:color="auto" w:fill="FFFFFF"/>
        <w:ind w:firstLine="360"/>
        <w:jc w:val="center"/>
        <w:rPr>
          <w:sz w:val="20"/>
          <w:szCs w:val="20"/>
        </w:rPr>
        <w:pPrChange w:id="3" w:author="Xinhang Xu" w:date="2024-12-25T22:23:00Z" w16du:dateUtc="2024-12-26T06:23:00Z">
          <w:pPr>
            <w:pStyle w:val="a4"/>
            <w:shd w:val="clear" w:color="auto" w:fill="FFFFFF"/>
            <w:jc w:val="both"/>
          </w:pPr>
        </w:pPrChange>
      </w:pPr>
      <w:r w:rsidRPr="00A535ED">
        <w:rPr>
          <w:sz w:val="20"/>
          <w:szCs w:val="20"/>
        </w:rPr>
        <w:t>Figure 2</w:t>
      </w:r>
      <w:r w:rsidRPr="00A535ED">
        <w:rPr>
          <w:rFonts w:hint="eastAsia"/>
          <w:sz w:val="20"/>
          <w:szCs w:val="20"/>
        </w:rPr>
        <w:t>.</w:t>
      </w:r>
      <w:r w:rsidRPr="00A535ED">
        <w:rPr>
          <w:sz w:val="20"/>
          <w:szCs w:val="20"/>
        </w:rPr>
        <w:t xml:space="preserve"> The blue region shows the Anomalous Doppler Effect</w:t>
      </w:r>
      <w:r w:rsidR="0057728B" w:rsidRPr="00A535ED">
        <w:rPr>
          <w:sz w:val="20"/>
          <w:szCs w:val="20"/>
        </w:rPr>
        <w:t>.</w:t>
      </w:r>
    </w:p>
    <w:p w14:paraId="5F30319A" w14:textId="7B4AD884" w:rsidR="0057728B" w:rsidRPr="00A535ED" w:rsidRDefault="00EE0630" w:rsidP="0057728B">
      <w:pPr>
        <w:pStyle w:val="a4"/>
        <w:shd w:val="clear" w:color="auto" w:fill="FFFFFF"/>
        <w:ind w:firstLine="360"/>
        <w:jc w:val="both"/>
        <w:rPr>
          <w:sz w:val="20"/>
          <w:szCs w:val="20"/>
        </w:rPr>
      </w:pPr>
      <w:r w:rsidRPr="00B769BD">
        <w:rPr>
          <w:noProof/>
          <w:sz w:val="20"/>
          <w:szCs w:val="20"/>
        </w:rPr>
        <w:drawing>
          <wp:anchor distT="0" distB="0" distL="114300" distR="114300" simplePos="0" relativeHeight="251658240" behindDoc="0" locked="0" layoutInCell="1" allowOverlap="1" wp14:anchorId="4CE59851" wp14:editId="62A0809C">
            <wp:simplePos x="0" y="0"/>
            <wp:positionH relativeFrom="column">
              <wp:posOffset>3609096</wp:posOffset>
            </wp:positionH>
            <wp:positionV relativeFrom="paragraph">
              <wp:posOffset>87093</wp:posOffset>
            </wp:positionV>
            <wp:extent cx="3017520" cy="1288415"/>
            <wp:effectExtent l="0" t="0" r="0" b="6985"/>
            <wp:wrapTopAndBottom/>
            <wp:docPr id="4" name="图片 3" descr="图片包含 游戏机, 灯光, 笔记本, 电脑&#10;&#10;描述已自动生成">
              <a:extLst xmlns:a="http://schemas.openxmlformats.org/drawingml/2006/main">
                <a:ext uri="{FF2B5EF4-FFF2-40B4-BE49-F238E27FC236}">
                  <a16:creationId xmlns:a16="http://schemas.microsoft.com/office/drawing/2014/main" id="{B509D2AA-9DDC-7949-F932-429128C1C2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图片包含 游戏机, 灯光, 笔记本, 电脑&#10;&#10;描述已自动生成">
                      <a:extLst>
                        <a:ext uri="{FF2B5EF4-FFF2-40B4-BE49-F238E27FC236}">
                          <a16:creationId xmlns:a16="http://schemas.microsoft.com/office/drawing/2014/main" id="{B509D2AA-9DDC-7949-F932-429128C1C206}"/>
                        </a:ext>
                      </a:extLst>
                    </pic:cNvPr>
                    <pic:cNvPicPr>
                      <a:picLocks noChangeAspect="1"/>
                    </pic:cNvPicPr>
                  </pic:nvPicPr>
                  <pic:blipFill>
                    <a:blip r:embed="rId19"/>
                    <a:stretch>
                      <a:fillRect/>
                    </a:stretch>
                  </pic:blipFill>
                  <pic:spPr>
                    <a:xfrm>
                      <a:off x="0" y="0"/>
                      <a:ext cx="3017520" cy="1288415"/>
                    </a:xfrm>
                    <a:prstGeom prst="rect">
                      <a:avLst/>
                    </a:prstGeom>
                    <a:solidFill>
                      <a:schemeClr val="bg2"/>
                    </a:solidFill>
                  </pic:spPr>
                </pic:pic>
              </a:graphicData>
            </a:graphic>
          </wp:anchor>
        </w:drawing>
      </w:r>
      <w:r w:rsidR="0057728B" w:rsidRPr="00A535ED">
        <w:rPr>
          <w:sz w:val="20"/>
          <w:szCs w:val="20"/>
        </w:rPr>
        <w:t>According to energy conservation and momentum conservation:</w:t>
      </w:r>
    </w:p>
    <w:p w14:paraId="1F63D8F6" w14:textId="2BA3C2D3" w:rsidR="0057728B" w:rsidRPr="00A535ED" w:rsidRDefault="00000000" w:rsidP="0057728B">
      <w:pPr>
        <w:pStyle w:val="a4"/>
        <w:shd w:val="clear" w:color="auto" w:fill="FFFFFF"/>
        <w:jc w:val="right"/>
        <w:rPr>
          <w:sz w:val="20"/>
          <w:szCs w:val="20"/>
        </w:rPr>
      </w:pPr>
      <m:oMath>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oMath>
      <w:r w:rsidR="0057728B" w:rsidRPr="00A535ED">
        <w:rPr>
          <w:noProof/>
          <w:sz w:val="20"/>
          <w:szCs w:val="20"/>
        </w:rPr>
        <w:tab/>
      </w:r>
      <w:r w:rsidR="0057728B" w:rsidRPr="00A535ED">
        <w:rPr>
          <w:noProof/>
          <w:sz w:val="20"/>
          <w:szCs w:val="20"/>
        </w:rPr>
        <w:tab/>
      </w:r>
      <w:r w:rsidR="0057728B" w:rsidRPr="00A535ED">
        <w:rPr>
          <w:noProof/>
          <w:sz w:val="20"/>
          <w:szCs w:val="20"/>
        </w:rPr>
        <w:tab/>
        <w:t>(1)</w:t>
      </w:r>
    </w:p>
    <w:p w14:paraId="7A749E79" w14:textId="7A71BEEE" w:rsidR="0057728B" w:rsidRPr="00A535ED" w:rsidRDefault="0057728B" w:rsidP="0057728B">
      <w:pPr>
        <w:tabs>
          <w:tab w:val="left" w:pos="1500"/>
          <w:tab w:val="right" w:pos="9500"/>
        </w:tabs>
        <w:jc w:val="right"/>
        <w:rPr>
          <w:noProof/>
          <w:sz w:val="20"/>
          <w:szCs w:val="20"/>
        </w:rPr>
      </w:pPr>
      <w:r w:rsidRPr="00A535ED">
        <w:rPr>
          <w:noProof/>
          <w:sz w:val="20"/>
          <w:szCs w:val="20"/>
        </w:rPr>
        <w:tab/>
      </w:r>
      <w:r w:rsidRPr="00A535ED">
        <w:rPr>
          <w:rFonts w:hint="eastAsia"/>
          <w:noProof/>
          <w:sz w:val="20"/>
          <w:szCs w:val="20"/>
        </w:rPr>
        <w:t xml:space="preserve">  </w:t>
      </w:r>
      <m:oMath>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1</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2</m:t>
            </m:r>
          </m:sub>
        </m:sSub>
        <m:r>
          <w:rPr>
            <w:rFonts w:ascii="Cambria Math" w:hAnsi="Cambria Math"/>
            <w:noProof/>
            <w:sz w:val="20"/>
            <w:szCs w:val="20"/>
          </w:rPr>
          <m:t>+ℏ</m:t>
        </m:r>
        <m:r>
          <m:rPr>
            <m:sty m:val="bi"/>
          </m:rPr>
          <w:rPr>
            <w:rFonts w:ascii="Cambria Math" w:hAnsi="Cambria Math"/>
            <w:noProof/>
            <w:sz w:val="20"/>
            <w:szCs w:val="20"/>
          </w:rPr>
          <m:t>k</m:t>
        </m:r>
      </m:oMath>
      <w:r w:rsidRPr="00A535ED">
        <w:rPr>
          <w:noProof/>
          <w:sz w:val="20"/>
          <w:szCs w:val="20"/>
        </w:rPr>
        <w:tab/>
        <w:t>(2)</w:t>
      </w:r>
    </w:p>
    <w:p w14:paraId="76B34108" w14:textId="2A0925B7" w:rsidR="0057728B" w:rsidRPr="003108C2" w:rsidRDefault="0057728B" w:rsidP="0057728B">
      <w:pPr>
        <w:pStyle w:val="a4"/>
        <w:shd w:val="clear" w:color="auto" w:fill="FFFFFF"/>
        <w:ind w:firstLine="360"/>
        <w:jc w:val="both"/>
        <w:rPr>
          <w:noProof/>
          <w:sz w:val="20"/>
          <w:szCs w:val="20"/>
        </w:rPr>
      </w:pPr>
      <w:r w:rsidRPr="00A535ED">
        <w:rPr>
          <w:noProof/>
          <w:sz w:val="20"/>
          <w:szCs w:val="20"/>
        </w:rPr>
        <w:t xml:space="preserve">In the above, </w:t>
      </w:r>
      <m:oMath>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oMath>
      <w:r w:rsidRPr="00A535ED">
        <w:rPr>
          <w:noProof/>
          <w:sz w:val="20"/>
          <w:szCs w:val="20"/>
        </w:rPr>
        <w:t xml:space="preserve"> and </w:t>
      </w:r>
      <m:oMath>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oMath>
      <w:r w:rsidRPr="00A535ED">
        <w:rPr>
          <w:noProof/>
          <w:sz w:val="20"/>
          <w:szCs w:val="20"/>
        </w:rPr>
        <w:t xml:space="preserve"> represent the kinetic energy and internal energy of the system before emitting a photon, and </w:t>
      </w:r>
      <m:oMath>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m:t>
            </m:r>
          </m:sub>
        </m:sSub>
      </m:oMath>
      <w:r w:rsidRPr="00A535ED">
        <w:rPr>
          <w:noProof/>
          <w:sz w:val="20"/>
          <w:szCs w:val="20"/>
        </w:rPr>
        <w:t xml:space="preserve"> and </w:t>
      </w:r>
      <m:oMath>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oMath>
      <w:r w:rsidRPr="00A535ED">
        <w:rPr>
          <w:noProof/>
          <w:sz w:val="20"/>
          <w:szCs w:val="20"/>
        </w:rPr>
        <w:t xml:space="preserve"> represent the energy of the system after emitting a photon. </w:t>
      </w:r>
      <w:r w:rsidR="00344BE5" w:rsidRPr="00A535ED">
        <w:rPr>
          <w:noProof/>
          <w:sz w:val="20"/>
          <w:szCs w:val="20"/>
        </w:rPr>
        <w:t>With the assumption</w:t>
      </w:r>
      <w:r w:rsidRPr="00A535ED">
        <w:rPr>
          <w:noProof/>
          <w:sz w:val="20"/>
          <w:szCs w:val="20"/>
        </w:rPr>
        <w:t xml:space="preserve"> th</w:t>
      </w:r>
      <w:r w:rsidR="00344BE5" w:rsidRPr="00A535ED">
        <w:rPr>
          <w:noProof/>
          <w:sz w:val="20"/>
          <w:szCs w:val="20"/>
        </w:rPr>
        <w:t>at</w:t>
      </w:r>
      <w:r w:rsidRPr="00A535ED">
        <w:rPr>
          <w:noProof/>
          <w:sz w:val="20"/>
          <w:szCs w:val="20"/>
        </w:rPr>
        <w:t xml:space="preserve"> photons energy is far less than the initial kinetic energy </w:t>
      </w:r>
      <m:oMath>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oMath>
      <w:r w:rsidRPr="00A535ED">
        <w:rPr>
          <w:noProof/>
          <w:sz w:val="20"/>
          <w:szCs w:val="20"/>
        </w:rPr>
        <w:t>,</w:t>
      </w:r>
      <w:r w:rsidR="00344BE5" w:rsidRPr="00A535ED">
        <w:rPr>
          <w:noProof/>
          <w:sz w:val="20"/>
          <w:szCs w:val="20"/>
        </w:rPr>
        <w:t xml:space="preserve"> </w:t>
      </w:r>
      <w:r w:rsidRPr="00A535ED">
        <w:rPr>
          <w:noProof/>
          <w:sz w:val="20"/>
          <w:szCs w:val="20"/>
        </w:rPr>
        <w:t xml:space="preserve">the losses of kinetic energy after emitting a photon can be expressed as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12</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m:t>
            </m:r>
          </m:sub>
        </m:sSub>
        <m:r>
          <m:rPr>
            <m:sty m:val="p"/>
          </m:rPr>
          <w:rPr>
            <w:rFonts w:ascii="Cambria Math" w:hAnsi="Cambria Math"/>
            <w:noProof/>
            <w:sz w:val="20"/>
            <w:szCs w:val="20"/>
          </w:rPr>
          <m:t>=</m:t>
        </m:r>
        <m:r>
          <m:rPr>
            <m:sty m:val="p"/>
          </m:rPr>
          <w:rPr>
            <w:rFonts w:ascii="Cambria Math" w:hAnsi="Cambria Math" w:cs="Cambria Math"/>
            <w:noProof/>
            <w:sz w:val="20"/>
            <w:szCs w:val="20"/>
          </w:rPr>
          <m:t>Δ</m:t>
        </m:r>
        <m:r>
          <m:rPr>
            <m:sty m:val="bi"/>
          </m:rPr>
          <w:rPr>
            <w:rFonts w:ascii="Cambria Math" w:hAnsi="Cambria Math"/>
            <w:noProof/>
            <w:sz w:val="20"/>
            <w:szCs w:val="20"/>
          </w:rPr>
          <m:t>p</m:t>
        </m:r>
        <m:r>
          <w:rPr>
            <w:rFonts w:ascii="Cambria Math" w:hAnsi="Cambria Math"/>
            <w:noProof/>
            <w:sz w:val="20"/>
            <w:szCs w:val="20"/>
          </w:rPr>
          <m:t>⋅</m:t>
        </m:r>
        <m:r>
          <m:rPr>
            <m:sty m:val="bi"/>
          </m:rPr>
          <w:rPr>
            <w:rFonts w:ascii="Cambria Math" w:hAnsi="Cambria Math"/>
            <w:noProof/>
            <w:sz w:val="20"/>
            <w:szCs w:val="20"/>
          </w:rPr>
          <m:t>v</m:t>
        </m:r>
      </m:oMath>
      <w:r w:rsidRPr="00A535ED">
        <w:rPr>
          <w:noProof/>
          <w:sz w:val="20"/>
          <w:szCs w:val="20"/>
        </w:rPr>
        <w:t xml:space="preserve">, where </w:t>
      </w:r>
      <m:oMath>
        <m:r>
          <m:rPr>
            <m:sty m:val="bi"/>
          </m:rPr>
          <w:rPr>
            <w:rFonts w:ascii="Cambria Math" w:hAnsi="Cambria Math"/>
            <w:noProof/>
            <w:sz w:val="20"/>
            <w:szCs w:val="20"/>
          </w:rPr>
          <m:t>v</m:t>
        </m:r>
      </m:oMath>
      <w:r w:rsidRPr="00A535ED">
        <w:rPr>
          <w:noProof/>
          <w:sz w:val="20"/>
          <w:szCs w:val="20"/>
        </w:rPr>
        <w:t xml:space="preserve"> is the velocity of the system before emitting a photon, and also </w:t>
      </w:r>
      <m:oMath>
        <m:r>
          <m:rPr>
            <m:sty m:val="p"/>
          </m:rPr>
          <w:rPr>
            <w:rFonts w:ascii="Cambria Math" w:hAnsi="Cambria Math" w:cs="Cambria Math"/>
            <w:noProof/>
            <w:sz w:val="20"/>
            <w:szCs w:val="20"/>
          </w:rPr>
          <m:t>Δ</m:t>
        </m:r>
        <m:r>
          <w:rPr>
            <w:rFonts w:ascii="Cambria Math" w:hAnsi="Cambria Math"/>
            <w:noProof/>
            <w:sz w:val="20"/>
            <w:szCs w:val="20"/>
          </w:rPr>
          <m:t>p</m:t>
        </m:r>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1</m:t>
            </m:r>
          </m:sub>
        </m:sSub>
        <m: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2</m:t>
            </m:r>
          </m:sub>
        </m:sSub>
        <m:r>
          <m:rPr>
            <m:sty m:val="p"/>
          </m:rPr>
          <w:rPr>
            <w:rFonts w:ascii="Cambria Math" w:hAnsi="Cambria Math"/>
            <w:noProof/>
            <w:sz w:val="20"/>
            <w:szCs w:val="20"/>
          </w:rPr>
          <m:t>=</m:t>
        </m:r>
        <m:r>
          <w:rPr>
            <w:rFonts w:ascii="Cambria Math" w:hAnsi="Cambria Math"/>
            <w:noProof/>
            <w:sz w:val="20"/>
            <w:szCs w:val="20"/>
          </w:rPr>
          <m:t>ℏ</m:t>
        </m:r>
        <m:r>
          <m:rPr>
            <m:sty m:val="bi"/>
          </m:rPr>
          <w:rPr>
            <w:rFonts w:ascii="Cambria Math" w:hAnsi="Cambria Math"/>
            <w:noProof/>
            <w:sz w:val="20"/>
            <w:szCs w:val="20"/>
          </w:rPr>
          <m:t>k</m:t>
        </m:r>
      </m:oMath>
      <w:r w:rsidRPr="00A535ED">
        <w:rPr>
          <w:noProof/>
          <w:sz w:val="20"/>
          <w:szCs w:val="20"/>
        </w:rPr>
        <w:t xml:space="preserve">.  </w:t>
      </w:r>
    </w:p>
    <w:p w14:paraId="55DAD079" w14:textId="1B4AFA9D" w:rsidR="003108C2" w:rsidRPr="00A535ED" w:rsidRDefault="00000000" w:rsidP="0057728B">
      <w:pPr>
        <w:pStyle w:val="a4"/>
        <w:shd w:val="clear" w:color="auto" w:fill="FFFFFF"/>
        <w:ind w:firstLine="360"/>
        <w:jc w:val="right"/>
        <w:rPr>
          <w:sz w:val="20"/>
          <w:szCs w:val="20"/>
        </w:rPr>
      </w:pPr>
      <m:oMath>
        <m:m>
          <m:mPr>
            <m:plcHide m:val="1"/>
            <m:mcs>
              <m:mc>
                <m:mcPr>
                  <m:count m:val="2"/>
                  <m:mcJc m:val="left"/>
                </m:mcPr>
              </m:mc>
            </m:mcs>
            <m:ctrlPr>
              <w:rPr>
                <w:rFonts w:ascii="Cambria Math" w:hAnsi="Cambria Math"/>
                <w:sz w:val="20"/>
                <w:szCs w:val="20"/>
              </w:rPr>
            </m:ctrlPr>
          </m:mPr>
          <m:mr>
            <m:e>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e>
            <m:e>
              <m:r>
                <m:rPr>
                  <m:sty m:val="p"/>
                </m:rPr>
                <w:rPr>
                  <w:rFonts w:ascii="Cambria Math" w:hAnsi="Cambria Math"/>
                  <w:noProof/>
                  <w:sz w:val="20"/>
                  <w:szCs w:val="20"/>
                </w:rPr>
                <m:t>=</m:t>
              </m:r>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12</m:t>
                  </m:r>
                </m:sub>
              </m:sSub>
              <m:r>
                <w:rPr>
                  <w:rFonts w:ascii="Cambria Math" w:hAnsi="Cambria Math"/>
                  <w:noProof/>
                  <w:sz w:val="20"/>
                  <w:szCs w:val="20"/>
                </w:rPr>
                <m:t>-ℏ</m:t>
              </m:r>
              <m:r>
                <w:rPr>
                  <w:rFonts w:ascii="Cambria Math" w:hAnsi="Cambria Math" w:cs="Cambria Math"/>
                  <w:noProof/>
                  <w:sz w:val="20"/>
                  <w:szCs w:val="20"/>
                </w:rPr>
                <m:t>ω</m:t>
              </m:r>
            </m:e>
          </m:mr>
          <m:mr>
            <m:e/>
            <m:e>
              <m:r>
                <m:rPr>
                  <m:sty m:val="p"/>
                </m:rPr>
                <w:rPr>
                  <w:rFonts w:ascii="Cambria Math" w:hAnsi="Cambria Math"/>
                  <w:noProof/>
                  <w:sz w:val="20"/>
                  <w:szCs w:val="20"/>
                </w:rPr>
                <m:t>=</m:t>
              </m:r>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w:rPr>
                  <w:rFonts w:ascii="Cambria Math" w:hAnsi="Cambria Math"/>
                  <w:noProof/>
                  <w:sz w:val="20"/>
                  <w:szCs w:val="20"/>
                </w:rPr>
                <m:t>-ℏ</m:t>
              </m:r>
              <m:r>
                <w:rPr>
                  <w:rFonts w:ascii="Cambria Math" w:hAnsi="Cambria Math" w:cs="Cambria Math"/>
                  <w:noProof/>
                  <w:sz w:val="20"/>
                  <w:szCs w:val="20"/>
                </w:rPr>
                <m:t>ω</m:t>
              </m:r>
            </m:e>
          </m:mr>
          <m:mr>
            <m:e/>
            <m:e>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kvcos</m:t>
                  </m:r>
                  <m:r>
                    <w:rPr>
                      <w:rFonts w:ascii="Cambria Math" w:hAnsi="Cambria Math" w:cs="Cambria Math"/>
                      <w:noProof/>
                      <w:sz w:val="20"/>
                      <w:szCs w:val="20"/>
                    </w:rPr>
                    <m:t>θ</m:t>
                  </m:r>
                </m:num>
                <m:den>
                  <m:r>
                    <w:rPr>
                      <w:rFonts w:ascii="Cambria Math" w:hAnsi="Cambria Math" w:cs="Cambria Math"/>
                      <w:noProof/>
                      <w:sz w:val="20"/>
                      <w:szCs w:val="20"/>
                    </w:rPr>
                    <m:t>ω</m:t>
                  </m:r>
                </m:den>
              </m:f>
              <m:r>
                <w:rPr>
                  <w:rFonts w:ascii="Cambria Math" w:hAnsi="Cambria Math"/>
                  <w:noProof/>
                  <w:sz w:val="20"/>
                  <w:szCs w:val="20"/>
                </w:rPr>
                <m:t>-</m:t>
              </m:r>
              <m:r>
                <m:rPr>
                  <m:sty m:val="p"/>
                </m:rPr>
                <w:rPr>
                  <w:rFonts w:ascii="Cambria Math" w:hAnsi="Cambria Math"/>
                  <w:noProof/>
                  <w:sz w:val="20"/>
                  <w:szCs w:val="20"/>
                </w:rPr>
                <m:t>1)</m:t>
              </m:r>
            </m:e>
          </m:mr>
        </m:m>
      </m:oMath>
      <w:r w:rsidR="0057728B" w:rsidRPr="00A535ED">
        <w:rPr>
          <w:sz w:val="20"/>
          <w:szCs w:val="20"/>
        </w:rPr>
        <w:tab/>
      </w:r>
      <w:r w:rsidR="0057728B" w:rsidRPr="00A535ED">
        <w:rPr>
          <w:sz w:val="20"/>
          <w:szCs w:val="20"/>
        </w:rPr>
        <w:tab/>
      </w:r>
      <w:r w:rsidR="0057728B" w:rsidRPr="00A535ED">
        <w:rPr>
          <w:sz w:val="20"/>
          <w:szCs w:val="20"/>
        </w:rPr>
        <w:tab/>
        <w:t>(3)</w:t>
      </w:r>
    </w:p>
    <w:p w14:paraId="4B3E8C9F" w14:textId="77777777" w:rsidR="00344BE5" w:rsidRPr="00A535ED" w:rsidRDefault="00344BE5" w:rsidP="00344BE5">
      <w:pPr>
        <w:pStyle w:val="a4"/>
        <w:shd w:val="clear" w:color="auto" w:fill="FFFFFF"/>
        <w:ind w:firstLine="360"/>
        <w:jc w:val="both"/>
        <w:rPr>
          <w:noProof/>
          <w:sz w:val="20"/>
          <w:szCs w:val="20"/>
        </w:rPr>
      </w:pPr>
      <w:r w:rsidRPr="00A535ED">
        <w:rPr>
          <w:noProof/>
          <w:sz w:val="20"/>
          <w:szCs w:val="20"/>
        </w:rPr>
        <w:t xml:space="preserve">Here, </w:t>
      </w:r>
      <m:oMath>
        <m:f>
          <m:fPr>
            <m:ctrlPr>
              <w:rPr>
                <w:rFonts w:ascii="Cambria Math" w:hAnsi="Cambria Math"/>
                <w:noProof/>
                <w:sz w:val="20"/>
                <w:szCs w:val="20"/>
              </w:rPr>
            </m:ctrlPr>
          </m:fPr>
          <m:num>
            <m:r>
              <w:rPr>
                <w:rFonts w:ascii="Cambria Math" w:hAnsi="Cambria Math" w:cs="Cambria Math"/>
                <w:noProof/>
                <w:sz w:val="20"/>
                <w:szCs w:val="20"/>
              </w:rPr>
              <m:t>ω</m:t>
            </m:r>
            <m:ctrlPr>
              <w:rPr>
                <w:rFonts w:ascii="Cambria Math" w:hAnsi="Cambria Math" w:cs="Cambria Math"/>
                <w:i/>
                <w:noProof/>
                <w:sz w:val="20"/>
                <w:szCs w:val="20"/>
              </w:rPr>
            </m:ctrlPr>
          </m:num>
          <m:den>
            <m:r>
              <w:rPr>
                <w:rFonts w:ascii="Cambria Math" w:hAnsi="Cambria Math"/>
                <w:noProof/>
                <w:sz w:val="20"/>
                <w:szCs w:val="20"/>
              </w:rPr>
              <m:t>k</m:t>
            </m:r>
          </m:den>
        </m:f>
        <m:r>
          <m:rPr>
            <m:sty m:val="p"/>
          </m:rPr>
          <w:rPr>
            <w:rFonts w:ascii="Cambria Math" w:hAnsi="Cambria Math"/>
            <w:noProof/>
            <w:sz w:val="20"/>
            <w:szCs w:val="20"/>
          </w:rPr>
          <m:t>=</m:t>
        </m:r>
        <m:sSup>
          <m:sSupPr>
            <m:ctrlPr>
              <w:rPr>
                <w:rFonts w:ascii="Cambria Math" w:hAnsi="Cambria Math"/>
                <w:i/>
                <w:noProof/>
                <w:sz w:val="20"/>
                <w:szCs w:val="20"/>
              </w:rPr>
            </m:ctrlPr>
          </m:sSupPr>
          <m:e>
            <m:r>
              <w:rPr>
                <w:rFonts w:ascii="Cambria Math" w:hAnsi="Cambria Math"/>
                <w:noProof/>
                <w:sz w:val="20"/>
                <w:szCs w:val="20"/>
              </w:rPr>
              <m:t>c</m:t>
            </m:r>
            <m:ctrlPr>
              <w:rPr>
                <w:rFonts w:ascii="Cambria Math" w:hAnsi="Cambria Math"/>
                <w:noProof/>
                <w:sz w:val="20"/>
                <w:szCs w:val="20"/>
              </w:rPr>
            </m:ctrlPr>
          </m:e>
          <m:sup>
            <m:r>
              <w:rPr>
                <w:rFonts w:ascii="Cambria Math" w:hAnsi="Cambria Math"/>
                <w:noProof/>
                <w:sz w:val="20"/>
                <w:szCs w:val="20"/>
              </w:rPr>
              <m:t>'</m:t>
            </m:r>
          </m:sup>
        </m:sSup>
        <m:r>
          <m:rPr>
            <m:sty m:val="p"/>
          </m:rPr>
          <w:rPr>
            <w:rFonts w:ascii="Cambria Math" w:hAnsi="Cambria Math"/>
            <w:noProof/>
            <w:sz w:val="20"/>
            <w:szCs w:val="20"/>
          </w:rPr>
          <m:t>,</m:t>
        </m:r>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oMath>
      <w:r w:rsidRPr="00A535ED">
        <w:rPr>
          <w:noProof/>
          <w:sz w:val="20"/>
          <w:szCs w:val="20"/>
        </w:rPr>
        <w:t xml:space="preserve">. While the system velocity is greater than the speed of light in the medium </w:t>
      </w:r>
      <m:oMath>
        <m:r>
          <m:rPr>
            <m:sty m:val="p"/>
          </m:rPr>
          <w:rPr>
            <w:rFonts w:ascii="Cambria Math" w:hAnsi="Cambria Math"/>
            <w:noProof/>
            <w:sz w:val="20"/>
            <w:szCs w:val="20"/>
          </w:rPr>
          <m:t>(</m:t>
        </m:r>
        <m:r>
          <w:rPr>
            <w:rFonts w:ascii="Cambria Math" w:hAnsi="Cambria Math"/>
            <w:noProof/>
            <w:sz w:val="20"/>
            <w:szCs w:val="20"/>
          </w:rPr>
          <m:t>v</m:t>
        </m:r>
        <m:r>
          <m:rPr>
            <m:sty m:val="p"/>
          </m:rPr>
          <w:rPr>
            <w:rFonts w:ascii="Cambria Math" w:hAnsi="Cambria Math"/>
            <w:noProof/>
            <w:sz w:val="20"/>
            <w:szCs w:val="20"/>
          </w:rPr>
          <m:t>&gt;</m:t>
        </m:r>
        <m:r>
          <w:rPr>
            <w:rFonts w:ascii="Cambria Math" w:hAnsi="Cambria Math"/>
            <w:noProof/>
            <w:sz w:val="20"/>
            <w:szCs w:val="20"/>
          </w:rPr>
          <m:t>c'</m:t>
        </m:r>
        <m:r>
          <m:rPr>
            <m:sty m:val="p"/>
          </m:rPr>
          <w:rPr>
            <w:rFonts w:ascii="Cambria Math" w:hAnsi="Cambria Math"/>
            <w:noProof/>
            <w:sz w:val="20"/>
            <w:szCs w:val="20"/>
          </w:rPr>
          <m:t>)</m:t>
        </m:r>
      </m:oMath>
      <w:r w:rsidRPr="00A535ED">
        <w:rPr>
          <w:noProof/>
          <w:sz w:val="20"/>
          <w:szCs w:val="20"/>
        </w:rPr>
        <w:t xml:space="preserve">. According to the sign of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oMath>
      <w:r w:rsidRPr="00A535ED">
        <w:rPr>
          <w:noProof/>
          <w:sz w:val="20"/>
          <w:szCs w:val="20"/>
        </w:rPr>
        <w:t xml:space="preserve">, we can divide radiation into three regions, as shown in Fig. </w:t>
      </w:r>
      <w:r w:rsidRPr="00A535ED">
        <w:rPr>
          <w:rFonts w:hint="eastAsia"/>
          <w:noProof/>
          <w:sz w:val="20"/>
          <w:szCs w:val="20"/>
        </w:rPr>
        <w:t>2</w:t>
      </w:r>
      <w:r w:rsidRPr="00A535ED">
        <w:rPr>
          <w:noProof/>
          <w:sz w:val="20"/>
          <w:szCs w:val="20"/>
        </w:rPr>
        <w:t xml:space="preserve">. </w:t>
      </w:r>
    </w:p>
    <w:p w14:paraId="5CA52631" w14:textId="4FB18DC9" w:rsidR="00344BE5" w:rsidRPr="00A535ED" w:rsidRDefault="00344BE5" w:rsidP="0043119C">
      <w:pPr>
        <w:pStyle w:val="a4"/>
        <w:numPr>
          <w:ilvl w:val="0"/>
          <w:numId w:val="12"/>
        </w:numPr>
        <w:shd w:val="clear" w:color="auto" w:fill="FFFFFF"/>
        <w:jc w:val="both"/>
        <w:rPr>
          <w:noProof/>
          <w:sz w:val="20"/>
          <w:szCs w:val="20"/>
        </w:rPr>
      </w:pPr>
      <w:r w:rsidRPr="00A535ED">
        <w:rPr>
          <w:noProof/>
          <w:sz w:val="20"/>
          <w:szCs w:val="20"/>
        </w:rPr>
        <w:t xml:space="preserve">For </w:t>
      </w:r>
      <m:oMath>
        <m:r>
          <w:rPr>
            <w:rFonts w:ascii="Cambria Math" w:hAnsi="Cambria Math" w:cs="Cambria Math"/>
            <w:noProof/>
            <w:sz w:val="20"/>
            <w:szCs w:val="20"/>
          </w:rPr>
          <m:t>θ</m:t>
        </m:r>
        <m:r>
          <m:rPr>
            <m:sty m:val="p"/>
          </m:rPr>
          <w:rPr>
            <w:rFonts w:ascii="Cambria Math" w:hAnsi="Cambria Math"/>
            <w:noProof/>
            <w:sz w:val="20"/>
            <w:szCs w:val="20"/>
          </w:rPr>
          <m:t>&gt;</m:t>
        </m:r>
        <m:sSub>
          <m:sSubPr>
            <m:ctrlPr>
              <w:rPr>
                <w:rFonts w:ascii="Cambria Math" w:hAnsi="Cambria Math"/>
                <w:sz w:val="20"/>
                <w:szCs w:val="20"/>
              </w:rPr>
            </m:ctrlPr>
          </m:sSubPr>
          <m:e>
            <m:r>
              <w:rPr>
                <w:rFonts w:ascii="Cambria Math" w:hAnsi="Cambria Math" w:cs="Cambria Math"/>
                <w:noProof/>
                <w:sz w:val="20"/>
                <w:szCs w:val="20"/>
              </w:rPr>
              <m:t>θ</m:t>
            </m:r>
          </m:e>
          <m:sub>
            <m:r>
              <m:rPr>
                <m:sty m:val="p"/>
              </m:rPr>
              <w:rPr>
                <w:rFonts w:ascii="Cambria Math" w:hAnsi="Cambria Math"/>
                <w:noProof/>
                <w:sz w:val="20"/>
                <w:szCs w:val="20"/>
              </w:rPr>
              <m:t>0</m:t>
            </m:r>
          </m:sub>
        </m:sSub>
        <m:r>
          <m:rPr>
            <m:sty m:val="p"/>
          </m:rPr>
          <w:rPr>
            <w:rFonts w:ascii="Cambria Math" w:hAnsi="Cambria Math"/>
            <w:noProof/>
            <w:sz w:val="20"/>
            <w:szCs w:val="20"/>
          </w:rPr>
          <m:t>=arccos</m:t>
        </m:r>
        <m:r>
          <w:rPr>
            <w:rFonts w:ascii="Cambria Math" w:hAnsi="Cambria Math"/>
            <w:sz w:val="20"/>
            <w:szCs w:val="20"/>
          </w:rPr>
          <m:t xml:space="preserve"> </m:t>
        </m:r>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c'</m:t>
            </m:r>
          </m:num>
          <m:den>
            <m:r>
              <w:rPr>
                <w:rFonts w:ascii="Cambria Math" w:hAnsi="Cambria Math"/>
                <w:noProof/>
                <w:sz w:val="20"/>
                <w:szCs w:val="20"/>
              </w:rPr>
              <m:t>v</m:t>
            </m:r>
          </m:den>
        </m:f>
        <m:r>
          <m:rPr>
            <m:sty m:val="p"/>
          </m:rPr>
          <w:rPr>
            <w:rFonts w:ascii="Cambria Math" w:hAnsi="Cambria Math"/>
            <w:noProof/>
            <w:sz w:val="20"/>
            <w:szCs w:val="20"/>
          </w:rPr>
          <m:t>)</m:t>
        </m:r>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&lt;0</m:t>
        </m:r>
      </m:oMath>
      <w:r w:rsidRPr="00A535ED">
        <w:rPr>
          <w:noProof/>
          <w:sz w:val="20"/>
          <w:szCs w:val="20"/>
        </w:rPr>
        <w:t>. The system produces photons by consuming its own internal and kinetic energy, this region refers to the Normal Doppler Effect (NDE).</w:t>
      </w:r>
    </w:p>
    <w:p w14:paraId="2BDC68FC" w14:textId="3B262E64" w:rsidR="004659E4" w:rsidRPr="00A535ED" w:rsidRDefault="004659E4" w:rsidP="004659E4">
      <w:pPr>
        <w:pStyle w:val="a4"/>
        <w:numPr>
          <w:ilvl w:val="0"/>
          <w:numId w:val="12"/>
        </w:numPr>
        <w:shd w:val="clear" w:color="auto" w:fill="FFFFFF"/>
        <w:jc w:val="both"/>
        <w:rPr>
          <w:noProof/>
          <w:sz w:val="20"/>
          <w:szCs w:val="20"/>
        </w:rPr>
      </w:pPr>
      <w:r w:rsidRPr="00A535ED">
        <w:rPr>
          <w:noProof/>
          <w:sz w:val="20"/>
          <w:szCs w:val="20"/>
        </w:rPr>
        <w:t xml:space="preserve">For </w:t>
      </w:r>
      <m:oMath>
        <m:r>
          <w:rPr>
            <w:rFonts w:ascii="Cambria Math" w:hAnsi="Cambria Math" w:cs="Cambria Math"/>
            <w:noProof/>
            <w:sz w:val="20"/>
            <w:szCs w:val="20"/>
          </w:rPr>
          <m:t>θ</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θ</m:t>
            </m:r>
          </m:e>
          <m:sub>
            <m:r>
              <m:rPr>
                <m:sty m:val="p"/>
              </m:rPr>
              <w:rPr>
                <w:rFonts w:ascii="Cambria Math" w:hAnsi="Cambria Math"/>
                <w:noProof/>
                <w:sz w:val="20"/>
                <w:szCs w:val="20"/>
              </w:rPr>
              <m:t>0</m:t>
            </m:r>
          </m:sub>
        </m:sSub>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=0</m:t>
        </m:r>
      </m:oMath>
      <w:r w:rsidRPr="00A535ED">
        <w:rPr>
          <w:noProof/>
          <w:sz w:val="20"/>
          <w:szCs w:val="20"/>
        </w:rPr>
        <w:t>, the loss of kinetic energy by the system is completely converted into photon energy; this line refers to the Cerenkov Effect.</w:t>
      </w:r>
    </w:p>
    <w:p w14:paraId="1943634F" w14:textId="3F815E52" w:rsidR="00344BE5" w:rsidRPr="00A535ED" w:rsidRDefault="00344BE5" w:rsidP="0043119C">
      <w:pPr>
        <w:pStyle w:val="a4"/>
        <w:numPr>
          <w:ilvl w:val="0"/>
          <w:numId w:val="12"/>
        </w:numPr>
        <w:shd w:val="clear" w:color="auto" w:fill="FFFFFF"/>
        <w:jc w:val="both"/>
        <w:rPr>
          <w:noProof/>
          <w:sz w:val="20"/>
          <w:szCs w:val="20"/>
        </w:rPr>
      </w:pPr>
      <w:r w:rsidRPr="00A535ED">
        <w:rPr>
          <w:noProof/>
          <w:sz w:val="20"/>
          <w:szCs w:val="20"/>
        </w:rPr>
        <w:t xml:space="preserve">For </w:t>
      </w:r>
      <m:oMath>
        <m:r>
          <w:rPr>
            <w:rFonts w:ascii="Cambria Math" w:hAnsi="Cambria Math" w:cs="Cambria Math"/>
            <w:noProof/>
            <w:sz w:val="20"/>
            <w:szCs w:val="20"/>
          </w:rPr>
          <m:t>θ</m:t>
        </m:r>
        <m:r>
          <m:rPr>
            <m:sty m:val="p"/>
          </m:rPr>
          <w:rPr>
            <w:rFonts w:ascii="Cambria Math" w:hAnsi="Cambria Math"/>
            <w:noProof/>
            <w:sz w:val="20"/>
            <w:szCs w:val="20"/>
          </w:rPr>
          <m:t>&lt;</m:t>
        </m:r>
        <m:sSub>
          <m:sSubPr>
            <m:ctrlPr>
              <w:rPr>
                <w:rFonts w:ascii="Cambria Math" w:hAnsi="Cambria Math"/>
                <w:sz w:val="20"/>
                <w:szCs w:val="20"/>
              </w:rPr>
            </m:ctrlPr>
          </m:sSubPr>
          <m:e>
            <m:r>
              <w:rPr>
                <w:rFonts w:ascii="Cambria Math" w:hAnsi="Cambria Math" w:cs="Cambria Math"/>
                <w:noProof/>
                <w:sz w:val="20"/>
                <w:szCs w:val="20"/>
              </w:rPr>
              <m:t>θ</m:t>
            </m:r>
          </m:e>
          <m:sub>
            <m:r>
              <m:rPr>
                <m:sty m:val="p"/>
              </m:rPr>
              <w:rPr>
                <w:rFonts w:ascii="Cambria Math" w:hAnsi="Cambria Math"/>
                <w:noProof/>
                <w:sz w:val="20"/>
                <w:szCs w:val="20"/>
              </w:rPr>
              <m:t>0</m:t>
            </m:r>
          </m:sub>
        </m:sSub>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&gt;0</m:t>
        </m:r>
      </m:oMath>
      <w:r w:rsidRPr="00A535ED">
        <w:rPr>
          <w:noProof/>
          <w:sz w:val="20"/>
          <w:szCs w:val="20"/>
        </w:rPr>
        <w:t>, this region is referred to the Anomalous Doppler Effect (ADE), where the system gains internal energy after emitting photons. It means the loss of kinetic energy is converted to photons and the system’s internal energy.</w:t>
      </w:r>
    </w:p>
    <w:p w14:paraId="531B18BE" w14:textId="3F05043F" w:rsidR="001C5AA5" w:rsidRPr="00A535ED" w:rsidRDefault="00344BE5" w:rsidP="001C5AA5">
      <w:pPr>
        <w:pStyle w:val="a4"/>
        <w:shd w:val="clear" w:color="auto" w:fill="FFFFFF"/>
        <w:ind w:firstLine="360"/>
        <w:jc w:val="both"/>
        <w:rPr>
          <w:noProof/>
          <w:sz w:val="20"/>
          <w:szCs w:val="20"/>
        </w:rPr>
      </w:pPr>
      <w:r w:rsidRPr="00A535ED">
        <w:rPr>
          <w:noProof/>
          <w:sz w:val="20"/>
          <w:szCs w:val="20"/>
        </w:rPr>
        <w:t xml:space="preserve">All three effects are possible when the system velocity exceeds the speed of light </w:t>
      </w:r>
      <m:oMath>
        <m:r>
          <m:rPr>
            <m:sty m:val="p"/>
          </m:rPr>
          <w:rPr>
            <w:rFonts w:ascii="Cambria Math" w:hAnsi="Cambria Math"/>
            <w:noProof/>
            <w:sz w:val="20"/>
            <w:szCs w:val="20"/>
          </w:rPr>
          <m:t>(</m:t>
        </m:r>
        <m:r>
          <w:rPr>
            <w:rFonts w:ascii="Cambria Math" w:hAnsi="Cambria Math"/>
            <w:noProof/>
            <w:sz w:val="20"/>
            <w:szCs w:val="20"/>
          </w:rPr>
          <m:t>v</m:t>
        </m:r>
        <m:r>
          <m:rPr>
            <m:sty m:val="p"/>
          </m:rPr>
          <w:rPr>
            <w:rFonts w:ascii="Cambria Math" w:hAnsi="Cambria Math"/>
            <w:noProof/>
            <w:sz w:val="20"/>
            <w:szCs w:val="20"/>
          </w:rPr>
          <m:t>&gt;</m:t>
        </m:r>
        <m:r>
          <w:rPr>
            <w:rFonts w:ascii="Cambria Math" w:hAnsi="Cambria Math"/>
            <w:noProof/>
            <w:sz w:val="20"/>
            <w:szCs w:val="20"/>
          </w:rPr>
          <m:t>c</m:t>
        </m:r>
        <m:r>
          <m:rPr>
            <m:sty m:val="p"/>
          </m:rPr>
          <w:rPr>
            <w:rFonts w:ascii="Cambria Math" w:hAnsi="Cambria Math"/>
            <w:noProof/>
            <w:sz w:val="20"/>
            <w:szCs w:val="20"/>
          </w:rPr>
          <m:t>')</m:t>
        </m:r>
      </m:oMath>
      <w:r w:rsidRPr="00A535ED">
        <w:rPr>
          <w:noProof/>
          <w:sz w:val="20"/>
          <w:szCs w:val="20"/>
        </w:rPr>
        <w:t xml:space="preserve">. While the system </w:t>
      </w:r>
      <w:r w:rsidRPr="00A535ED">
        <w:rPr>
          <w:noProof/>
          <w:sz w:val="20"/>
          <w:szCs w:val="20"/>
        </w:rPr>
        <w:t>velocity is less than the speed of light</w:t>
      </w:r>
      <w:r w:rsidR="001C5AA5" w:rsidRPr="00A535ED">
        <w:rPr>
          <w:noProof/>
          <w:sz w:val="20"/>
          <w:szCs w:val="20"/>
        </w:rPr>
        <w:t xml:space="preserve"> </w:t>
      </w:r>
      <m:oMath>
        <m:r>
          <m:rPr>
            <m:sty m:val="p"/>
          </m:rPr>
          <w:rPr>
            <w:rFonts w:ascii="Cambria Math" w:hAnsi="Cambria Math"/>
            <w:noProof/>
            <w:sz w:val="20"/>
            <w:szCs w:val="20"/>
          </w:rPr>
          <m:t>(</m:t>
        </m:r>
        <m:r>
          <w:rPr>
            <w:rFonts w:ascii="Cambria Math" w:hAnsi="Cambria Math"/>
            <w:noProof/>
            <w:sz w:val="20"/>
            <w:szCs w:val="20"/>
          </w:rPr>
          <m:t>v</m:t>
        </m:r>
        <m:r>
          <m:rPr>
            <m:sty m:val="p"/>
          </m:rPr>
          <w:rPr>
            <w:rFonts w:ascii="Cambria Math" w:hAnsi="Cambria Math"/>
            <w:noProof/>
            <w:sz w:val="20"/>
            <w:szCs w:val="20"/>
          </w:rPr>
          <m:t>&lt;</m:t>
        </m:r>
        <m:r>
          <w:rPr>
            <w:rFonts w:ascii="Cambria Math" w:hAnsi="Cambria Math"/>
            <w:noProof/>
            <w:sz w:val="20"/>
            <w:szCs w:val="20"/>
          </w:rPr>
          <m:t>c</m:t>
        </m:r>
        <m:r>
          <m:rPr>
            <m:sty m:val="p"/>
          </m:rPr>
          <w:rPr>
            <w:rFonts w:ascii="Cambria Math" w:hAnsi="Cambria Math"/>
            <w:noProof/>
            <w:sz w:val="20"/>
            <w:szCs w:val="20"/>
          </w:rPr>
          <m:t>')</m:t>
        </m:r>
      </m:oMath>
      <w:r w:rsidRPr="00A535ED">
        <w:rPr>
          <w:noProof/>
          <w:sz w:val="20"/>
          <w:szCs w:val="20"/>
        </w:rPr>
        <w:t xml:space="preserve">, only Normal Doppler Effect exists. </w:t>
      </w:r>
      <w:r w:rsidR="001C5AA5" w:rsidRPr="00A535ED">
        <w:rPr>
          <w:noProof/>
          <w:sz w:val="20"/>
          <w:szCs w:val="20"/>
        </w:rPr>
        <w:t>As observed, the type of phenomenon can be determined by examining the change in internal energy after the emission of photons.</w:t>
      </w:r>
    </w:p>
    <w:p w14:paraId="5BC1015C" w14:textId="165E0D14" w:rsidR="0043119C" w:rsidRPr="00A535ED" w:rsidRDefault="001C5AA5" w:rsidP="0043119C">
      <w:pPr>
        <w:pStyle w:val="a4"/>
        <w:shd w:val="clear" w:color="auto" w:fill="FFFFFF"/>
        <w:ind w:firstLine="360"/>
        <w:jc w:val="both"/>
        <w:rPr>
          <w:noProof/>
          <w:sz w:val="20"/>
          <w:szCs w:val="20"/>
        </w:rPr>
      </w:pPr>
      <w:r w:rsidRPr="001C5AA5">
        <w:rPr>
          <w:noProof/>
          <w:sz w:val="20"/>
          <w:szCs w:val="20"/>
        </w:rPr>
        <w:t xml:space="preserve">The freely moving electron has a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oMath>
      <w:r w:rsidRPr="001C5AA5">
        <w:rPr>
          <w:noProof/>
          <w:sz w:val="20"/>
          <w:szCs w:val="20"/>
        </w:rPr>
        <w:t xml:space="preserve"> along the background magnetic field and a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w:rPr>
            <w:rFonts w:ascii="Cambria Math" w:hAnsi="Cambria Math"/>
            <w:sz w:val="20"/>
            <w:szCs w:val="20"/>
          </w:rPr>
          <m:t xml:space="preserve"> </m:t>
        </m:r>
      </m:oMath>
      <w:r w:rsidRPr="001C5AA5">
        <w:rPr>
          <w:noProof/>
          <w:sz w:val="20"/>
          <w:szCs w:val="20"/>
        </w:rPr>
        <w:t>perpendicular to the magnetic field, as shown in Fig. 3.</w:t>
      </w:r>
      <w:r w:rsidRPr="00A535ED">
        <w:rPr>
          <w:noProof/>
          <w:sz w:val="20"/>
          <w:szCs w:val="20"/>
        </w:rPr>
        <w:t xml:space="preserve"> The kinetic energy is </w:t>
      </w:r>
      <m:oMath>
        <m:r>
          <w:rPr>
            <w:rFonts w:ascii="Cambria Math" w:hAnsi="Cambria Math"/>
            <w:noProof/>
            <w:sz w:val="20"/>
            <w:szCs w:val="20"/>
          </w:rPr>
          <m:t>T</m:t>
        </m:r>
        <m:r>
          <m:rPr>
            <m:sty m:val="p"/>
          </m:rPr>
          <w:rPr>
            <w:rFonts w:ascii="Cambria Math" w:hAnsi="Cambria Math"/>
            <w:noProof/>
            <w:sz w:val="20"/>
            <w:szCs w:val="20"/>
          </w:rPr>
          <m:t>=</m:t>
        </m:r>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p>
          <m:sSupPr>
            <m:ctrlPr>
              <w:rPr>
                <w:rFonts w:ascii="Cambria Math" w:hAnsi="Cambria Math"/>
                <w:sz w:val="20"/>
                <w:szCs w:val="20"/>
              </w:rPr>
            </m:ctrlPr>
          </m:sSupPr>
          <m:e>
            <m:r>
              <w:rPr>
                <w:rFonts w:ascii="Cambria Math" w:hAnsi="Cambria Math"/>
                <w:noProof/>
                <w:sz w:val="20"/>
                <w:szCs w:val="20"/>
              </w:rPr>
              <m:t>c</m:t>
            </m:r>
          </m:e>
          <m:sup>
            <m:r>
              <m:rPr>
                <m:sty m:val="p"/>
              </m:rPr>
              <w:rPr>
                <w:rFonts w:ascii="Cambria Math" w:hAnsi="Cambria Math"/>
                <w:noProof/>
                <w:sz w:val="20"/>
                <w:szCs w:val="20"/>
              </w:rPr>
              <m:t>2</m:t>
            </m:r>
          </m:sup>
        </m:sSup>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p>
          <m:sSupPr>
            <m:ctrlPr>
              <w:rPr>
                <w:rFonts w:ascii="Cambria Math" w:hAnsi="Cambria Math"/>
                <w:sz w:val="20"/>
                <w:szCs w:val="20"/>
              </w:rPr>
            </m:ctrlPr>
          </m:sSupPr>
          <m:e>
            <m:r>
              <w:rPr>
                <w:rFonts w:ascii="Cambria Math" w:hAnsi="Cambria Math"/>
                <w:noProof/>
                <w:sz w:val="20"/>
                <w:szCs w:val="20"/>
              </w:rPr>
              <m:t>c</m:t>
            </m:r>
          </m:e>
          <m:sup>
            <m:r>
              <m:rPr>
                <m:sty m:val="p"/>
              </m:rPr>
              <w:rPr>
                <w:rFonts w:ascii="Cambria Math" w:hAnsi="Cambria Math"/>
                <w:noProof/>
                <w:sz w:val="20"/>
                <w:szCs w:val="20"/>
              </w:rPr>
              <m:t>2</m:t>
            </m:r>
          </m:sup>
        </m:sSup>
      </m:oMath>
      <w:r w:rsidRPr="00A535ED">
        <w:rPr>
          <w:noProof/>
          <w:sz w:val="20"/>
          <w:szCs w:val="20"/>
        </w:rPr>
        <w:t xml:space="preserve">. The </w:t>
      </w:r>
      <m:oMath>
        <m:r>
          <w:rPr>
            <w:rFonts w:ascii="Cambria Math" w:hAnsi="Cambria Math" w:cs="Cambria Math"/>
            <w:noProof/>
            <w:sz w:val="20"/>
            <w:szCs w:val="20"/>
          </w:rPr>
          <m:t>γ</m:t>
        </m:r>
      </m:oMath>
      <w:r w:rsidRPr="00A535ED">
        <w:rPr>
          <w:noProof/>
          <w:sz w:val="20"/>
          <w:szCs w:val="20"/>
        </w:rPr>
        <w:t xml:space="preserve"> referred to is the Lorentz factor The internal energy represented as </w:t>
      </w:r>
      <m:oMath>
        <m:r>
          <w:rPr>
            <w:rFonts w:ascii="Cambria Math" w:hAnsi="Cambria Math"/>
            <w:noProof/>
            <w:sz w:val="20"/>
            <w:szCs w:val="20"/>
          </w:rPr>
          <m:t>U</m:t>
        </m:r>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Sup>
          <m:sSubSupPr>
            <m:ctrlPr>
              <w:rPr>
                <w:rFonts w:ascii="Cambria Math" w:hAnsi="Cambria Math"/>
                <w:sz w:val="20"/>
                <w:szCs w:val="20"/>
              </w:rPr>
            </m:ctrlPr>
          </m:sSubSupPr>
          <m:e>
            <m:r>
              <w:rPr>
                <w:rFonts w:ascii="Cambria Math" w:hAnsi="Cambria Math"/>
                <w:noProof/>
                <w:sz w:val="20"/>
                <w:szCs w:val="20"/>
              </w:rPr>
              <m:t>v</m:t>
            </m:r>
          </m:e>
          <m:sub>
            <m:r>
              <w:rPr>
                <w:rFonts w:ascii="Cambria Math" w:hAnsi="Cambria Math"/>
                <w:noProof/>
                <w:sz w:val="20"/>
                <w:szCs w:val="20"/>
              </w:rPr>
              <m:t>⊥</m:t>
            </m:r>
          </m:sub>
          <m:sup>
            <m:r>
              <m:rPr>
                <m:sty m:val="p"/>
              </m:rPr>
              <w:rPr>
                <w:rFonts w:ascii="Cambria Math" w:hAnsi="Cambria Math"/>
                <w:noProof/>
                <w:sz w:val="20"/>
                <w:szCs w:val="20"/>
              </w:rPr>
              <m:t>2</m:t>
            </m:r>
          </m:sup>
        </m:sSubSup>
      </m:oMath>
      <w:r w:rsidRPr="00A535ED">
        <w:rPr>
          <w:noProof/>
          <w:sz w:val="20"/>
          <w:szCs w:val="20"/>
        </w:rPr>
        <w:t xml:space="preserve">. </w:t>
      </w:r>
      <w:r w:rsidR="0043119C" w:rsidRPr="00A535ED">
        <w:rPr>
          <w:noProof/>
          <w:sz w:val="20"/>
          <w:szCs w:val="20"/>
        </w:rPr>
        <w:t xml:space="preserve">According to the angular momentum conservation, we have the Eq.4. </w:t>
      </w:r>
    </w:p>
    <w:p w14:paraId="1382FAA1" w14:textId="294DB583" w:rsidR="00B769BD" w:rsidRPr="00A535ED" w:rsidRDefault="00000000" w:rsidP="00EE0630">
      <w:pPr>
        <w:tabs>
          <w:tab w:val="center" w:pos="4800"/>
          <w:tab w:val="right" w:pos="9500"/>
        </w:tabs>
        <w:ind w:firstLine="720"/>
        <w:rPr>
          <w:rFonts w:hint="eastAsia"/>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2</m:t>
            </m:r>
          </m:sub>
        </m:sSub>
        <m:r>
          <w:rPr>
            <w:rFonts w:ascii="Cambria Math" w:hAnsi="Cambria Math"/>
            <w:noProof/>
            <w:sz w:val="20"/>
            <w:szCs w:val="20"/>
          </w:rPr>
          <m:t>+nℏ</m:t>
        </m:r>
      </m:oMath>
      <w:r w:rsidR="0043119C" w:rsidRPr="00A535ED">
        <w:rPr>
          <w:noProof/>
          <w:sz w:val="20"/>
          <w:szCs w:val="20"/>
        </w:rPr>
        <w:tab/>
        <w:t>(4)</w:t>
      </w:r>
    </w:p>
    <w:p w14:paraId="3A199399" w14:textId="6252FA17" w:rsidR="0043119C" w:rsidRPr="00A535ED" w:rsidRDefault="001C5AA5" w:rsidP="00EE0630">
      <w:pPr>
        <w:pStyle w:val="a4"/>
        <w:shd w:val="clear" w:color="auto" w:fill="FFFFFF"/>
        <w:ind w:firstLine="360"/>
        <w:jc w:val="center"/>
        <w:rPr>
          <w:sz w:val="20"/>
          <w:szCs w:val="20"/>
        </w:rPr>
      </w:pPr>
      <w:commentRangeStart w:id="4"/>
      <w:commentRangeEnd w:id="4"/>
      <w:r w:rsidRPr="00A535ED">
        <w:rPr>
          <w:rStyle w:val="ad"/>
          <w:sz w:val="20"/>
          <w:szCs w:val="20"/>
        </w:rPr>
        <w:commentReference w:id="4"/>
      </w:r>
      <w:r w:rsidR="0043119C" w:rsidRPr="00A535ED">
        <w:rPr>
          <w:sz w:val="20"/>
          <w:szCs w:val="20"/>
        </w:rPr>
        <w:t>Figure 3</w:t>
      </w:r>
      <w:r w:rsidR="0043119C" w:rsidRPr="00A535ED">
        <w:rPr>
          <w:rFonts w:hint="eastAsia"/>
          <w:sz w:val="20"/>
          <w:szCs w:val="20"/>
        </w:rPr>
        <w:t>.</w:t>
      </w:r>
      <w:r w:rsidR="0043119C" w:rsidRPr="00A535ED">
        <w:rPr>
          <w:sz w:val="20"/>
          <w:szCs w:val="20"/>
        </w:rPr>
        <w:t xml:space="preserve"> Schematic diagram of electron cyclotron system</w:t>
      </w:r>
      <w:proofErr w:type="gramStart"/>
      <w:r w:rsidR="0043119C" w:rsidRPr="00A535ED">
        <w:rPr>
          <w:sz w:val="20"/>
          <w:szCs w:val="20"/>
        </w:rPr>
        <w:t xml:space="preserve">.  </w:t>
      </w:r>
      <w:proofErr w:type="gramEnd"/>
      <m:oMath>
        <m:sSub>
          <m:sSubPr>
            <m:ctrlPr>
              <w:rPr>
                <w:rFonts w:ascii="Cambria Math" w:hAnsi="Cambria Math"/>
                <w:sz w:val="20"/>
                <w:szCs w:val="20"/>
              </w:rPr>
            </m:ctrlPr>
          </m:sSubPr>
          <m:e>
            <m:r>
              <w:rPr>
                <w:rFonts w:ascii="Cambria Math" w:hAnsi="Cambria Math"/>
                <w:sz w:val="20"/>
                <w:szCs w:val="20"/>
              </w:rPr>
              <m:t>U</m:t>
            </m:r>
          </m:e>
          <m:sub>
            <m:r>
              <m:rPr>
                <m:sty m:val="p"/>
              </m:rPr>
              <w:rPr>
                <w:rFonts w:ascii="Cambria Math" w:hAnsi="Cambria Math"/>
                <w:sz w:val="20"/>
                <w:szCs w:val="20"/>
              </w:rPr>
              <m:t>2</m:t>
            </m:r>
          </m:sub>
        </m:sSub>
        <m:r>
          <m:rPr>
            <m:sty m:val="p"/>
          </m:rPr>
          <w:rPr>
            <w:rFonts w:ascii="Cambria Math" w:hAnsi="Cambria Math"/>
            <w:sz w:val="20"/>
            <w:szCs w:val="20"/>
          </w:rPr>
          <m:t>&gt;</m:t>
        </m:r>
        <m:sSub>
          <m:sSubPr>
            <m:ctrlPr>
              <w:rPr>
                <w:rFonts w:ascii="Cambria Math" w:hAnsi="Cambria Math"/>
                <w:sz w:val="20"/>
                <w:szCs w:val="20"/>
              </w:rPr>
            </m:ctrlPr>
          </m:sSubPr>
          <m:e>
            <m:r>
              <w:rPr>
                <w:rFonts w:ascii="Cambria Math" w:hAnsi="Cambria Math"/>
                <w:sz w:val="20"/>
                <w:szCs w:val="20"/>
              </w:rPr>
              <m:t>U</m:t>
            </m:r>
          </m:e>
          <m:sub>
            <m:r>
              <m:rPr>
                <m:sty m:val="p"/>
              </m:rPr>
              <w:rPr>
                <w:rFonts w:ascii="Cambria Math" w:hAnsi="Cambria Math"/>
                <w:sz w:val="20"/>
                <w:szCs w:val="20"/>
              </w:rPr>
              <m:t>1</m:t>
            </m:r>
          </m:sub>
        </m:sSub>
      </m:oMath>
      <w:r w:rsidR="0043119C" w:rsidRPr="00A535ED">
        <w:rPr>
          <w:sz w:val="20"/>
          <w:szCs w:val="20"/>
        </w:rPr>
        <w:t xml:space="preserve">, </w:t>
      </w:r>
      <m:oMath>
        <m:sSub>
          <m:sSubPr>
            <m:ctrlPr>
              <w:rPr>
                <w:rFonts w:ascii="Cambria Math" w:hAnsi="Cambria Math"/>
                <w:sz w:val="20"/>
                <w:szCs w:val="20"/>
              </w:rPr>
            </m:ctrlPr>
          </m:sSubPr>
          <m:e>
            <m:r>
              <w:rPr>
                <w:rFonts w:ascii="Cambria Math" w:hAnsi="Cambria Math"/>
                <w:sz w:val="20"/>
                <w:szCs w:val="20"/>
              </w:rPr>
              <m:t>T</m:t>
            </m:r>
          </m:e>
          <m:sub>
            <m:r>
              <m:rPr>
                <m:sty m:val="p"/>
              </m:rPr>
              <w:rPr>
                <w:rFonts w:ascii="Cambria Math" w:hAnsi="Cambria Math"/>
                <w:sz w:val="20"/>
                <w:szCs w:val="20"/>
              </w:rPr>
              <m:t>2</m:t>
            </m:r>
          </m:sub>
        </m:sSub>
        <m:r>
          <m:rPr>
            <m:sty m:val="p"/>
          </m:rPr>
          <w:rPr>
            <w:rFonts w:ascii="Cambria Math" w:hAnsi="Cambria Math"/>
            <w:sz w:val="20"/>
            <w:szCs w:val="20"/>
          </w:rPr>
          <m:t>&lt;</m:t>
        </m:r>
        <m:sSub>
          <m:sSubPr>
            <m:ctrlPr>
              <w:rPr>
                <w:rFonts w:ascii="Cambria Math" w:hAnsi="Cambria Math"/>
                <w:sz w:val="20"/>
                <w:szCs w:val="20"/>
              </w:rPr>
            </m:ctrlPr>
          </m:sSubPr>
          <m:e>
            <m:r>
              <w:rPr>
                <w:rFonts w:ascii="Cambria Math" w:hAnsi="Cambria Math"/>
                <w:sz w:val="20"/>
                <w:szCs w:val="20"/>
              </w:rPr>
              <m:t>T</m:t>
            </m:r>
          </m:e>
          <m:sub>
            <m:r>
              <m:rPr>
                <m:sty m:val="p"/>
              </m:rPr>
              <w:rPr>
                <w:rFonts w:ascii="Cambria Math" w:hAnsi="Cambria Math"/>
                <w:sz w:val="20"/>
                <w:szCs w:val="20"/>
              </w:rPr>
              <m:t>1</m:t>
            </m:r>
          </m:sub>
        </m:sSub>
      </m:oMath>
      <w:r w:rsidR="0043119C" w:rsidRPr="00A535ED">
        <w:rPr>
          <w:rFonts w:hint="eastAsia"/>
          <w:sz w:val="20"/>
          <w:szCs w:val="20"/>
        </w:rPr>
        <w:t>.</w:t>
      </w:r>
    </w:p>
    <w:p w14:paraId="79BFAA4C" w14:textId="066A70C4" w:rsidR="0043119C" w:rsidRPr="00A535ED" w:rsidRDefault="0043119C" w:rsidP="00F13902">
      <w:pPr>
        <w:pStyle w:val="a4"/>
        <w:shd w:val="clear" w:color="auto" w:fill="FFFFFF"/>
        <w:ind w:firstLineChars="200" w:firstLine="400"/>
        <w:jc w:val="both"/>
        <w:rPr>
          <w:noProof/>
          <w:sz w:val="20"/>
          <w:szCs w:val="20"/>
        </w:rPr>
      </w:pPr>
      <w:r w:rsidRPr="0043119C">
        <w:rPr>
          <w:noProof/>
          <w:sz w:val="20"/>
          <w:szCs w:val="20"/>
        </w:rPr>
        <w:t xml:space="preserve">The emitted photon is considered to contain angular momentum of </w:t>
      </w:r>
      <m:oMath>
        <m:r>
          <w:rPr>
            <w:rFonts w:ascii="Cambria Math" w:hAnsi="Cambria Math"/>
            <w:noProof/>
            <w:sz w:val="20"/>
            <w:szCs w:val="20"/>
          </w:rPr>
          <m:t>nℏ</m:t>
        </m:r>
      </m:oMath>
      <w:r w:rsidRPr="0043119C">
        <w:rPr>
          <w:noProof/>
          <w:sz w:val="20"/>
          <w:szCs w:val="20"/>
        </w:rPr>
        <w:t xml:space="preserve">, and the angular momentum of the cyclotron electron before and after emitting the photon is </w:t>
      </w:r>
      <m:oMath>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1</m:t>
            </m:r>
          </m:sub>
        </m:sSub>
      </m:oMath>
      <w:r w:rsidRPr="00A535ED">
        <w:rPr>
          <w:noProof/>
          <w:sz w:val="20"/>
          <w:szCs w:val="20"/>
        </w:rPr>
        <w:t xml:space="preserve"> and </w:t>
      </w:r>
      <m:oMath>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2</m:t>
            </m:r>
          </m:sub>
        </m:sSub>
      </m:oMath>
      <w:r w:rsidRPr="00A535ED">
        <w:rPr>
          <w:noProof/>
          <w:sz w:val="20"/>
          <w:szCs w:val="20"/>
        </w:rPr>
        <w:t xml:space="preserve">, </w:t>
      </w:r>
      <w:r w:rsidRPr="0043119C">
        <w:rPr>
          <w:noProof/>
          <w:sz w:val="20"/>
          <w:szCs w:val="20"/>
        </w:rPr>
        <w:t xml:space="preserve">respectively. Since the magnetic field is aligned along the z-direction, the angular momentum should be equal to </w:t>
      </w: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oMath>
      <w:r w:rsidRPr="0043119C">
        <w:rPr>
          <w:noProof/>
          <w:sz w:val="20"/>
          <w:szCs w:val="20"/>
        </w:rPr>
        <w:t>.</w:t>
      </w:r>
    </w:p>
    <w:p w14:paraId="549C72FF" w14:textId="77777777" w:rsidR="0043119C" w:rsidRPr="00A535ED" w:rsidRDefault="0043119C" w:rsidP="0043119C">
      <w:pPr>
        <w:pStyle w:val="a4"/>
        <w:shd w:val="clear" w:color="auto" w:fill="FFFFFF"/>
        <w:ind w:firstLine="360"/>
        <w:jc w:val="both"/>
        <w:rPr>
          <w:noProof/>
          <w:sz w:val="20"/>
          <w:szCs w:val="20"/>
        </w:rPr>
      </w:pPr>
      <w:r w:rsidRPr="00A535ED">
        <w:rPr>
          <w:noProof/>
          <w:sz w:val="20"/>
          <w:szCs w:val="20"/>
        </w:rPr>
        <w:t xml:space="preserve">According to the quantum theory, the electron wave in the static magnetic field can be presentated as Eq. 5. </w:t>
      </w:r>
    </w:p>
    <w:p w14:paraId="663AE06F" w14:textId="0F7E3B50" w:rsidR="0043119C" w:rsidRPr="0043119C" w:rsidRDefault="0043119C" w:rsidP="0043119C">
      <w:pPr>
        <w:pStyle w:val="a4"/>
        <w:shd w:val="clear" w:color="auto" w:fill="FFFFFF"/>
        <w:ind w:firstLine="360"/>
        <w:jc w:val="right"/>
        <w:rPr>
          <w:noProof/>
          <w:sz w:val="20"/>
          <w:szCs w:val="20"/>
        </w:rPr>
      </w:pPr>
      <m:oMath>
        <m:r>
          <m:rPr>
            <m:sty m:val="p"/>
          </m:rPr>
          <w:rPr>
            <w:rFonts w:ascii="Cambria Math" w:hAnsi="Cambria Math" w:cs="Cambria Math"/>
            <w:noProof/>
            <w:sz w:val="20"/>
            <w:szCs w:val="20"/>
          </w:rPr>
          <m:t>Ψ</m:t>
        </m:r>
        <m:r>
          <m:rPr>
            <m:sty m:val="p"/>
          </m:rPr>
          <w:rPr>
            <w:rFonts w:ascii="Cambria Math" w:hAnsi="Cambria Math"/>
            <w:noProof/>
            <w:sz w:val="20"/>
            <w:szCs w:val="20"/>
          </w:rPr>
          <m:t>=</m:t>
        </m:r>
        <m:sSub>
          <m:sSubPr>
            <m:ctrlPr>
              <w:rPr>
                <w:rFonts w:ascii="Cambria Math" w:hAnsi="Cambria Math"/>
                <w:sz w:val="20"/>
                <w:szCs w:val="20"/>
              </w:rPr>
            </m:ctrlPr>
          </m:sSubPr>
          <m:e>
            <m:r>
              <m:rPr>
                <m:sty m:val="p"/>
              </m:rPr>
              <w:rPr>
                <w:rFonts w:ascii="Cambria Math" w:hAnsi="Cambria Math" w:cs="Cambria Math"/>
                <w:noProof/>
                <w:sz w:val="20"/>
                <w:szCs w:val="20"/>
              </w:rPr>
              <m:t>Ψ</m:t>
            </m:r>
          </m:e>
          <m:sub>
            <m:r>
              <m:rPr>
                <m:sty m:val="p"/>
              </m:rPr>
              <w:rPr>
                <w:rFonts w:ascii="Cambria Math" w:hAnsi="Cambria Math"/>
                <w:noProof/>
                <w:sz w:val="20"/>
                <w:szCs w:val="20"/>
              </w:rPr>
              <m:t>0</m:t>
            </m:r>
          </m:sub>
        </m:sSub>
        <m:sSup>
          <m:sSupPr>
            <m:ctrlPr>
              <w:rPr>
                <w:rFonts w:ascii="Cambria Math" w:hAnsi="Cambria Math"/>
                <w:sz w:val="20"/>
                <w:szCs w:val="20"/>
              </w:rPr>
            </m:ctrlPr>
          </m:sSupPr>
          <m:e>
            <m:r>
              <w:rPr>
                <w:rFonts w:ascii="Cambria Math" w:hAnsi="Cambria Math"/>
                <w:noProof/>
                <w:sz w:val="20"/>
                <w:szCs w:val="20"/>
              </w:rPr>
              <m:t>e</m:t>
            </m:r>
          </m:e>
          <m:sup>
            <m:f>
              <m:fPr>
                <m:ctrlPr>
                  <w:rPr>
                    <w:rFonts w:ascii="Cambria Math" w:hAnsi="Cambria Math"/>
                    <w:sz w:val="20"/>
                    <w:szCs w:val="20"/>
                  </w:rPr>
                </m:ctrlPr>
              </m:fPr>
              <m:num>
                <m:r>
                  <w:rPr>
                    <w:rFonts w:ascii="Cambria Math" w:hAnsi="Cambria Math"/>
                    <w:noProof/>
                    <w:sz w:val="20"/>
                    <w:szCs w:val="20"/>
                  </w:rPr>
                  <m:t>i</m:t>
                </m:r>
              </m:num>
              <m:den>
                <m:r>
                  <w:rPr>
                    <w:rFonts w:ascii="Cambria Math" w:hAnsi="Cambria Math"/>
                    <w:noProof/>
                    <w:sz w:val="20"/>
                    <w:szCs w:val="20"/>
                  </w:rPr>
                  <m:t>ℏ</m:t>
                </m:r>
              </m:den>
            </m:f>
            <m:r>
              <m:rPr>
                <m:sty m:val="p"/>
              </m:rPr>
              <w:rPr>
                <w:rFonts w:ascii="Cambria Math" w:hAnsi="Cambria Math"/>
                <w:noProof/>
                <w:sz w:val="20"/>
                <w:szCs w:val="20"/>
              </w:rPr>
              <m:t>(</m:t>
            </m:r>
            <m:r>
              <m:rPr>
                <m:sty m:val="bi"/>
              </m:rPr>
              <w:rPr>
                <w:rFonts w:ascii="Cambria Math" w:hAnsi="Cambria Math"/>
                <w:noProof/>
                <w:sz w:val="20"/>
                <w:szCs w:val="20"/>
              </w:rPr>
              <m:t>p</m:t>
            </m:r>
            <m:r>
              <w:rPr>
                <w:rFonts w:ascii="Cambria Math" w:hAnsi="Cambria Math"/>
                <w:noProof/>
                <w:sz w:val="20"/>
                <w:szCs w:val="20"/>
              </w:rPr>
              <m:t>-e</m:t>
            </m:r>
            <m:r>
              <m:rPr>
                <m:sty m:val="bi"/>
              </m:rPr>
              <w:rPr>
                <w:rFonts w:ascii="Cambria Math" w:hAnsi="Cambria Math"/>
                <w:noProof/>
                <w:sz w:val="20"/>
                <w:szCs w:val="20"/>
              </w:rPr>
              <m:t>A</m:t>
            </m:r>
            <m:r>
              <m:rPr>
                <m:sty m:val="p"/>
              </m:rPr>
              <w:rPr>
                <w:rFonts w:ascii="Cambria Math" w:hAnsi="Cambria Math"/>
                <w:noProof/>
                <w:sz w:val="20"/>
                <w:szCs w:val="20"/>
              </w:rPr>
              <m:t>)</m:t>
            </m:r>
            <m:r>
              <w:rPr>
                <w:rFonts w:ascii="Cambria Math" w:hAnsi="Cambria Math"/>
                <w:noProof/>
                <w:sz w:val="20"/>
                <w:szCs w:val="20"/>
              </w:rPr>
              <m:t>⋅</m:t>
            </m:r>
            <m:r>
              <m:rPr>
                <m:sty m:val="bi"/>
              </m:rPr>
              <w:rPr>
                <w:rFonts w:ascii="Cambria Math" w:hAnsi="Cambria Math"/>
                <w:noProof/>
                <w:sz w:val="20"/>
                <w:szCs w:val="20"/>
              </w:rPr>
              <m:t>s</m:t>
            </m:r>
          </m:sup>
        </m:sSup>
      </m:oMath>
      <w:r w:rsidRPr="00A535ED">
        <w:rPr>
          <w:noProof/>
          <w:sz w:val="20"/>
          <w:szCs w:val="20"/>
        </w:rPr>
        <w:tab/>
      </w:r>
      <w:r w:rsidRPr="00A535ED">
        <w:rPr>
          <w:noProof/>
          <w:sz w:val="20"/>
          <w:szCs w:val="20"/>
        </w:rPr>
        <w:tab/>
      </w:r>
      <w:r w:rsidRPr="00A535ED">
        <w:rPr>
          <w:noProof/>
          <w:sz w:val="20"/>
          <w:szCs w:val="20"/>
        </w:rPr>
        <w:tab/>
        <w:t>(5)</w:t>
      </w:r>
    </w:p>
    <w:p w14:paraId="0FDA05B4" w14:textId="6656ED92" w:rsidR="0043119C" w:rsidRPr="00A535ED" w:rsidRDefault="0043119C" w:rsidP="00344BE5">
      <w:pPr>
        <w:pStyle w:val="a4"/>
        <w:shd w:val="clear" w:color="auto" w:fill="FFFFFF"/>
        <w:ind w:firstLine="360"/>
        <w:jc w:val="both"/>
        <w:rPr>
          <w:noProof/>
          <w:sz w:val="20"/>
          <w:szCs w:val="20"/>
        </w:rPr>
      </w:pPr>
      <w:r w:rsidRPr="00A535ED">
        <w:rPr>
          <w:noProof/>
          <w:sz w:val="20"/>
          <w:szCs w:val="20"/>
        </w:rPr>
        <w:t xml:space="preserve">With the term </w:t>
      </w:r>
      <m:oMath>
        <m:sSub>
          <m:sSubPr>
            <m:ctrlPr>
              <w:rPr>
                <w:rFonts w:ascii="Cambria Math" w:hAnsi="Cambria Math"/>
                <w:sz w:val="20"/>
                <w:szCs w:val="20"/>
              </w:rPr>
            </m:ctrlPr>
          </m:sSubPr>
          <m:e>
            <m:r>
              <m:rPr>
                <m:sty m:val="p"/>
              </m:rPr>
              <w:rPr>
                <w:rFonts w:ascii="Cambria Math" w:hAnsi="Cambria Math" w:cs="Cambria Math"/>
                <w:noProof/>
                <w:sz w:val="20"/>
                <w:szCs w:val="20"/>
              </w:rPr>
              <m:t>Ψ</m:t>
            </m:r>
          </m:e>
          <m:sub>
            <m:r>
              <m:rPr>
                <m:sty m:val="p"/>
              </m:rPr>
              <w:rPr>
                <w:rFonts w:ascii="Cambria Math" w:hAnsi="Cambria Math"/>
                <w:noProof/>
                <w:sz w:val="20"/>
                <w:szCs w:val="20"/>
              </w:rPr>
              <m:t>0</m:t>
            </m:r>
          </m:sub>
        </m:sSub>
      </m:oMath>
      <w:r w:rsidRPr="00A535ED">
        <w:rPr>
          <w:noProof/>
          <w:sz w:val="20"/>
          <w:szCs w:val="20"/>
        </w:rPr>
        <w:t xml:space="preserve"> is a normalized coefficient, A is the vector potential and s is the position.</w:t>
      </w:r>
    </w:p>
    <w:p w14:paraId="4A7D766A" w14:textId="7B902A3E" w:rsidR="0043119C" w:rsidRPr="00A535ED" w:rsidRDefault="0043119C" w:rsidP="00344BE5">
      <w:pPr>
        <w:pStyle w:val="a4"/>
        <w:shd w:val="clear" w:color="auto" w:fill="FFFFFF"/>
        <w:ind w:firstLine="360"/>
        <w:jc w:val="both"/>
        <w:rPr>
          <w:noProof/>
          <w:sz w:val="20"/>
          <w:szCs w:val="20"/>
        </w:rPr>
      </w:pPr>
      <w:r w:rsidRPr="00A535ED">
        <w:rPr>
          <w:noProof/>
          <w:sz w:val="20"/>
          <w:szCs w:val="20"/>
        </w:rPr>
        <w:t xml:space="preserve">The intrinsic equation of angular momentum in the z-direction has been transformed as Eq. 6. </w:t>
      </w:r>
    </w:p>
    <w:p w14:paraId="29132B61" w14:textId="77777777" w:rsidR="0043119C" w:rsidRPr="00A535ED" w:rsidRDefault="0043119C" w:rsidP="0043119C">
      <w:pPr>
        <w:tabs>
          <w:tab w:val="center" w:pos="4800"/>
          <w:tab w:val="right" w:pos="9500"/>
        </w:tabs>
        <w:ind w:firstLine="720"/>
        <w:rPr>
          <w:noProof/>
          <w:sz w:val="20"/>
          <w:szCs w:val="20"/>
        </w:rPr>
      </w:pPr>
      <m:oMath>
        <m:r>
          <w:rPr>
            <w:rFonts w:ascii="Cambria Math" w:hAnsi="Cambria Math"/>
            <w:noProof/>
            <w:sz w:val="20"/>
            <w:szCs w:val="20"/>
          </w:rPr>
          <m:t>-iℏ</m:t>
        </m:r>
        <m:f>
          <m:fPr>
            <m:ctrlPr>
              <w:rPr>
                <w:rFonts w:ascii="Cambria Math" w:hAnsi="Cambria Math"/>
                <w:sz w:val="20"/>
                <w:szCs w:val="20"/>
              </w:rPr>
            </m:ctrlPr>
          </m:fPr>
          <m:num>
            <m:r>
              <w:rPr>
                <w:rFonts w:ascii="Cambria Math" w:hAnsi="Cambria Math"/>
                <w:noProof/>
                <w:sz w:val="20"/>
                <w:szCs w:val="20"/>
              </w:rPr>
              <m:t>∂</m:t>
            </m:r>
          </m:num>
          <m:den>
            <m:r>
              <w:rPr>
                <w:rFonts w:ascii="Cambria Math" w:hAnsi="Cambria Math"/>
                <w:noProof/>
                <w:sz w:val="20"/>
                <w:szCs w:val="20"/>
              </w:rPr>
              <m:t>∂</m:t>
            </m:r>
            <m:r>
              <w:rPr>
                <w:rFonts w:ascii="Cambria Math" w:hAnsi="Cambria Math" w:cs="Cambria Math"/>
                <w:noProof/>
                <w:sz w:val="20"/>
                <w:szCs w:val="20"/>
              </w:rPr>
              <m:t>φ</m:t>
            </m:r>
          </m:den>
        </m:f>
        <m:r>
          <m:rPr>
            <m:sty m:val="p"/>
          </m:rPr>
          <w:rPr>
            <w:rFonts w:ascii="Cambria Math" w:hAnsi="Cambria Math" w:cs="Cambria Math"/>
            <w:noProof/>
            <w:sz w:val="20"/>
            <w:szCs w:val="20"/>
          </w:rPr>
          <m:t>Ψ</m:t>
        </m:r>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noProof/>
            <w:sz w:val="20"/>
            <w:szCs w:val="20"/>
          </w:rPr>
          <m:t>r</m:t>
        </m:r>
        <m:r>
          <m:rPr>
            <m:sty m:val="p"/>
          </m:rPr>
          <w:rPr>
            <w:rFonts w:ascii="Cambria Math" w:hAnsi="Cambria Math" w:cs="Cambria Math"/>
            <w:noProof/>
            <w:sz w:val="20"/>
            <w:szCs w:val="20"/>
          </w:rPr>
          <m:t>Ψ</m:t>
        </m:r>
      </m:oMath>
      <w:r w:rsidRPr="00A535ED">
        <w:rPr>
          <w:noProof/>
          <w:sz w:val="20"/>
          <w:szCs w:val="20"/>
        </w:rPr>
        <w:tab/>
        <w:t>(6)</w:t>
      </w:r>
    </w:p>
    <w:p w14:paraId="5846A41F" w14:textId="74DCD6F8" w:rsidR="0043119C" w:rsidRPr="00A535ED" w:rsidRDefault="00000000" w:rsidP="0043119C">
      <w:pPr>
        <w:pStyle w:val="a4"/>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noProof/>
            <w:sz w:val="20"/>
            <w:szCs w:val="20"/>
          </w:rPr>
          <m:t>r</m:t>
        </m:r>
      </m:oMath>
      <w:r w:rsidR="0043119C" w:rsidRPr="00A535ED">
        <w:rPr>
          <w:noProof/>
          <w:sz w:val="20"/>
          <w:szCs w:val="20"/>
        </w:rPr>
        <w:tab/>
      </w:r>
      <w:r w:rsidR="0043119C" w:rsidRPr="00A535ED">
        <w:rPr>
          <w:noProof/>
          <w:sz w:val="20"/>
          <w:szCs w:val="20"/>
        </w:rPr>
        <w:tab/>
      </w:r>
      <w:r w:rsidR="0043119C" w:rsidRPr="00A535ED">
        <w:rPr>
          <w:noProof/>
          <w:sz w:val="20"/>
          <w:szCs w:val="20"/>
        </w:rPr>
        <w:tab/>
        <w:t>(7)</w:t>
      </w:r>
    </w:p>
    <w:p w14:paraId="00D508FB" w14:textId="0A6633BF" w:rsidR="0043119C" w:rsidRPr="00A535ED" w:rsidRDefault="0043119C" w:rsidP="00344BE5">
      <w:pPr>
        <w:pStyle w:val="a4"/>
        <w:shd w:val="clear" w:color="auto" w:fill="FFFFFF"/>
        <w:ind w:firstLine="360"/>
        <w:jc w:val="both"/>
        <w:rPr>
          <w:noProof/>
          <w:sz w:val="20"/>
          <w:szCs w:val="20"/>
        </w:rPr>
      </w:pPr>
      <w:r w:rsidRPr="00A535ED">
        <w:rPr>
          <w:noProof/>
          <w:sz w:val="20"/>
          <w:szCs w:val="20"/>
        </w:rPr>
        <w:t xml:space="preserve">With </w:t>
      </w:r>
      <m:oMath>
        <m:sSub>
          <m:sSubPr>
            <m:ctrlPr>
              <w:rPr>
                <w:rFonts w:ascii="Cambria Math" w:hAnsi="Cambria Math"/>
                <w:sz w:val="20"/>
                <w:szCs w:val="20"/>
              </w:rPr>
            </m:ctrlPr>
          </m:sSubPr>
          <m:e>
            <m:r>
              <w:rPr>
                <w:rFonts w:ascii="Cambria Math" w:hAnsi="Cambria Math"/>
                <w:noProof/>
                <w:sz w:val="20"/>
                <w:szCs w:val="20"/>
              </w:rPr>
              <m:t>p</m:t>
            </m:r>
          </m:e>
          <m:sub>
            <m: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A</m:t>
            </m:r>
          </m:e>
          <m:sub>
            <m:r>
              <w:rPr>
                <w:rFonts w:ascii="Cambria Math" w:hAnsi="Cambria Math" w:cs="Cambria Math"/>
                <w:noProof/>
                <w:sz w:val="20"/>
                <w:szCs w:val="20"/>
              </w:rPr>
              <m:t>φ</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r</m:t>
            </m:r>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num>
          <m:den>
            <m:r>
              <m:rPr>
                <m:sty m:val="p"/>
              </m:rPr>
              <w:rPr>
                <w:rFonts w:ascii="Cambria Math" w:hAnsi="Cambria Math"/>
                <w:noProof/>
                <w:sz w:val="20"/>
                <w:szCs w:val="20"/>
              </w:rPr>
              <m:t>2</m:t>
            </m:r>
          </m:den>
        </m:f>
      </m:oMath>
      <w:r w:rsidRPr="00A535ED">
        <w:rPr>
          <w:noProof/>
          <w:sz w:val="20"/>
          <w:szCs w:val="20"/>
        </w:rPr>
        <w:t xml:space="preserve"> ,and </w:t>
      </w:r>
      <m:oMath>
        <m:r>
          <w:rPr>
            <w:rFonts w:ascii="Cambria Math" w:hAnsi="Cambria Math"/>
            <w:noProof/>
            <w:sz w:val="20"/>
            <w:szCs w:val="20"/>
          </w:rPr>
          <m:t>r</m:t>
        </m:r>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num>
          <m:den>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r>
              <w:rPr>
                <w:rFonts w:ascii="Cambria Math" w:hAnsi="Cambria Math"/>
                <w:noProof/>
                <w:sz w:val="20"/>
                <w:szCs w:val="20"/>
              </w:rPr>
              <m:t>e</m:t>
            </m:r>
          </m:den>
        </m:f>
      </m:oMath>
      <w:r w:rsidRPr="00A535ED">
        <w:rPr>
          <w:noProof/>
          <w:sz w:val="20"/>
          <w:szCs w:val="20"/>
        </w:rPr>
        <w:t>, the Eq.7 is presentated as E</w:t>
      </w:r>
      <w:r w:rsidR="004659E4" w:rsidRPr="00A535ED">
        <w:rPr>
          <w:noProof/>
          <w:sz w:val="20"/>
          <w:szCs w:val="20"/>
        </w:rPr>
        <w:t xml:space="preserve">q. 8. </w:t>
      </w:r>
    </w:p>
    <w:p w14:paraId="54DF11C2" w14:textId="7CF2420D" w:rsidR="0043119C" w:rsidRPr="00A535ED" w:rsidRDefault="00000000" w:rsidP="004659E4">
      <w:pPr>
        <w:pStyle w:val="a4"/>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Sup>
              <m:sSubSupPr>
                <m:ctrlPr>
                  <w:rPr>
                    <w:rFonts w:ascii="Cambria Math" w:hAnsi="Cambria Math"/>
                    <w:sz w:val="20"/>
                    <w:szCs w:val="20"/>
                  </w:rPr>
                </m:ctrlPr>
              </m:sSubSupPr>
              <m:e>
                <m:r>
                  <w:rPr>
                    <w:rFonts w:ascii="Cambria Math" w:hAnsi="Cambria Math"/>
                    <w:noProof/>
                    <w:sz w:val="20"/>
                    <w:szCs w:val="20"/>
                  </w:rPr>
                  <m:t>v</m:t>
                </m:r>
              </m:e>
              <m:sub>
                <m:r>
                  <w:rPr>
                    <w:rFonts w:ascii="Cambria Math" w:hAnsi="Cambria Math"/>
                    <w:noProof/>
                    <w:sz w:val="20"/>
                    <w:szCs w:val="20"/>
                  </w:rPr>
                  <m:t>⊥</m:t>
                </m:r>
              </m:sub>
              <m:sup>
                <m:r>
                  <m:rPr>
                    <m:sty m:val="p"/>
                  </m:rPr>
                  <w:rPr>
                    <w:rFonts w:ascii="Cambria Math" w:hAnsi="Cambria Math"/>
                    <w:noProof/>
                    <w:sz w:val="20"/>
                    <w:szCs w:val="20"/>
                  </w:rPr>
                  <m:t>2</m:t>
                </m:r>
              </m:sup>
            </m:sSubSup>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U</m:t>
            </m:r>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 xml:space="preserve">   </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eB</m:t>
            </m:r>
          </m:num>
          <m:den>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r>
              <w:rPr>
                <w:rFonts w:ascii="Cambria Math" w:hAnsi="Cambria Math" w:cs="Cambria Math"/>
                <w:noProof/>
                <w:sz w:val="20"/>
                <w:szCs w:val="20"/>
              </w:rPr>
              <m:t>γ</m:t>
            </m:r>
          </m:den>
        </m:f>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num>
          <m:den>
            <m:r>
              <w:rPr>
                <w:rFonts w:ascii="Cambria Math" w:hAnsi="Cambria Math" w:cs="Cambria Math"/>
                <w:noProof/>
                <w:sz w:val="20"/>
                <w:szCs w:val="20"/>
              </w:rPr>
              <m:t>γ</m:t>
            </m:r>
          </m:den>
        </m:f>
      </m:oMath>
      <w:r w:rsidR="0043119C" w:rsidRPr="00A535ED">
        <w:rPr>
          <w:noProof/>
          <w:sz w:val="20"/>
          <w:szCs w:val="20"/>
        </w:rPr>
        <w:tab/>
      </w:r>
      <w:r w:rsidR="004659E4" w:rsidRPr="00A535ED">
        <w:rPr>
          <w:noProof/>
          <w:sz w:val="20"/>
          <w:szCs w:val="20"/>
        </w:rPr>
        <w:tab/>
      </w:r>
      <w:r w:rsidR="0043119C" w:rsidRPr="00A535ED">
        <w:rPr>
          <w:noProof/>
          <w:sz w:val="20"/>
          <w:szCs w:val="20"/>
        </w:rPr>
        <w:t>(8)</w:t>
      </w:r>
    </w:p>
    <w:p w14:paraId="16EDA25F" w14:textId="14DEAC2B" w:rsidR="004659E4" w:rsidRPr="00A535ED" w:rsidRDefault="004659E4" w:rsidP="004659E4">
      <w:pPr>
        <w:pStyle w:val="a4"/>
        <w:shd w:val="clear" w:color="auto" w:fill="FFFFFF"/>
        <w:ind w:firstLine="360"/>
        <w:jc w:val="both"/>
        <w:rPr>
          <w:noProof/>
          <w:sz w:val="20"/>
          <w:szCs w:val="20"/>
        </w:rPr>
      </w:pPr>
      <w:r w:rsidRPr="00A535ED">
        <w:rPr>
          <w:noProof/>
          <w:sz w:val="20"/>
          <w:szCs w:val="20"/>
        </w:rPr>
        <w:lastRenderedPageBreak/>
        <w:t xml:space="preserve">With </w:t>
      </w:r>
      <m:oMath>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oMath>
      <w:r w:rsidRPr="00A535ED">
        <w:rPr>
          <w:noProof/>
          <w:sz w:val="20"/>
          <w:szCs w:val="20"/>
        </w:rPr>
        <w:t xml:space="preserve"> is the electron rest mass, </w:t>
      </w:r>
      <m:oMath>
        <m:r>
          <w:rPr>
            <w:rFonts w:ascii="Cambria Math" w:hAnsi="Cambria Math" w:cs="Cambria Math"/>
            <w:noProof/>
            <w:sz w:val="20"/>
            <w:szCs w:val="20"/>
          </w:rPr>
          <m:t>γ</m:t>
        </m:r>
      </m:oMath>
      <w:r w:rsidRPr="00A535ED">
        <w:rPr>
          <w:noProof/>
          <w:sz w:val="20"/>
          <w:szCs w:val="20"/>
        </w:rPr>
        <w:t xml:space="preserve"> is the Lorentz factor and </w:t>
      </w:r>
      <m:oMath>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oMath>
      <w:r w:rsidRPr="00A535ED">
        <w:rPr>
          <w:noProof/>
          <w:sz w:val="20"/>
          <w:szCs w:val="20"/>
        </w:rPr>
        <w:t xml:space="preserve"> is the electron cyclotron frequency</w:t>
      </w:r>
      <w:r w:rsidR="00F13902">
        <w:rPr>
          <w:rFonts w:hint="eastAsia"/>
          <w:noProof/>
          <w:sz w:val="20"/>
          <w:szCs w:val="20"/>
        </w:rPr>
        <w:t xml:space="preserve"> in rest frame</w:t>
      </w:r>
      <w:r w:rsidRPr="00A535ED">
        <w:rPr>
          <w:noProof/>
          <w:sz w:val="20"/>
          <w:szCs w:val="20"/>
        </w:rPr>
        <w:t xml:space="preserve">. </w:t>
      </w:r>
    </w:p>
    <w:p w14:paraId="3A1034EF" w14:textId="4416D8BA" w:rsidR="004659E4" w:rsidRPr="00A535ED" w:rsidRDefault="004659E4" w:rsidP="004659E4">
      <w:pPr>
        <w:pStyle w:val="a4"/>
        <w:shd w:val="clear" w:color="auto" w:fill="FFFFFF"/>
        <w:ind w:firstLine="360"/>
        <w:jc w:val="both"/>
        <w:rPr>
          <w:noProof/>
          <w:sz w:val="20"/>
          <w:szCs w:val="20"/>
        </w:rPr>
      </w:pPr>
      <w:r w:rsidRPr="00A535ED">
        <w:rPr>
          <w:noProof/>
          <w:sz w:val="20"/>
          <w:szCs w:val="20"/>
        </w:rPr>
        <w:t xml:space="preserve">The variation in the angular momentum of the electron along z is presented as Eq. 9. </w:t>
      </w:r>
    </w:p>
    <w:p w14:paraId="7DD9E7EE" w14:textId="1BC51C73" w:rsidR="004659E4" w:rsidRPr="00A535ED" w:rsidRDefault="004659E4" w:rsidP="004659E4">
      <w:pPr>
        <w:pStyle w:val="a4"/>
        <w:shd w:val="clear" w:color="auto" w:fill="FFFFFF"/>
        <w:ind w:firstLine="360"/>
        <w:jc w:val="right"/>
        <w:rPr>
          <w:noProof/>
          <w:sz w:val="20"/>
          <w:szCs w:val="20"/>
        </w:rPr>
      </w:pP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1</m:t>
            </m:r>
          </m:sub>
        </m:sSub>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m:r>
          <w:rPr>
            <w:rFonts w:ascii="Cambria Math" w:hAnsi="Cambria Math"/>
            <w:noProof/>
            <w:sz w:val="20"/>
            <w:szCs w:val="20"/>
          </w:rPr>
          <m:t>mℏ</m:t>
        </m:r>
      </m:oMath>
      <w:r w:rsidRPr="00A535ED">
        <w:rPr>
          <w:noProof/>
          <w:sz w:val="20"/>
          <w:szCs w:val="20"/>
        </w:rPr>
        <w:tab/>
        <w:t>(9)</w:t>
      </w:r>
    </w:p>
    <w:p w14:paraId="2EE8EE91" w14:textId="31F389B7" w:rsidR="004659E4" w:rsidRPr="00A535ED" w:rsidRDefault="004659E4" w:rsidP="004659E4">
      <w:pPr>
        <w:pStyle w:val="a4"/>
        <w:shd w:val="clear" w:color="auto" w:fill="FFFFFF"/>
        <w:ind w:firstLine="360"/>
        <w:jc w:val="both"/>
        <w:rPr>
          <w:noProof/>
          <w:sz w:val="20"/>
          <w:szCs w:val="20"/>
        </w:rPr>
      </w:pPr>
      <w:r w:rsidRPr="00A535ED">
        <w:rPr>
          <w:noProof/>
          <w:sz w:val="20"/>
          <w:szCs w:val="20"/>
        </w:rPr>
        <w:t>With m is the number of photon’s angular momentum in z direction.</w:t>
      </w:r>
    </w:p>
    <w:p w14:paraId="37B387E4" w14:textId="1D1DA3C1" w:rsidR="000F49A2" w:rsidRDefault="004659E4" w:rsidP="000F49A2">
      <w:pPr>
        <w:pStyle w:val="a4"/>
        <w:shd w:val="clear" w:color="auto" w:fill="FFFFFF"/>
        <w:ind w:firstLine="360"/>
        <w:jc w:val="both"/>
        <w:rPr>
          <w:noProof/>
          <w:sz w:val="20"/>
          <w:szCs w:val="20"/>
        </w:rPr>
      </w:pPr>
      <w:r w:rsidRPr="00A535ED">
        <w:rPr>
          <w:noProof/>
          <w:sz w:val="20"/>
          <w:szCs w:val="20"/>
          <w:highlight w:val="yellow"/>
        </w:rPr>
        <w:t>Add one sentence, why we have this equation.</w:t>
      </w:r>
    </w:p>
    <w:p w14:paraId="011954CD" w14:textId="6FEB49CF" w:rsidR="000F49A2" w:rsidRPr="00A535ED" w:rsidRDefault="000F49A2" w:rsidP="000F49A2">
      <w:pPr>
        <w:pStyle w:val="a4"/>
        <w:shd w:val="clear" w:color="auto" w:fill="FFFFFF"/>
        <w:ind w:firstLineChars="200" w:firstLine="400"/>
        <w:jc w:val="both"/>
        <w:rPr>
          <w:rFonts w:hint="eastAsia"/>
          <w:noProof/>
          <w:sz w:val="20"/>
          <w:szCs w:val="20"/>
        </w:rPr>
      </w:pPr>
      <w:r>
        <w:rPr>
          <w:rFonts w:hint="eastAsia"/>
          <w:noProof/>
          <w:sz w:val="20"/>
          <w:szCs w:val="20"/>
        </w:rPr>
        <w:t xml:space="preserve">Consider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oMath>
      <w:r>
        <w:rPr>
          <w:rFonts w:hint="eastAsia"/>
          <w:noProof/>
          <w:sz w:val="20"/>
          <w:szCs w:val="20"/>
        </w:rPr>
        <w:t>,according to Eq.(9),we have</w:t>
      </w:r>
    </w:p>
    <w:p w14:paraId="35D92AFE" w14:textId="5580A296" w:rsidR="004659E4" w:rsidRPr="00A535ED" w:rsidRDefault="004659E4" w:rsidP="004659E4">
      <w:pPr>
        <w:pStyle w:val="a4"/>
        <w:shd w:val="clear" w:color="auto" w:fill="FFFFFF"/>
        <w:ind w:firstLine="360"/>
        <w:jc w:val="right"/>
        <w:rPr>
          <w:rFonts w:ascii="Cambria Math" w:hAnsi="Cambria Math" w:cs="Cambria Math"/>
          <w:noProof/>
          <w:sz w:val="20"/>
          <w:szCs w:val="20"/>
        </w:rPr>
      </w:pPr>
      <m:oMath>
        <m:r>
          <m:rPr>
            <m:sty m:val="p"/>
          </m:rPr>
          <w:rPr>
            <w:rFonts w:ascii="Cambria Math" w:hAnsi="Cambria Math" w:cs="Cambria Math"/>
            <w:noProof/>
            <w:sz w:val="20"/>
            <w:szCs w:val="20"/>
          </w:rPr>
          <m:t>Δ</m:t>
        </m:r>
        <m:sSub>
          <m:sSubPr>
            <m:ctrlPr>
              <w:rPr>
                <w:rFonts w:ascii="Cambria Math" w:hAnsi="Cambria Math" w:cs="Cambria Math"/>
                <w:noProof/>
                <w:sz w:val="20"/>
                <w:szCs w:val="20"/>
              </w:rPr>
            </m:ctrlPr>
          </m:sSubPr>
          <m:e>
            <m:r>
              <w:rPr>
                <w:rFonts w:ascii="Cambria Math" w:hAnsi="Cambria Math" w:cs="Cambria Math"/>
                <w:noProof/>
                <w:sz w:val="20"/>
                <w:szCs w:val="20"/>
              </w:rPr>
              <m:t>U</m:t>
            </m:r>
          </m:e>
          <m:sub>
            <m:r>
              <m:rPr>
                <m:sty m:val="p"/>
              </m:rPr>
              <w:rPr>
                <w:rFonts w:ascii="Cambria Math" w:hAnsi="Cambria Math" w:cs="Cambria Math"/>
                <w:noProof/>
                <w:sz w:val="20"/>
                <w:szCs w:val="20"/>
              </w:rPr>
              <m:t>21</m:t>
            </m:r>
          </m:sub>
        </m:sSub>
        <m:r>
          <m:rPr>
            <m:sty m:val="p"/>
          </m:rPr>
          <w:rPr>
            <w:rFonts w:ascii="Cambria Math" w:hAnsi="Cambria Math" w:cs="Cambria Math"/>
            <w:noProof/>
            <w:sz w:val="20"/>
            <w:szCs w:val="20"/>
          </w:rPr>
          <m:t>=</m:t>
        </m:r>
        <m:r>
          <w:rPr>
            <w:rFonts w:ascii="Cambria Math" w:hAnsi="Cambria Math" w:cs="Cambria Math"/>
            <w:noProof/>
            <w:sz w:val="20"/>
            <w:szCs w:val="20"/>
          </w:rPr>
          <m:t>m</m:t>
        </m:r>
        <m:r>
          <m:rPr>
            <m:sty m:val="p"/>
          </m:rPr>
          <w:rPr>
            <w:rFonts w:ascii="Cambria Math" w:hAnsi="Cambria Math" w:cs="Cambria Math"/>
            <w:noProof/>
            <w:sz w:val="20"/>
            <w:szCs w:val="20"/>
          </w:rPr>
          <m:t>ℏ</m:t>
        </m:r>
        <m:sSub>
          <m:sSubPr>
            <m:ctrlPr>
              <w:rPr>
                <w:rFonts w:ascii="Cambria Math" w:hAnsi="Cambria Math" w:cs="Cambria Math"/>
                <w:noProof/>
                <w:sz w:val="20"/>
                <w:szCs w:val="20"/>
              </w:rPr>
            </m:ctrlPr>
          </m:sSubPr>
          <m:e>
            <m:r>
              <w:rPr>
                <w:rFonts w:ascii="Cambria Math" w:hAnsi="Cambria Math" w:cs="Cambria Math"/>
                <w:noProof/>
                <w:sz w:val="20"/>
                <w:szCs w:val="20"/>
              </w:rPr>
              <m:t>ω</m:t>
            </m:r>
          </m:e>
          <m:sub>
            <m:r>
              <w:rPr>
                <w:rFonts w:ascii="Cambria Math" w:hAnsi="Cambria Math" w:cs="Cambria Math"/>
                <w:noProof/>
                <w:sz w:val="20"/>
                <w:szCs w:val="20"/>
              </w:rPr>
              <m:t>ce</m:t>
            </m:r>
          </m:sub>
        </m:sSub>
      </m:oMath>
      <w:r w:rsidRPr="00A535ED">
        <w:rPr>
          <w:rFonts w:ascii="Cambria Math" w:hAnsi="Cambria Math" w:cs="Cambria Math"/>
          <w:noProof/>
          <w:sz w:val="20"/>
          <w:szCs w:val="20"/>
        </w:rPr>
        <w:tab/>
      </w:r>
      <w:r w:rsidRPr="00A535ED">
        <w:rPr>
          <w:rFonts w:ascii="Cambria Math" w:hAnsi="Cambria Math" w:cs="Cambria Math"/>
          <w:noProof/>
          <w:sz w:val="20"/>
          <w:szCs w:val="20"/>
        </w:rPr>
        <w:tab/>
      </w:r>
      <w:r w:rsidRPr="00A535ED">
        <w:rPr>
          <w:rFonts w:ascii="Cambria Math" w:hAnsi="Cambria Math" w:cs="Cambria Math"/>
          <w:noProof/>
          <w:sz w:val="20"/>
          <w:szCs w:val="20"/>
        </w:rPr>
        <w:tab/>
      </w:r>
      <w:r w:rsidRPr="00A535ED">
        <w:rPr>
          <w:rFonts w:ascii="Cambria Math" w:hAnsi="Cambria Math" w:cs="Cambria Math"/>
          <w:noProof/>
          <w:sz w:val="20"/>
          <w:szCs w:val="20"/>
        </w:rPr>
        <w:tab/>
        <w:t>(10)</w:t>
      </w:r>
    </w:p>
    <w:p w14:paraId="74649AB5" w14:textId="121D79BB" w:rsidR="004659E4" w:rsidRPr="00A535ED" w:rsidRDefault="004659E4" w:rsidP="004659E4">
      <w:pPr>
        <w:pStyle w:val="a4"/>
        <w:shd w:val="clear" w:color="auto" w:fill="FFFFFF"/>
        <w:ind w:firstLine="360"/>
        <w:jc w:val="both"/>
        <w:rPr>
          <w:noProof/>
          <w:sz w:val="20"/>
          <w:szCs w:val="20"/>
        </w:rPr>
      </w:pPr>
      <w:r w:rsidRPr="00A535ED">
        <w:rPr>
          <w:noProof/>
          <w:sz w:val="20"/>
          <w:szCs w:val="20"/>
        </w:rPr>
        <w:t xml:space="preserve">According to the Eq. 3 and Eq. 10, the photon could be presented as Eq. 11 and Eq. 12. </w:t>
      </w:r>
    </w:p>
    <w:p w14:paraId="1A664254" w14:textId="72E46EC2" w:rsidR="004659E4" w:rsidRPr="00A535ED" w:rsidRDefault="004659E4" w:rsidP="004659E4">
      <w:pPr>
        <w:pStyle w:val="a4"/>
        <w:shd w:val="clear" w:color="auto" w:fill="FFFFFF"/>
        <w:ind w:firstLine="360"/>
        <w:jc w:val="right"/>
        <w:rPr>
          <w:noProof/>
          <w:sz w:val="20"/>
          <w:szCs w:val="20"/>
        </w:rPr>
      </w:pP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A535ED">
        <w:rPr>
          <w:noProof/>
          <w:sz w:val="20"/>
          <w:szCs w:val="20"/>
        </w:rPr>
        <w:tab/>
      </w:r>
      <w:r w:rsidRPr="00A535ED">
        <w:rPr>
          <w:noProof/>
          <w:sz w:val="20"/>
          <w:szCs w:val="20"/>
        </w:rPr>
        <w:tab/>
      </w:r>
      <w:r w:rsidRPr="00A535ED">
        <w:rPr>
          <w:noProof/>
          <w:sz w:val="20"/>
          <w:szCs w:val="20"/>
        </w:rPr>
        <w:tab/>
        <w:t>(11)</w:t>
      </w:r>
    </w:p>
    <w:p w14:paraId="6ACED33F" w14:textId="4CBE0861" w:rsidR="004659E4" w:rsidRPr="00A535ED" w:rsidRDefault="004659E4" w:rsidP="004659E4">
      <w:pPr>
        <w:pStyle w:val="a4"/>
        <w:shd w:val="clear" w:color="auto" w:fill="FFFFFF"/>
        <w:ind w:firstLine="360"/>
        <w:jc w:val="right"/>
        <w:rPr>
          <w:noProof/>
          <w:sz w:val="20"/>
          <w:szCs w:val="20"/>
        </w:rPr>
      </w:pPr>
      <m:oMath>
        <m:r>
          <w:rPr>
            <w:rFonts w:ascii="Cambria Math" w:hAnsi="Cambria Math" w:cs="Cambria Math"/>
            <w:noProof/>
            <w:sz w:val="20"/>
            <w:szCs w:val="20"/>
          </w:rPr>
          <m:t>ω</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k</m:t>
            </m:r>
          </m:e>
          <m:sub>
            <m:r>
              <w:rPr>
                <w:rFonts w:ascii="Cambria Math" w:hAnsi="Cambria Math"/>
                <w:noProof/>
                <w:sz w:val="20"/>
                <w:szCs w:val="20"/>
              </w:rPr>
              <m:t>z</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w:rPr>
            <w:rFonts w:ascii="Cambria Math" w:hAnsi="Cambria Math"/>
            <w:noProof/>
            <w:sz w:val="20"/>
            <w:szCs w:val="20"/>
          </w:rPr>
          <m:t>-m</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A535ED">
        <w:rPr>
          <w:noProof/>
          <w:sz w:val="20"/>
          <w:szCs w:val="20"/>
        </w:rPr>
        <w:tab/>
      </w:r>
      <w:r w:rsidRPr="00A535ED">
        <w:rPr>
          <w:noProof/>
          <w:sz w:val="20"/>
          <w:szCs w:val="20"/>
        </w:rPr>
        <w:tab/>
      </w:r>
      <w:r w:rsidRPr="00A535ED">
        <w:rPr>
          <w:noProof/>
          <w:sz w:val="20"/>
          <w:szCs w:val="20"/>
        </w:rPr>
        <w:tab/>
      </w:r>
      <w:r w:rsidRPr="00A535ED">
        <w:rPr>
          <w:noProof/>
          <w:sz w:val="20"/>
          <w:szCs w:val="20"/>
        </w:rPr>
        <w:tab/>
        <w:t>(12)</w:t>
      </w:r>
    </w:p>
    <w:p w14:paraId="3E96438E" w14:textId="77777777" w:rsidR="004659E4" w:rsidRPr="00A535ED" w:rsidRDefault="004659E4" w:rsidP="004659E4">
      <w:pPr>
        <w:pStyle w:val="a4"/>
        <w:shd w:val="clear" w:color="auto" w:fill="FFFFFF"/>
        <w:ind w:firstLine="360"/>
        <w:jc w:val="both"/>
        <w:rPr>
          <w:noProof/>
          <w:sz w:val="20"/>
          <w:szCs w:val="20"/>
        </w:rPr>
      </w:pPr>
      <w:r w:rsidRPr="00A535ED">
        <w:rPr>
          <w:noProof/>
          <w:sz w:val="20"/>
          <w:szCs w:val="20"/>
        </w:rPr>
        <w:t xml:space="preserve">Here, </w:t>
      </w: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oMath>
      <w:r w:rsidRPr="00A535ED">
        <w:rPr>
          <w:noProof/>
          <w:sz w:val="20"/>
          <w:szCs w:val="20"/>
        </w:rPr>
        <w:t xml:space="preserve"> represents the loss of kinetic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21</m:t>
            </m:r>
          </m:sub>
        </m:sSub>
      </m:oMath>
      <w:r w:rsidRPr="00A535ED">
        <w:rPr>
          <w:noProof/>
          <w:sz w:val="20"/>
          <w:szCs w:val="20"/>
        </w:rPr>
        <w:t xml:space="preserve">, </w:t>
      </w:r>
      <m:oMath>
        <m:r>
          <w:rPr>
            <w:rFonts w:ascii="Cambria Math" w:hAnsi="Cambria Math"/>
            <w:noProof/>
            <w:sz w:val="20"/>
            <w:szCs w:val="20"/>
          </w:rPr>
          <m:t>ℏ</m:t>
        </m:r>
        <m:r>
          <w:rPr>
            <w:rFonts w:ascii="Cambria Math" w:hAnsi="Cambria Math" w:cs="Cambria Math"/>
            <w:noProof/>
            <w:sz w:val="20"/>
            <w:szCs w:val="20"/>
          </w:rPr>
          <m:t>ω</m:t>
        </m:r>
      </m:oMath>
      <w:r w:rsidRPr="00A535ED">
        <w:rPr>
          <w:noProof/>
          <w:sz w:val="20"/>
          <w:szCs w:val="20"/>
        </w:rPr>
        <w:t xml:space="preserve"> represents the energy of the photon, and </w:t>
      </w:r>
      <m:oMath>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A535ED">
        <w:rPr>
          <w:noProof/>
          <w:sz w:val="20"/>
          <w:szCs w:val="20"/>
        </w:rPr>
        <w:t xml:space="preserve"> represents the change in the electron cyclotron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oMath>
      <w:r w:rsidRPr="00A535ED">
        <w:rPr>
          <w:noProof/>
          <w:sz w:val="20"/>
          <w:szCs w:val="20"/>
        </w:rPr>
        <w:t xml:space="preserve"> (internal energy change). There are three scenarios about the the internal energy changes.</w:t>
      </w:r>
    </w:p>
    <w:p w14:paraId="658D7A10" w14:textId="1AD35DBD" w:rsidR="004659E4" w:rsidRPr="00A535ED" w:rsidRDefault="004659E4" w:rsidP="004659E4">
      <w:pPr>
        <w:pStyle w:val="a4"/>
        <w:numPr>
          <w:ilvl w:val="0"/>
          <w:numId w:val="13"/>
        </w:numPr>
        <w:shd w:val="clear" w:color="auto" w:fill="FFFFFF"/>
        <w:jc w:val="both"/>
        <w:rPr>
          <w:noProof/>
          <w:sz w:val="20"/>
          <w:szCs w:val="20"/>
        </w:rPr>
      </w:pPr>
      <w:r w:rsidRPr="00A535ED">
        <w:rPr>
          <w:noProof/>
          <w:sz w:val="20"/>
          <w:szCs w:val="20"/>
        </w:rPr>
        <w:t xml:space="preserve">With </w:t>
      </w:r>
      <m:oMath>
        <m:r>
          <w:rPr>
            <w:rFonts w:ascii="Cambria Math" w:hAnsi="Cambria Math"/>
            <w:noProof/>
            <w:sz w:val="20"/>
            <w:szCs w:val="20"/>
          </w:rPr>
          <m:t>m</m:t>
        </m:r>
        <m:r>
          <m:rPr>
            <m:sty m:val="p"/>
          </m:rPr>
          <w:rPr>
            <w:rFonts w:ascii="Cambria Math" w:hAnsi="Cambria Math"/>
            <w:noProof/>
            <w:sz w:val="20"/>
            <w:szCs w:val="20"/>
          </w:rPr>
          <m:t>&lt;0</m:t>
        </m:r>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&lt;0</m:t>
        </m:r>
      </m:oMath>
      <w:r w:rsidRPr="00A535ED">
        <w:rPr>
          <w:noProof/>
          <w:sz w:val="20"/>
          <w:szCs w:val="20"/>
        </w:rPr>
        <w:t xml:space="preserve">, the cyclotron electron internal energy decreases after emitting a photon, and the emitted photon will have right-hand circular polarization with angular momentum </w:t>
      </w:r>
      <m:oMath>
        <m:r>
          <w:rPr>
            <w:rFonts w:ascii="Cambria Math" w:hAnsi="Cambria Math"/>
            <w:noProof/>
            <w:sz w:val="20"/>
            <w:szCs w:val="20"/>
          </w:rPr>
          <m:t>mℏ</m:t>
        </m:r>
      </m:oMath>
      <w:r w:rsidRPr="00A535ED">
        <w:rPr>
          <w:noProof/>
          <w:sz w:val="20"/>
          <w:szCs w:val="20"/>
        </w:rPr>
        <w:t xml:space="preserve"> to maintain angular momentum conservation. This process is called the Normal Doppler Effect .</w:t>
      </w:r>
    </w:p>
    <w:p w14:paraId="7EB195EB" w14:textId="10E72775" w:rsidR="004659E4" w:rsidRPr="00A535ED" w:rsidRDefault="004659E4" w:rsidP="004659E4">
      <w:pPr>
        <w:pStyle w:val="a4"/>
        <w:numPr>
          <w:ilvl w:val="0"/>
          <w:numId w:val="13"/>
        </w:numPr>
        <w:shd w:val="clear" w:color="auto" w:fill="FFFFFF"/>
        <w:jc w:val="both"/>
        <w:rPr>
          <w:noProof/>
          <w:sz w:val="20"/>
          <w:szCs w:val="20"/>
        </w:rPr>
      </w:pPr>
      <w:r w:rsidRPr="00A535ED">
        <w:rPr>
          <w:noProof/>
          <w:sz w:val="20"/>
          <w:szCs w:val="20"/>
        </w:rPr>
        <w:t xml:space="preserve">For </w:t>
      </w:r>
      <m:oMath>
        <m:r>
          <w:rPr>
            <w:rFonts w:ascii="Cambria Math" w:hAnsi="Cambria Math"/>
            <w:noProof/>
            <w:sz w:val="20"/>
            <w:szCs w:val="20"/>
          </w:rPr>
          <m:t>m</m:t>
        </m:r>
        <m:r>
          <m:rPr>
            <m:sty m:val="p"/>
          </m:rPr>
          <w:rPr>
            <w:rFonts w:ascii="Cambria Math" w:hAnsi="Cambria Math"/>
            <w:noProof/>
            <w:sz w:val="20"/>
            <w:szCs w:val="20"/>
          </w:rPr>
          <m:t>=0</m:t>
        </m:r>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=0</m:t>
        </m:r>
      </m:oMath>
      <w:r w:rsidRPr="00A535ED">
        <w:rPr>
          <w:noProof/>
          <w:sz w:val="20"/>
          <w:szCs w:val="20"/>
        </w:rPr>
        <w:t>, the Cherenkov Effect occurs, where the emitted photon does not cause any change in the internal energy of the cyclotron electron.</w:t>
      </w:r>
    </w:p>
    <w:p w14:paraId="514CE8F3" w14:textId="785CCA8C" w:rsidR="004659E4" w:rsidRPr="00A535ED" w:rsidRDefault="004659E4" w:rsidP="004659E4">
      <w:pPr>
        <w:pStyle w:val="a4"/>
        <w:numPr>
          <w:ilvl w:val="0"/>
          <w:numId w:val="13"/>
        </w:numPr>
        <w:shd w:val="clear" w:color="auto" w:fill="FFFFFF"/>
        <w:jc w:val="both"/>
        <w:rPr>
          <w:noProof/>
          <w:sz w:val="20"/>
          <w:szCs w:val="20"/>
        </w:rPr>
      </w:pPr>
      <w:r w:rsidRPr="00A535ED">
        <w:rPr>
          <w:noProof/>
          <w:sz w:val="20"/>
          <w:szCs w:val="20"/>
        </w:rPr>
        <w:t xml:space="preserve">With </w:t>
      </w:r>
      <m:oMath>
        <m:r>
          <w:rPr>
            <w:rFonts w:ascii="Cambria Math" w:hAnsi="Cambria Math"/>
            <w:noProof/>
            <w:sz w:val="20"/>
            <w:szCs w:val="20"/>
          </w:rPr>
          <m:t>m</m:t>
        </m:r>
        <m:r>
          <m:rPr>
            <m:sty m:val="p"/>
          </m:rPr>
          <w:rPr>
            <w:rFonts w:ascii="Cambria Math" w:hAnsi="Cambria Math"/>
            <w:noProof/>
            <w:sz w:val="20"/>
            <w:szCs w:val="20"/>
          </w:rPr>
          <m:t>&gt;0</m:t>
        </m:r>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&gt;0</m:t>
        </m:r>
      </m:oMath>
      <w:r w:rsidRPr="00A535ED">
        <w:rPr>
          <w:noProof/>
          <w:sz w:val="20"/>
          <w:szCs w:val="20"/>
        </w:rPr>
        <w:t xml:space="preserve">, the Anomalous Doppler Effect (ADE) occurs,resulting in an increase in the internal energy of the cyclotron electron and the emission of left-hand circular polarization with angular momentum </w:t>
      </w:r>
      <m:oMath>
        <m:r>
          <w:rPr>
            <w:rFonts w:ascii="Cambria Math" w:hAnsi="Cambria Math"/>
            <w:noProof/>
            <w:sz w:val="20"/>
            <w:szCs w:val="20"/>
          </w:rPr>
          <m:t>-mℏ</m:t>
        </m:r>
      </m:oMath>
      <w:r w:rsidRPr="00A535ED">
        <w:rPr>
          <w:noProof/>
          <w:sz w:val="20"/>
          <w:szCs w:val="20"/>
        </w:rPr>
        <w:t>.</w:t>
      </w:r>
    </w:p>
    <w:p w14:paraId="7A06E667" w14:textId="6DC43849" w:rsidR="00BB7A37" w:rsidRPr="00A535ED" w:rsidRDefault="00BB7A37" w:rsidP="00BB7A37">
      <w:pPr>
        <w:pStyle w:val="a4"/>
        <w:shd w:val="clear" w:color="auto" w:fill="FFFFFF"/>
        <w:ind w:firstLine="360"/>
        <w:jc w:val="both"/>
        <w:rPr>
          <w:noProof/>
          <w:sz w:val="20"/>
          <w:szCs w:val="20"/>
        </w:rPr>
      </w:pPr>
      <w:r w:rsidRPr="00A535ED">
        <w:rPr>
          <w:noProof/>
          <w:sz w:val="20"/>
          <w:szCs w:val="20"/>
        </w:rPr>
        <w:t xml:space="preserve">As a result, the resonant condition is strongly associated with the wave’s angular momentum. For a plane wave, the wave angular moment number includes only </w:t>
      </w:r>
      <m:oMath>
        <m:r>
          <w:rPr>
            <w:rFonts w:ascii="Cambria Math" w:hAnsi="Cambria Math"/>
            <w:noProof/>
            <w:sz w:val="20"/>
            <w:szCs w:val="20"/>
          </w:rPr>
          <m:t>m</m:t>
        </m:r>
        <m:r>
          <m:rPr>
            <m:sty m:val="p"/>
          </m:rPr>
          <w:rPr>
            <w:rFonts w:ascii="Cambria Math" w:hAnsi="Cambria Math"/>
            <w:noProof/>
            <w:sz w:val="20"/>
            <w:szCs w:val="20"/>
          </w:rPr>
          <m:t>=</m:t>
        </m:r>
        <m:r>
          <w:rPr>
            <w:rFonts w:ascii="Cambria Math" w:hAnsi="Cambria Math"/>
            <w:noProof/>
            <w:sz w:val="20"/>
            <w:szCs w:val="20"/>
          </w:rPr>
          <m:t>±</m:t>
        </m:r>
        <m:r>
          <m:rPr>
            <m:sty m:val="p"/>
          </m:rPr>
          <w:rPr>
            <w:rFonts w:ascii="Cambria Math" w:hAnsi="Cambria Math"/>
            <w:noProof/>
            <w:sz w:val="20"/>
            <w:szCs w:val="20"/>
          </w:rPr>
          <m:t>1</m:t>
        </m:r>
      </m:oMath>
      <w:r w:rsidRPr="00A535ED">
        <w:rPr>
          <w:noProof/>
          <w:sz w:val="20"/>
          <w:szCs w:val="20"/>
        </w:rPr>
        <w:t xml:space="preserve"> . While for </w:t>
      </w:r>
      <m:oMath>
        <m:r>
          <m:rPr>
            <m:sty m:val="p"/>
          </m:rPr>
          <w:rPr>
            <w:rFonts w:ascii="Cambria Math" w:hAnsi="Cambria Math"/>
            <w:noProof/>
            <w:sz w:val="20"/>
            <w:szCs w:val="20"/>
          </w:rPr>
          <m:t>|</m:t>
        </m:r>
        <m:r>
          <w:rPr>
            <w:rFonts w:ascii="Cambria Math" w:hAnsi="Cambria Math"/>
            <w:noProof/>
            <w:sz w:val="20"/>
            <w:szCs w:val="20"/>
          </w:rPr>
          <m:t>m</m:t>
        </m:r>
        <m:r>
          <m:rPr>
            <m:sty m:val="p"/>
          </m:rPr>
          <w:rPr>
            <w:rFonts w:ascii="Cambria Math" w:hAnsi="Cambria Math"/>
            <w:noProof/>
            <w:sz w:val="20"/>
            <w:szCs w:val="20"/>
          </w:rPr>
          <m:t>|&gt;1</m:t>
        </m:r>
      </m:oMath>
      <w:r w:rsidRPr="00A535ED">
        <w:rPr>
          <w:noProof/>
          <w:sz w:val="20"/>
          <w:szCs w:val="20"/>
        </w:rPr>
        <w:t xml:space="preserve">, it indicates that the resonant wave possesses a helicon structure. Based on the above discussion,there are three kinds of resonance for a system when electron moves along the uniform magnetic field with </w:t>
      </w:r>
      <w:r w:rsidRPr="00A535ED">
        <w:rPr>
          <w:noProof/>
          <w:sz w:val="20"/>
          <w:szCs w:val="20"/>
        </w:rPr>
        <w:t xml:space="preserve">velocity </w:t>
      </w:r>
      <m:oMath>
        <m:r>
          <w:rPr>
            <w:rFonts w:ascii="Cambria Math" w:hAnsi="Cambria Math"/>
            <w:noProof/>
            <w:sz w:val="20"/>
            <w:szCs w:val="20"/>
          </w:rPr>
          <m:t>v</m:t>
        </m:r>
      </m:oMath>
      <w:r w:rsidRPr="00A535ED">
        <w:rPr>
          <w:noProof/>
          <w:sz w:val="20"/>
          <w:szCs w:val="20"/>
        </w:rPr>
        <w:t xml:space="preserve"> under external EMW ;the resonant frequencies are Normal Doppler frequency, Cerenkov frequency , and Anomalous Doppler frequency. We only include the dominate resonance </w:t>
      </w:r>
      <m:oMath>
        <m:r>
          <w:rPr>
            <w:rFonts w:ascii="Cambria Math" w:hAnsi="Cambria Math"/>
            <w:noProof/>
            <w:sz w:val="20"/>
            <w:szCs w:val="20"/>
          </w:rPr>
          <m:t>m</m:t>
        </m:r>
        <m:r>
          <m:rPr>
            <m:sty m:val="p"/>
          </m:rPr>
          <w:rPr>
            <w:rFonts w:ascii="Cambria Math" w:hAnsi="Cambria Math"/>
            <w:noProof/>
            <w:sz w:val="20"/>
            <w:szCs w:val="20"/>
          </w:rPr>
          <m:t>= -1, 0, and+1</m:t>
        </m:r>
      </m:oMath>
      <w:r w:rsidRPr="00A535ED">
        <w:rPr>
          <w:noProof/>
          <w:sz w:val="20"/>
          <w:szCs w:val="20"/>
        </w:rPr>
        <w:t xml:space="preserve">. </w:t>
      </w:r>
    </w:p>
    <w:p w14:paraId="01CA49E4" w14:textId="34692E16" w:rsidR="00BB7A37" w:rsidRPr="00A535ED" w:rsidRDefault="00BB7A37" w:rsidP="00BB7A37">
      <w:pPr>
        <w:tabs>
          <w:tab w:val="left" w:pos="1500"/>
          <w:tab w:val="right" w:pos="9500"/>
        </w:tabs>
        <w:ind w:firstLine="360"/>
        <w:rPr>
          <w:noProof/>
          <w:sz w:val="20"/>
          <w:szCs w:val="20"/>
        </w:rPr>
      </w:pPr>
      <w:r w:rsidRPr="00A535ED">
        <w:rPr>
          <w:noProof/>
          <w:sz w:val="20"/>
          <w:szCs w:val="20"/>
        </w:rPr>
        <w:t>Normal Doppler Effect frequency:</w:t>
      </w:r>
    </w:p>
    <w:p w14:paraId="22348C5D" w14:textId="3A4EA412" w:rsidR="00BB7A37" w:rsidRPr="00A535ED" w:rsidRDefault="00000000" w:rsidP="00BB7A37">
      <w:pPr>
        <w:pStyle w:val="a4"/>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NDE</m:t>
            </m:r>
          </m:sub>
        </m:sSub>
        <m:r>
          <m:rPr>
            <m:sty m:val="p"/>
          </m:rPr>
          <w:rPr>
            <w:rFonts w:ascii="Cambria Math" w:hAnsi="Cambria Math"/>
            <w:noProof/>
            <w:sz w:val="20"/>
            <w:szCs w:val="20"/>
          </w:rPr>
          <m:t>=</m:t>
        </m:r>
        <m:r>
          <w:rPr>
            <w:rFonts w:ascii="Cambria Math" w:hAnsi="Cambria Math"/>
            <w:noProof/>
            <w:sz w:val="20"/>
            <w:szCs w:val="20"/>
          </w:rPr>
          <m:t>k</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m:rPr>
            <m:sty m:val="p"/>
          </m:rPr>
          <w:rPr>
            <w:rFonts w:ascii="Cambria Math" w:hAnsi="Cambria Math"/>
            <w:noProof/>
            <w:sz w:val="20"/>
            <w:szCs w:val="20"/>
          </w:rPr>
          <m:t>cos</m:t>
        </m:r>
        <m:r>
          <w:rPr>
            <w:rFonts w:ascii="Cambria Math" w:hAnsi="Cambria Math" w:cs="Cambria Math"/>
            <w:noProof/>
            <w:sz w:val="20"/>
            <w:szCs w:val="20"/>
          </w:rPr>
          <m:t>θ</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00BB7A37" w:rsidRPr="00A535ED">
        <w:rPr>
          <w:noProof/>
          <w:sz w:val="20"/>
          <w:szCs w:val="20"/>
        </w:rPr>
        <w:tab/>
      </w:r>
      <w:r w:rsidR="00BB7A37" w:rsidRPr="00A535ED">
        <w:rPr>
          <w:noProof/>
          <w:sz w:val="20"/>
          <w:szCs w:val="20"/>
        </w:rPr>
        <w:tab/>
      </w:r>
      <w:r w:rsidR="00BB7A37" w:rsidRPr="00A535ED">
        <w:rPr>
          <w:noProof/>
          <w:sz w:val="20"/>
          <w:szCs w:val="20"/>
        </w:rPr>
        <w:tab/>
        <w:t>(13)</w:t>
      </w:r>
    </w:p>
    <w:p w14:paraId="74EDEDBB" w14:textId="67AEA85D" w:rsidR="00BB7A37" w:rsidRPr="00A535ED" w:rsidRDefault="00BB7A37" w:rsidP="00BB7A37">
      <w:pPr>
        <w:tabs>
          <w:tab w:val="left" w:pos="1500"/>
          <w:tab w:val="right" w:pos="9500"/>
        </w:tabs>
        <w:ind w:firstLine="360"/>
        <w:rPr>
          <w:noProof/>
          <w:sz w:val="20"/>
          <w:szCs w:val="20"/>
        </w:rPr>
      </w:pPr>
      <w:r w:rsidRPr="00A535ED">
        <w:rPr>
          <w:noProof/>
          <w:sz w:val="20"/>
          <w:szCs w:val="20"/>
        </w:rPr>
        <w:t>Cerenkov Effect frequency:</w:t>
      </w:r>
    </w:p>
    <w:p w14:paraId="69145628" w14:textId="4D6186FF" w:rsidR="00BB7A37" w:rsidRPr="00A535ED" w:rsidRDefault="00000000" w:rsidP="00BB7A37">
      <w:pPr>
        <w:pStyle w:val="a4"/>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Cerenkov</m:t>
            </m:r>
          </m:sub>
        </m:sSub>
        <m:r>
          <m:rPr>
            <m:sty m:val="p"/>
          </m:rPr>
          <w:rPr>
            <w:rFonts w:ascii="Cambria Math" w:hAnsi="Cambria Math"/>
            <w:noProof/>
            <w:sz w:val="20"/>
            <w:szCs w:val="20"/>
          </w:rPr>
          <m:t>=</m:t>
        </m:r>
        <m:r>
          <w:rPr>
            <w:rFonts w:ascii="Cambria Math" w:hAnsi="Cambria Math"/>
            <w:noProof/>
            <w:sz w:val="20"/>
            <w:szCs w:val="20"/>
          </w:rPr>
          <m:t>k</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m:rPr>
            <m:sty m:val="p"/>
          </m:rPr>
          <w:rPr>
            <w:rFonts w:ascii="Cambria Math" w:hAnsi="Cambria Math"/>
            <w:noProof/>
            <w:sz w:val="20"/>
            <w:szCs w:val="20"/>
          </w:rPr>
          <m:t>cos</m:t>
        </m:r>
        <m:r>
          <w:rPr>
            <w:rFonts w:ascii="Cambria Math" w:hAnsi="Cambria Math" w:cs="Cambria Math"/>
            <w:noProof/>
            <w:sz w:val="20"/>
            <w:szCs w:val="20"/>
          </w:rPr>
          <m:t>θ</m:t>
        </m:r>
      </m:oMath>
      <w:r w:rsidR="00BB7A37" w:rsidRPr="00A535ED">
        <w:rPr>
          <w:noProof/>
          <w:sz w:val="20"/>
          <w:szCs w:val="20"/>
        </w:rPr>
        <w:tab/>
      </w:r>
      <w:r w:rsidR="00BB7A37" w:rsidRPr="00A535ED">
        <w:rPr>
          <w:noProof/>
          <w:sz w:val="20"/>
          <w:szCs w:val="20"/>
        </w:rPr>
        <w:tab/>
      </w:r>
      <w:r w:rsidR="00BB7A37" w:rsidRPr="00A535ED">
        <w:rPr>
          <w:noProof/>
          <w:sz w:val="20"/>
          <w:szCs w:val="20"/>
        </w:rPr>
        <w:tab/>
      </w:r>
      <w:r w:rsidR="00BB7A37" w:rsidRPr="00A535ED">
        <w:rPr>
          <w:noProof/>
          <w:sz w:val="20"/>
          <w:szCs w:val="20"/>
        </w:rPr>
        <w:tab/>
        <w:t>(14)</w:t>
      </w:r>
    </w:p>
    <w:p w14:paraId="79ACDF8E" w14:textId="125320C8" w:rsidR="00BB7A37" w:rsidRPr="00A535ED" w:rsidRDefault="00BB7A37" w:rsidP="00BB7A37">
      <w:pPr>
        <w:tabs>
          <w:tab w:val="left" w:pos="1500"/>
          <w:tab w:val="right" w:pos="9500"/>
        </w:tabs>
        <w:ind w:firstLine="360"/>
        <w:rPr>
          <w:noProof/>
          <w:sz w:val="20"/>
          <w:szCs w:val="20"/>
        </w:rPr>
      </w:pPr>
      <w:r w:rsidRPr="00A535ED">
        <w:rPr>
          <w:noProof/>
          <w:sz w:val="20"/>
          <w:szCs w:val="20"/>
        </w:rPr>
        <w:t>Anoumalous Doppler Effect frequency:</w:t>
      </w:r>
    </w:p>
    <w:p w14:paraId="7809507B" w14:textId="448F4FC4" w:rsidR="00BB7A37" w:rsidRPr="00A535ED" w:rsidRDefault="00000000" w:rsidP="00BB7A37">
      <w:pPr>
        <w:pStyle w:val="a4"/>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ADE</m:t>
            </m:r>
          </m:sub>
        </m:sSub>
        <m:r>
          <m:rPr>
            <m:sty m:val="p"/>
          </m:rPr>
          <w:rPr>
            <w:rFonts w:ascii="Cambria Math" w:hAnsi="Cambria Math"/>
            <w:noProof/>
            <w:sz w:val="20"/>
            <w:szCs w:val="20"/>
          </w:rPr>
          <m:t>=</m:t>
        </m:r>
        <m:r>
          <w:rPr>
            <w:rFonts w:ascii="Cambria Math" w:hAnsi="Cambria Math"/>
            <w:noProof/>
            <w:sz w:val="20"/>
            <w:szCs w:val="20"/>
          </w:rPr>
          <m:t>k</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m:rPr>
            <m:sty m:val="p"/>
          </m:rPr>
          <w:rPr>
            <w:rFonts w:ascii="Cambria Math" w:hAnsi="Cambria Math"/>
            <w:noProof/>
            <w:sz w:val="20"/>
            <w:szCs w:val="20"/>
          </w:rPr>
          <m:t>cos</m:t>
        </m:r>
        <m:r>
          <w:rPr>
            <w:rFonts w:ascii="Cambria Math" w:hAnsi="Cambria Math" w:cs="Cambria Math"/>
            <w:noProof/>
            <w:sz w:val="20"/>
            <w:szCs w:val="20"/>
          </w:rPr>
          <m:t>θ</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00BB7A37" w:rsidRPr="00A535ED">
        <w:rPr>
          <w:noProof/>
          <w:sz w:val="20"/>
          <w:szCs w:val="20"/>
        </w:rPr>
        <w:tab/>
      </w:r>
      <w:r w:rsidR="00BB7A37" w:rsidRPr="00A535ED">
        <w:rPr>
          <w:noProof/>
          <w:sz w:val="20"/>
          <w:szCs w:val="20"/>
        </w:rPr>
        <w:tab/>
      </w:r>
      <w:r w:rsidR="00BB7A37" w:rsidRPr="00A535ED">
        <w:rPr>
          <w:noProof/>
          <w:sz w:val="20"/>
          <w:szCs w:val="20"/>
        </w:rPr>
        <w:tab/>
        <w:t>(15)</w:t>
      </w:r>
    </w:p>
    <w:p w14:paraId="4FDA5743" w14:textId="66452C3A" w:rsidR="00BB7A37" w:rsidRPr="00A535ED" w:rsidRDefault="00BB7A37" w:rsidP="00BB7A37">
      <w:pPr>
        <w:tabs>
          <w:tab w:val="left" w:pos="1500"/>
          <w:tab w:val="right" w:pos="9500"/>
        </w:tabs>
        <w:rPr>
          <w:noProof/>
          <w:sz w:val="20"/>
          <w:szCs w:val="20"/>
        </w:rPr>
      </w:pPr>
    </w:p>
    <w:p w14:paraId="744E99A0" w14:textId="4C3E566A" w:rsidR="00BB7A37" w:rsidRDefault="00BB7A37" w:rsidP="00BB7A37">
      <w:pPr>
        <w:tabs>
          <w:tab w:val="center" w:pos="4800"/>
          <w:tab w:val="right" w:pos="9500"/>
        </w:tabs>
        <w:ind w:firstLine="360"/>
        <w:jc w:val="both"/>
        <w:rPr>
          <w:noProof/>
          <w:sz w:val="20"/>
          <w:szCs w:val="20"/>
        </w:rPr>
      </w:pPr>
      <w:r w:rsidRPr="00A535ED">
        <w:rPr>
          <w:noProof/>
          <w:sz w:val="20"/>
          <w:szCs w:val="20"/>
        </w:rPr>
        <w:t xml:space="preserve">With </w:t>
      </w:r>
      <m:oMath>
        <m:r>
          <w:rPr>
            <w:rFonts w:ascii="Cambria Math" w:hAnsi="Cambria Math" w:cs="Cambria Math"/>
            <w:noProof/>
            <w:sz w:val="20"/>
            <w:szCs w:val="20"/>
          </w:rPr>
          <m:t>θ</m:t>
        </m:r>
      </m:oMath>
      <w:r w:rsidRPr="00A535ED">
        <w:rPr>
          <w:noProof/>
          <w:sz w:val="20"/>
          <w:szCs w:val="20"/>
        </w:rPr>
        <w:t xml:space="preserve"> is the angle between background mangetic field </w:t>
      </w:r>
      <m:oMath>
        <m:acc>
          <m:accPr>
            <m:chr m:val="⃗"/>
            <m:ctrlPr>
              <w:rPr>
                <w:rFonts w:ascii="Cambria Math" w:hAnsi="Cambria Math"/>
                <w:sz w:val="20"/>
                <w:szCs w:val="20"/>
              </w:rPr>
            </m:ctrlPr>
          </m:accPr>
          <m:e>
            <m:r>
              <w:rPr>
                <w:rFonts w:ascii="Cambria Math" w:hAnsi="Cambria Math"/>
                <w:noProof/>
                <w:sz w:val="20"/>
                <w:szCs w:val="20"/>
              </w:rPr>
              <m:t>B</m:t>
            </m:r>
          </m:e>
        </m:acc>
      </m:oMath>
      <w:r w:rsidRPr="00A535ED">
        <w:rPr>
          <w:noProof/>
          <w:sz w:val="20"/>
          <w:szCs w:val="20"/>
        </w:rPr>
        <w:t xml:space="preserve"> and wavevector </w:t>
      </w:r>
      <m:oMath>
        <m:acc>
          <m:accPr>
            <m:chr m:val="⃗"/>
            <m:ctrlPr>
              <w:rPr>
                <w:rFonts w:ascii="Cambria Math" w:hAnsi="Cambria Math"/>
                <w:sz w:val="20"/>
                <w:szCs w:val="20"/>
              </w:rPr>
            </m:ctrlPr>
          </m:accPr>
          <m:e>
            <m:r>
              <w:rPr>
                <w:rFonts w:ascii="Cambria Math" w:hAnsi="Cambria Math"/>
                <w:noProof/>
                <w:sz w:val="20"/>
                <w:szCs w:val="20"/>
              </w:rPr>
              <m:t>k</m:t>
            </m:r>
          </m:e>
        </m:acc>
      </m:oMath>
      <w:r w:rsidRPr="00A535ED">
        <w:rPr>
          <w:noProof/>
          <w:sz w:val="20"/>
          <w:szCs w:val="20"/>
        </w:rPr>
        <w:t xml:space="preserve">. These equations are quite common resonant conditions for the kinetic equation of plasma ,what is intriguing is how the motion of electrons differs under various resonant conditions with an electrostatic field. </w:t>
      </w:r>
    </w:p>
    <w:p w14:paraId="03AE81EA" w14:textId="77777777" w:rsidR="001F4188" w:rsidRPr="00A535ED" w:rsidRDefault="001F4188" w:rsidP="00BB7A37">
      <w:pPr>
        <w:tabs>
          <w:tab w:val="center" w:pos="4800"/>
          <w:tab w:val="right" w:pos="9500"/>
        </w:tabs>
        <w:ind w:firstLine="360"/>
        <w:jc w:val="both"/>
        <w:rPr>
          <w:noProof/>
          <w:sz w:val="20"/>
          <w:szCs w:val="20"/>
        </w:rPr>
      </w:pPr>
    </w:p>
    <w:p w14:paraId="557FDB3D" w14:textId="578E4702" w:rsidR="00BB7A37" w:rsidRPr="00A535ED" w:rsidRDefault="00BB7A37" w:rsidP="00BB7A37">
      <w:pPr>
        <w:pStyle w:val="a4"/>
        <w:shd w:val="clear" w:color="auto" w:fill="FFFFFF"/>
        <w:spacing w:before="120" w:beforeAutospacing="0" w:after="120" w:afterAutospacing="0"/>
        <w:jc w:val="both"/>
        <w:rPr>
          <w:rFonts w:ascii="Arial" w:hAnsi="Arial" w:cs="Arial"/>
          <w:b/>
          <w:bCs/>
          <w:sz w:val="20"/>
          <w:szCs w:val="20"/>
        </w:rPr>
      </w:pPr>
      <w:r w:rsidRPr="00A535ED">
        <w:rPr>
          <w:rFonts w:ascii="Arial" w:hAnsi="Arial" w:cs="Arial"/>
          <w:b/>
          <w:bCs/>
          <w:sz w:val="20"/>
          <w:szCs w:val="20"/>
        </w:rPr>
        <w:t>III. Numerical Simulation Framework and Result Discussion</w:t>
      </w:r>
    </w:p>
    <w:p w14:paraId="23B124BB" w14:textId="305AF4F8" w:rsidR="00BB7A37" w:rsidRDefault="00A535ED" w:rsidP="00A535ED">
      <w:pPr>
        <w:pStyle w:val="a4"/>
        <w:shd w:val="clear" w:color="auto" w:fill="FFFFFF"/>
        <w:ind w:firstLine="360"/>
        <w:jc w:val="both"/>
        <w:rPr>
          <w:noProof/>
          <w:sz w:val="20"/>
          <w:szCs w:val="20"/>
        </w:rPr>
      </w:pPr>
      <w:r w:rsidRPr="00A535ED">
        <w:rPr>
          <w:noProof/>
          <w:sz w:val="20"/>
          <w:szCs w:val="20"/>
        </w:rPr>
        <w:t xml:space="preserve">The uniform magnetic field </w:t>
      </w:r>
      <m:oMath>
        <m:sSub>
          <m:sSubPr>
            <m:ctrlPr>
              <w:rPr>
                <w:rFonts w:ascii="Cambria Math" w:hAnsi="Cambria Math"/>
                <w:noProof/>
                <w:sz w:val="20"/>
                <w:szCs w:val="20"/>
              </w:rPr>
            </m:ctrlPr>
          </m:sSubPr>
          <m:e>
            <m:acc>
              <m:accPr>
                <m:chr m:val="⃗"/>
                <m:ctrlPr>
                  <w:rPr>
                    <w:rFonts w:ascii="Cambria Math" w:hAnsi="Cambria Math"/>
                    <w:noProof/>
                    <w:sz w:val="20"/>
                    <w:szCs w:val="20"/>
                  </w:rPr>
                </m:ctrlPr>
              </m:accPr>
              <m:e>
                <m:r>
                  <w:rPr>
                    <w:rFonts w:ascii="Cambria Math" w:hAnsi="Cambria Math"/>
                    <w:noProof/>
                    <w:sz w:val="20"/>
                    <w:szCs w:val="20"/>
                  </w:rPr>
                  <m:t>B</m:t>
                </m:r>
              </m:e>
            </m:acc>
          </m:e>
          <m:sub>
            <m:r>
              <m:rPr>
                <m:sty m:val="p"/>
              </m:rPr>
              <w:rPr>
                <w:rFonts w:ascii="Cambria Math" w:hAnsi="Cambria Math"/>
                <w:noProof/>
                <w:sz w:val="20"/>
                <w:szCs w:val="20"/>
              </w:rPr>
              <m:t>0</m:t>
            </m:r>
          </m:sub>
        </m:sSub>
      </m:oMath>
      <w:r w:rsidRPr="00A535ED">
        <w:rPr>
          <w:noProof/>
          <w:sz w:val="20"/>
          <w:szCs w:val="20"/>
        </w:rPr>
        <w:t xml:space="preserve"> is set on the z-direction. The electron is accelerated by the electrostic field </w:t>
      </w:r>
      <m:oMath>
        <m:sSub>
          <m:sSubPr>
            <m:ctrlPr>
              <w:rPr>
                <w:rFonts w:ascii="Cambria Math" w:hAnsi="Cambria Math"/>
                <w:noProof/>
                <w:sz w:val="20"/>
                <w:szCs w:val="20"/>
              </w:rPr>
            </m:ctrlPr>
          </m:sSubPr>
          <m:e>
            <m:acc>
              <m:accPr>
                <m:chr m:val="⃗"/>
                <m:ctrlPr>
                  <w:rPr>
                    <w:rFonts w:ascii="Cambria Math" w:hAnsi="Cambria Math"/>
                    <w:noProof/>
                    <w:sz w:val="20"/>
                    <w:szCs w:val="20"/>
                  </w:rPr>
                </m:ctrlPr>
              </m:accPr>
              <m:e>
                <m:r>
                  <w:rPr>
                    <w:rFonts w:ascii="Cambria Math" w:hAnsi="Cambria Math"/>
                    <w:noProof/>
                    <w:sz w:val="20"/>
                    <w:szCs w:val="20"/>
                  </w:rPr>
                  <m:t>E</m:t>
                </m:r>
              </m:e>
            </m:acc>
          </m:e>
          <m:sub>
            <m:r>
              <m:rPr>
                <m:sty m:val="p"/>
              </m:rPr>
              <w:rPr>
                <w:rFonts w:ascii="Cambria Math" w:hAnsi="Cambria Math"/>
                <w:noProof/>
                <w:sz w:val="20"/>
                <w:szCs w:val="20"/>
              </w:rPr>
              <m:t>0</m:t>
            </m:r>
          </m:sub>
        </m:sSub>
      </m:oMath>
      <w:r>
        <w:rPr>
          <w:noProof/>
          <w:sz w:val="20"/>
          <w:szCs w:val="20"/>
        </w:rPr>
        <w:t xml:space="preserve">, which on the </w:t>
      </w:r>
      <w:r w:rsidRPr="00A535ED">
        <w:rPr>
          <w:noProof/>
          <w:sz w:val="20"/>
          <w:szCs w:val="20"/>
        </w:rPr>
        <w:t xml:space="preserve">opposite direction to </w:t>
      </w:r>
      <m:oMath>
        <m:sSub>
          <m:sSubPr>
            <m:ctrlPr>
              <w:rPr>
                <w:rFonts w:ascii="Cambria Math" w:hAnsi="Cambria Math"/>
                <w:noProof/>
                <w:sz w:val="20"/>
                <w:szCs w:val="20"/>
              </w:rPr>
            </m:ctrlPr>
          </m:sSubPr>
          <m:e>
            <m:acc>
              <m:accPr>
                <m:chr m:val="⃗"/>
                <m:ctrlPr>
                  <w:rPr>
                    <w:rFonts w:ascii="Cambria Math" w:hAnsi="Cambria Math"/>
                    <w:noProof/>
                    <w:sz w:val="20"/>
                    <w:szCs w:val="20"/>
                  </w:rPr>
                </m:ctrlPr>
              </m:accPr>
              <m:e>
                <m:r>
                  <w:rPr>
                    <w:rFonts w:ascii="Cambria Math" w:hAnsi="Cambria Math"/>
                    <w:noProof/>
                    <w:sz w:val="20"/>
                    <w:szCs w:val="20"/>
                  </w:rPr>
                  <m:t>B</m:t>
                </m:r>
              </m:e>
            </m:acc>
          </m:e>
          <m:sub>
            <m:r>
              <m:rPr>
                <m:sty m:val="p"/>
              </m:rPr>
              <w:rPr>
                <w:rFonts w:ascii="Cambria Math" w:hAnsi="Cambria Math"/>
                <w:noProof/>
                <w:sz w:val="20"/>
                <w:szCs w:val="20"/>
              </w:rPr>
              <m:t>0</m:t>
            </m:r>
          </m:sub>
        </m:sSub>
      </m:oMath>
      <w:r w:rsidRPr="00A535ED">
        <w:rPr>
          <w:noProof/>
          <w:sz w:val="20"/>
          <w:szCs w:val="20"/>
        </w:rPr>
        <w:t xml:space="preserve"> as shown in Fig. </w:t>
      </w:r>
      <w:r w:rsidRPr="00A535ED">
        <w:rPr>
          <w:rFonts w:hint="eastAsia"/>
          <w:noProof/>
          <w:sz w:val="20"/>
          <w:szCs w:val="20"/>
        </w:rPr>
        <w:t>4</w:t>
      </w:r>
      <w:r w:rsidRPr="00A535ED">
        <w:rPr>
          <w:noProof/>
          <w:sz w:val="20"/>
          <w:szCs w:val="20"/>
        </w:rPr>
        <w:t xml:space="preserve">. </w:t>
      </w:r>
      <w:r>
        <w:rPr>
          <w:noProof/>
          <w:sz w:val="20"/>
          <w:szCs w:val="20"/>
        </w:rPr>
        <w:t>For the</w:t>
      </w:r>
      <w:r w:rsidRPr="00A535ED">
        <w:rPr>
          <w:noProof/>
          <w:sz w:val="20"/>
          <w:szCs w:val="20"/>
        </w:rPr>
        <w:t xml:space="preserve"> dynamics</w:t>
      </w:r>
      <w:r>
        <w:rPr>
          <w:noProof/>
          <w:sz w:val="20"/>
          <w:szCs w:val="20"/>
        </w:rPr>
        <w:t xml:space="preserve"> analysis</w:t>
      </w:r>
      <w:r w:rsidRPr="00A535ED">
        <w:rPr>
          <w:noProof/>
          <w:sz w:val="20"/>
          <w:szCs w:val="20"/>
        </w:rPr>
        <w:t xml:space="preserve"> of electrons during interactions with an electromagnetic field, </w:t>
      </w:r>
      <w:r>
        <w:rPr>
          <w:noProof/>
          <w:sz w:val="20"/>
          <w:szCs w:val="20"/>
        </w:rPr>
        <w:t>a</w:t>
      </w:r>
      <w:r w:rsidRPr="00A535ED">
        <w:rPr>
          <w:noProof/>
          <w:sz w:val="20"/>
          <w:szCs w:val="20"/>
        </w:rPr>
        <w:t xml:space="preserve"> plane </w:t>
      </w:r>
      <w:r>
        <w:rPr>
          <w:noProof/>
          <w:sz w:val="20"/>
          <w:szCs w:val="20"/>
        </w:rPr>
        <w:t>electromagnetic wave is estblished, which</w:t>
      </w:r>
      <w:r w:rsidRPr="00A535ED">
        <w:rPr>
          <w:noProof/>
          <w:sz w:val="20"/>
          <w:szCs w:val="20"/>
        </w:rPr>
        <w:t xml:space="preserve"> characterized by frequency </w:t>
      </w:r>
      <m:oMath>
        <m:r>
          <w:rPr>
            <w:rFonts w:ascii="Cambria Math" w:hAnsi="Cambria Math" w:cs="Cambria Math"/>
            <w:noProof/>
            <w:sz w:val="20"/>
            <w:szCs w:val="20"/>
          </w:rPr>
          <m:t>ω</m:t>
        </m:r>
      </m:oMath>
      <w:r w:rsidRPr="00A535ED">
        <w:rPr>
          <w:noProof/>
          <w:sz w:val="20"/>
          <w:szCs w:val="20"/>
        </w:rPr>
        <w:t xml:space="preserve"> and wavevector </w:t>
      </w:r>
      <m:oMath>
        <m:acc>
          <m:accPr>
            <m:chr m:val="⃗"/>
            <m:ctrlPr>
              <w:rPr>
                <w:rFonts w:ascii="Cambria Math" w:hAnsi="Cambria Math"/>
                <w:noProof/>
                <w:sz w:val="20"/>
                <w:szCs w:val="20"/>
              </w:rPr>
            </m:ctrlPr>
          </m:accPr>
          <m:e>
            <m:r>
              <w:rPr>
                <w:rFonts w:ascii="Cambria Math" w:hAnsi="Cambria Math"/>
                <w:noProof/>
                <w:sz w:val="20"/>
                <w:szCs w:val="20"/>
              </w:rPr>
              <m:t>k</m:t>
            </m:r>
          </m:e>
        </m:acc>
      </m:oMath>
      <w:r w:rsidRPr="00A535ED">
        <w:rPr>
          <w:noProof/>
          <w:sz w:val="20"/>
          <w:szCs w:val="20"/>
        </w:rPr>
        <w:t>.</w:t>
      </w:r>
    </w:p>
    <w:p w14:paraId="5737D75C" w14:textId="143EF070" w:rsidR="00A535ED" w:rsidRDefault="00A535ED" w:rsidP="00A535ED">
      <w:pPr>
        <w:pStyle w:val="a4"/>
        <w:shd w:val="clear" w:color="auto" w:fill="FFFFFF"/>
        <w:jc w:val="center"/>
        <w:rPr>
          <w:noProof/>
          <w:sz w:val="20"/>
          <w:szCs w:val="20"/>
        </w:rPr>
      </w:pPr>
      <w:commentRangeStart w:id="5"/>
      <w:commentRangeEnd w:id="5"/>
      <w:r>
        <w:rPr>
          <w:rStyle w:val="ad"/>
        </w:rPr>
        <w:commentReference w:id="5"/>
      </w:r>
      <w:r w:rsidR="00A337A7">
        <w:rPr>
          <w:noProof/>
          <w:sz w:val="20"/>
          <w:szCs w:val="20"/>
        </w:rPr>
        <w:drawing>
          <wp:inline distT="0" distB="0" distL="0" distR="0" wp14:anchorId="78A77E22" wp14:editId="69FDB28E">
            <wp:extent cx="2779902" cy="1898650"/>
            <wp:effectExtent l="0" t="0" r="1905" b="6350"/>
            <wp:docPr id="7057703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6764" t="13002" r="6126" b="7643"/>
                    <a:stretch/>
                  </pic:blipFill>
                  <pic:spPr bwMode="auto">
                    <a:xfrm>
                      <a:off x="0" y="0"/>
                      <a:ext cx="2786653" cy="1903261"/>
                    </a:xfrm>
                    <a:prstGeom prst="rect">
                      <a:avLst/>
                    </a:prstGeom>
                    <a:noFill/>
                    <a:ln>
                      <a:noFill/>
                    </a:ln>
                    <a:extLst>
                      <a:ext uri="{53640926-AAD7-44D8-BBD7-CCE9431645EC}">
                        <a14:shadowObscured xmlns:a14="http://schemas.microsoft.com/office/drawing/2010/main"/>
                      </a:ext>
                    </a:extLst>
                  </pic:spPr>
                </pic:pic>
              </a:graphicData>
            </a:graphic>
          </wp:inline>
        </w:drawing>
      </w:r>
    </w:p>
    <w:p w14:paraId="7C67279E" w14:textId="606BECBF" w:rsidR="00A535ED" w:rsidRDefault="00A535ED" w:rsidP="00A535ED">
      <w:pPr>
        <w:pStyle w:val="21"/>
        <w:jc w:val="both"/>
        <w:rPr>
          <w:sz w:val="20"/>
          <w:szCs w:val="20"/>
        </w:rPr>
      </w:pPr>
      <w:r w:rsidRPr="00A535ED">
        <w:rPr>
          <w:sz w:val="20"/>
          <w:szCs w:val="20"/>
        </w:rPr>
        <w:t xml:space="preserve">Figure </w:t>
      </w:r>
      <w:r w:rsidRPr="00A535ED">
        <w:rPr>
          <w:rFonts w:hint="eastAsia"/>
          <w:sz w:val="20"/>
          <w:szCs w:val="20"/>
        </w:rPr>
        <w:t xml:space="preserve">4. </w:t>
      </w:r>
      <w:r>
        <w:rPr>
          <w:sz w:val="20"/>
          <w:szCs w:val="20"/>
        </w:rPr>
        <w:t xml:space="preserve">The uniform background magnetic is set on z direction (orange). The electrostatic field is marked with green. The  electromagnetic field progates along z direction, with the linear polarization along x direction. The electron orbit has been plot in black. </w:t>
      </w:r>
    </w:p>
    <w:p w14:paraId="58CE1836" w14:textId="77777777" w:rsidR="00B36F1D" w:rsidRDefault="00B36F1D" w:rsidP="00A535ED">
      <w:pPr>
        <w:pStyle w:val="21"/>
        <w:jc w:val="both"/>
        <w:rPr>
          <w:sz w:val="20"/>
          <w:szCs w:val="20"/>
        </w:rPr>
      </w:pPr>
    </w:p>
    <w:p w14:paraId="585ECFC9" w14:textId="1ACA65D0" w:rsidR="00B36F1D" w:rsidRDefault="00B36F1D" w:rsidP="00B36F1D">
      <w:pPr>
        <w:pStyle w:val="a4"/>
        <w:shd w:val="clear" w:color="auto" w:fill="FFFFFF"/>
        <w:ind w:firstLine="360"/>
        <w:jc w:val="both"/>
        <w:rPr>
          <w:noProof/>
          <w:sz w:val="20"/>
          <w:szCs w:val="20"/>
        </w:rPr>
      </w:pPr>
      <w:r w:rsidRPr="00B36F1D">
        <w:rPr>
          <w:noProof/>
          <w:sz w:val="20"/>
          <w:szCs w:val="20"/>
        </w:rPr>
        <w:lastRenderedPageBreak/>
        <w:t xml:space="preserve">The electron </w:t>
      </w:r>
      <w:r>
        <w:rPr>
          <w:noProof/>
          <w:sz w:val="20"/>
          <w:szCs w:val="20"/>
        </w:rPr>
        <w:t xml:space="preserve">orbit and </w:t>
      </w:r>
      <w:r w:rsidRPr="00B36F1D">
        <w:rPr>
          <w:noProof/>
          <w:sz w:val="20"/>
          <w:szCs w:val="20"/>
        </w:rPr>
        <w:t>motion</w:t>
      </w:r>
      <w:r>
        <w:rPr>
          <w:noProof/>
          <w:sz w:val="20"/>
          <w:szCs w:val="20"/>
        </w:rPr>
        <w:t xml:space="preserve"> p</w:t>
      </w:r>
      <w:r w:rsidRPr="00B36F1D">
        <w:rPr>
          <w:noProof/>
          <w:sz w:val="20"/>
          <w:szCs w:val="20"/>
        </w:rPr>
        <w:t xml:space="preserve"> in this scenario is presented as Eq. 16</w:t>
      </w:r>
      <w:r>
        <w:rPr>
          <w:noProof/>
          <w:sz w:val="20"/>
          <w:szCs w:val="20"/>
        </w:rPr>
        <w:t xml:space="preserve">. The </w:t>
      </w:r>
      <m:oMath>
        <m:acc>
          <m:accPr>
            <m:chr m:val="⃗"/>
            <m:ctrlPr>
              <w:rPr>
                <w:rFonts w:ascii="Cambria Math" w:hAnsi="Cambria Math"/>
                <w:noProof/>
                <w:sz w:val="20"/>
                <w:szCs w:val="20"/>
              </w:rPr>
            </m:ctrlPr>
          </m:accPr>
          <m:e>
            <m:r>
              <w:rPr>
                <w:rFonts w:ascii="Cambria Math" w:hAnsi="Cambria Math"/>
                <w:noProof/>
                <w:sz w:val="20"/>
                <w:szCs w:val="20"/>
              </w:rPr>
              <m:t>E</m:t>
            </m:r>
          </m:e>
        </m:acc>
      </m:oMath>
      <w:r w:rsidRPr="00B36F1D">
        <w:rPr>
          <w:noProof/>
          <w:sz w:val="20"/>
          <w:szCs w:val="20"/>
        </w:rPr>
        <w:t xml:space="preserve"> and </w:t>
      </w:r>
      <m:oMath>
        <m:acc>
          <m:accPr>
            <m:chr m:val="⃗"/>
            <m:ctrlPr>
              <w:rPr>
                <w:rFonts w:ascii="Cambria Math" w:hAnsi="Cambria Math"/>
                <w:noProof/>
                <w:sz w:val="20"/>
                <w:szCs w:val="20"/>
              </w:rPr>
            </m:ctrlPr>
          </m:accPr>
          <m:e>
            <m:r>
              <w:rPr>
                <w:rFonts w:ascii="Cambria Math" w:hAnsi="Cambria Math"/>
                <w:noProof/>
                <w:sz w:val="20"/>
                <w:szCs w:val="20"/>
              </w:rPr>
              <m:t>B</m:t>
            </m:r>
          </m:e>
        </m:acc>
      </m:oMath>
      <w:r w:rsidRPr="00B36F1D">
        <w:rPr>
          <w:noProof/>
          <w:sz w:val="20"/>
          <w:szCs w:val="20"/>
        </w:rPr>
        <w:t xml:space="preserve"> are the total field contains static field and electromagnetic field.</w:t>
      </w:r>
    </w:p>
    <w:p w14:paraId="4C65B146" w14:textId="6C859B43" w:rsidR="00BB7A37" w:rsidRPr="00B36F1D" w:rsidRDefault="00000000" w:rsidP="00B36F1D">
      <w:pPr>
        <w:pStyle w:val="a4"/>
        <w:shd w:val="clear" w:color="auto" w:fill="FFFFFF"/>
        <w:jc w:val="right"/>
        <w:rPr>
          <w:noProof/>
          <w:sz w:val="20"/>
          <w:szCs w:val="20"/>
        </w:rPr>
      </w:pPr>
      <m:oMath>
        <m:m>
          <m:mPr>
            <m:plcHide m:val="1"/>
            <m:mcs>
              <m:mc>
                <m:mcPr>
                  <m:count m:val="1"/>
                  <m:mcJc m:val="left"/>
                </m:mcPr>
              </m:mc>
            </m:mcs>
            <m:ctrlPr>
              <w:rPr>
                <w:rFonts w:ascii="Cambria Math" w:hAnsi="Cambria Math"/>
                <w:sz w:val="20"/>
                <w:szCs w:val="20"/>
              </w:rPr>
            </m:ctrlPr>
          </m:mPr>
          <m:mr>
            <m:e>
              <m:f>
                <m:fPr>
                  <m:ctrlPr>
                    <w:rPr>
                      <w:rFonts w:ascii="Cambria Math" w:hAnsi="Cambria Math"/>
                      <w:sz w:val="20"/>
                      <w:szCs w:val="20"/>
                    </w:rPr>
                  </m:ctrlPr>
                </m:fPr>
                <m:num>
                  <m:r>
                    <m:rPr>
                      <m:sty m:val="p"/>
                    </m:rPr>
                    <w:rPr>
                      <w:rFonts w:ascii="Cambria Math" w:hAnsi="Cambria Math"/>
                      <w:noProof/>
                      <w:sz w:val="20"/>
                      <w:szCs w:val="20"/>
                    </w:rPr>
                    <m:t>d</m:t>
                  </m:r>
                  <m:r>
                    <m:rPr>
                      <m:sty m:val="b"/>
                    </m:rPr>
                    <w:rPr>
                      <w:rFonts w:ascii="Cambria Math" w:hAnsi="Cambria Math"/>
                      <w:noProof/>
                      <w:sz w:val="20"/>
                      <w:szCs w:val="20"/>
                    </w:rPr>
                    <m:t>x</m:t>
                  </m:r>
                </m:num>
                <m:den>
                  <m:r>
                    <m:rPr>
                      <m:sty m:val="p"/>
                    </m:rPr>
                    <w:rPr>
                      <w:rFonts w:ascii="Cambria Math" w:hAnsi="Cambria Math"/>
                      <w:noProof/>
                      <w:sz w:val="20"/>
                      <w:szCs w:val="20"/>
                    </w:rPr>
                    <m:t>d</m:t>
                  </m:r>
                  <m:r>
                    <w:rPr>
                      <w:rFonts w:ascii="Cambria Math" w:hAnsi="Cambria Math"/>
                      <w:noProof/>
                      <w:sz w:val="20"/>
                      <w:szCs w:val="20"/>
                    </w:rPr>
                    <m:t>t</m:t>
                  </m:r>
                </m:den>
              </m:f>
              <m:r>
                <m:rPr>
                  <m:sty m:val="p"/>
                </m:rPr>
                <w:rPr>
                  <w:rFonts w:ascii="Cambria Math" w:hAnsi="Cambria Math"/>
                  <w:noProof/>
                  <w:sz w:val="20"/>
                  <w:szCs w:val="20"/>
                </w:rPr>
                <m:t>=</m:t>
              </m:r>
              <m:f>
                <m:fPr>
                  <m:ctrlPr>
                    <w:rPr>
                      <w:rFonts w:ascii="Cambria Math" w:hAnsi="Cambria Math"/>
                      <w:sz w:val="20"/>
                      <w:szCs w:val="20"/>
                    </w:rPr>
                  </m:ctrlPr>
                </m:fPr>
                <m:num>
                  <m:r>
                    <m:rPr>
                      <m:sty m:val="b"/>
                    </m:rPr>
                    <w:rPr>
                      <w:rFonts w:ascii="Cambria Math" w:hAnsi="Cambria Math"/>
                      <w:noProof/>
                      <w:sz w:val="20"/>
                      <w:szCs w:val="20"/>
                    </w:rPr>
                    <m:t>p</m:t>
                  </m:r>
                </m:num>
                <m:den>
                  <m:rad>
                    <m:radPr>
                      <m:degHide m:val="1"/>
                      <m:ctrlPr>
                        <w:rPr>
                          <w:rFonts w:ascii="Cambria Math" w:hAnsi="Cambria Math"/>
                          <w:sz w:val="20"/>
                          <w:szCs w:val="20"/>
                        </w:rPr>
                      </m:ctrlPr>
                    </m:radPr>
                    <m:deg/>
                    <m:e>
                      <m:sSubSup>
                        <m:sSubSupPr>
                          <m:ctrlPr>
                            <w:rPr>
                              <w:rFonts w:ascii="Cambria Math" w:hAnsi="Cambria Math"/>
                              <w:sz w:val="20"/>
                              <w:szCs w:val="20"/>
                            </w:rPr>
                          </m:ctrlPr>
                        </m:sSubSupPr>
                        <m:e>
                          <m:r>
                            <w:rPr>
                              <w:rFonts w:ascii="Cambria Math" w:hAnsi="Cambria Math"/>
                              <w:noProof/>
                              <w:sz w:val="20"/>
                              <w:szCs w:val="20"/>
                            </w:rPr>
                            <m:t>m</m:t>
                          </m:r>
                        </m:e>
                        <m:sub>
                          <m:r>
                            <m:rPr>
                              <m:sty m:val="p"/>
                            </m:rPr>
                            <w:rPr>
                              <w:rFonts w:ascii="Cambria Math" w:hAnsi="Cambria Math"/>
                              <w:noProof/>
                              <w:sz w:val="20"/>
                              <w:szCs w:val="20"/>
                            </w:rPr>
                            <m:t>0</m:t>
                          </m:r>
                        </m:sub>
                        <m:sup>
                          <m:r>
                            <m:rPr>
                              <m:sty m:val="p"/>
                            </m:rPr>
                            <w:rPr>
                              <w:rFonts w:ascii="Cambria Math" w:hAnsi="Cambria Math"/>
                              <w:noProof/>
                              <w:sz w:val="20"/>
                              <w:szCs w:val="20"/>
                            </w:rPr>
                            <m:t>2</m:t>
                          </m:r>
                        </m:sup>
                      </m:sSubSup>
                      <m:r>
                        <w:rPr>
                          <w:rFonts w:ascii="Cambria Math" w:hAnsi="Cambria Math"/>
                          <w:noProof/>
                          <w:sz w:val="20"/>
                          <w:szCs w:val="20"/>
                        </w:rPr>
                        <m:t>+</m:t>
                      </m:r>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2</m:t>
                          </m:r>
                        </m:sup>
                      </m:sSup>
                      <m:r>
                        <m:rPr>
                          <m:sty m:val="p"/>
                        </m:rPr>
                        <w:rPr>
                          <w:rFonts w:ascii="Cambria Math" w:hAnsi="Cambria Math"/>
                          <w:noProof/>
                          <w:sz w:val="20"/>
                          <w:szCs w:val="20"/>
                        </w:rPr>
                        <m:t>/</m:t>
                      </m:r>
                      <m:sSup>
                        <m:sSupPr>
                          <m:ctrlPr>
                            <w:rPr>
                              <w:rFonts w:ascii="Cambria Math" w:hAnsi="Cambria Math"/>
                              <w:sz w:val="20"/>
                              <w:szCs w:val="20"/>
                            </w:rPr>
                          </m:ctrlPr>
                        </m:sSupPr>
                        <m:e>
                          <m:r>
                            <w:rPr>
                              <w:rFonts w:ascii="Cambria Math" w:hAnsi="Cambria Math"/>
                              <w:noProof/>
                              <w:sz w:val="20"/>
                              <w:szCs w:val="20"/>
                            </w:rPr>
                            <m:t>c</m:t>
                          </m:r>
                        </m:e>
                        <m:sup>
                          <m:r>
                            <m:rPr>
                              <m:sty m:val="p"/>
                            </m:rPr>
                            <w:rPr>
                              <w:rFonts w:ascii="Cambria Math" w:hAnsi="Cambria Math"/>
                              <w:noProof/>
                              <w:sz w:val="20"/>
                              <w:szCs w:val="20"/>
                            </w:rPr>
                            <m:t>2</m:t>
                          </m:r>
                        </m:sup>
                      </m:sSup>
                    </m:e>
                  </m:rad>
                </m:den>
              </m:f>
            </m:e>
          </m:mr>
          <m:mr>
            <m:e>
              <m:f>
                <m:fPr>
                  <m:ctrlPr>
                    <w:rPr>
                      <w:rFonts w:ascii="Cambria Math" w:hAnsi="Cambria Math"/>
                      <w:sz w:val="20"/>
                      <w:szCs w:val="20"/>
                    </w:rPr>
                  </m:ctrlPr>
                </m:fPr>
                <m:num>
                  <m:r>
                    <m:rPr>
                      <m:sty m:val="p"/>
                    </m:rPr>
                    <w:rPr>
                      <w:rFonts w:ascii="Cambria Math" w:hAnsi="Cambria Math"/>
                      <w:noProof/>
                      <w:sz w:val="20"/>
                      <w:szCs w:val="20"/>
                    </w:rPr>
                    <m:t>d</m:t>
                  </m:r>
                  <m:r>
                    <m:rPr>
                      <m:sty m:val="b"/>
                    </m:rPr>
                    <w:rPr>
                      <w:rFonts w:ascii="Cambria Math" w:hAnsi="Cambria Math"/>
                      <w:noProof/>
                      <w:sz w:val="20"/>
                      <w:szCs w:val="20"/>
                    </w:rPr>
                    <m:t>p</m:t>
                  </m:r>
                </m:num>
                <m:den>
                  <m:r>
                    <m:rPr>
                      <m:sty m:val="p"/>
                    </m:rPr>
                    <w:rPr>
                      <w:rFonts w:ascii="Cambria Math" w:hAnsi="Cambria Math"/>
                      <w:noProof/>
                      <w:sz w:val="20"/>
                      <w:szCs w:val="20"/>
                    </w:rPr>
                    <m:t>d</m:t>
                  </m:r>
                  <m:r>
                    <w:rPr>
                      <w:rFonts w:ascii="Cambria Math" w:hAnsi="Cambria Math"/>
                      <w:noProof/>
                      <w:sz w:val="20"/>
                      <w:szCs w:val="20"/>
                    </w:rPr>
                    <m:t>t</m:t>
                  </m:r>
                </m:den>
              </m:f>
              <m:r>
                <m:rPr>
                  <m:sty m:val="p"/>
                </m:rPr>
                <w:rPr>
                  <w:rFonts w:ascii="Cambria Math" w:hAnsi="Cambria Math"/>
                  <w:noProof/>
                  <w:sz w:val="20"/>
                  <w:szCs w:val="20"/>
                </w:rPr>
                <m:t>=</m:t>
              </m:r>
              <m:r>
                <w:rPr>
                  <w:rFonts w:ascii="Cambria Math" w:hAnsi="Cambria Math"/>
                  <w:noProof/>
                  <w:sz w:val="20"/>
                  <w:szCs w:val="20"/>
                </w:rPr>
                <m:t>q</m:t>
              </m:r>
              <m:d>
                <m:dPr>
                  <m:ctrlPr>
                    <w:rPr>
                      <w:rFonts w:ascii="Cambria Math" w:hAnsi="Cambria Math"/>
                      <w:sz w:val="20"/>
                      <w:szCs w:val="20"/>
                    </w:rPr>
                  </m:ctrlPr>
                </m:dPr>
                <m:e>
                  <m:r>
                    <m:rPr>
                      <m:sty m:val="b"/>
                    </m:rPr>
                    <w:rPr>
                      <w:rFonts w:ascii="Cambria Math" w:hAnsi="Cambria Math"/>
                      <w:noProof/>
                      <w:sz w:val="20"/>
                      <w:szCs w:val="20"/>
                    </w:rPr>
                    <m:t>E</m:t>
                  </m:r>
                  <m:r>
                    <m:rPr>
                      <m:sty m:val="p"/>
                    </m:rPr>
                    <w:rPr>
                      <w:rFonts w:ascii="Cambria Math" w:hAnsi="Cambria Math"/>
                      <w:noProof/>
                      <w:sz w:val="20"/>
                      <w:szCs w:val="20"/>
                    </w:rPr>
                    <m:t>(</m:t>
                  </m:r>
                  <m:r>
                    <m:rPr>
                      <m:sty m:val="bi"/>
                    </m:rPr>
                    <w:rPr>
                      <w:rFonts w:ascii="Cambria Math" w:hAnsi="Cambria Math"/>
                      <w:noProof/>
                      <w:sz w:val="20"/>
                      <w:szCs w:val="20"/>
                    </w:rPr>
                    <m:t>x</m:t>
                  </m:r>
                  <m:r>
                    <m:rPr>
                      <m:sty m:val="p"/>
                    </m:rPr>
                    <w:rPr>
                      <w:rFonts w:ascii="Cambria Math" w:hAnsi="Cambria Math"/>
                      <w:noProof/>
                      <w:sz w:val="20"/>
                      <w:szCs w:val="20"/>
                    </w:rPr>
                    <m:t>,</m:t>
                  </m:r>
                  <m:r>
                    <m:rPr>
                      <m:sty m:val="bi"/>
                    </m:rPr>
                    <w:rPr>
                      <w:rFonts w:ascii="Cambria Math" w:hAnsi="Cambria Math"/>
                      <w:noProof/>
                      <w:sz w:val="20"/>
                      <w:szCs w:val="20"/>
                    </w:rPr>
                    <m:t>t</m:t>
                  </m:r>
                  <m:r>
                    <m:rPr>
                      <m:sty m:val="p"/>
                    </m:rPr>
                    <w:rPr>
                      <w:rFonts w:ascii="Cambria Math" w:hAnsi="Cambria Math"/>
                      <w:noProof/>
                      <w:sz w:val="20"/>
                      <w:szCs w:val="20"/>
                    </w:rPr>
                    <m:t>)</m:t>
                  </m:r>
                  <m:r>
                    <w:rPr>
                      <w:rFonts w:ascii="Cambria Math" w:hAnsi="Cambria Math"/>
                      <w:noProof/>
                      <w:sz w:val="20"/>
                      <w:szCs w:val="20"/>
                    </w:rPr>
                    <m:t>+</m:t>
                  </m:r>
                  <m:f>
                    <m:fPr>
                      <m:ctrlPr>
                        <w:rPr>
                          <w:rFonts w:ascii="Cambria Math" w:hAnsi="Cambria Math"/>
                          <w:sz w:val="20"/>
                          <w:szCs w:val="20"/>
                        </w:rPr>
                      </m:ctrlPr>
                    </m:fPr>
                    <m:num>
                      <m:r>
                        <m:rPr>
                          <m:sty m:val="b"/>
                        </m:rPr>
                        <w:rPr>
                          <w:rFonts w:ascii="Cambria Math" w:hAnsi="Cambria Math"/>
                          <w:noProof/>
                          <w:sz w:val="20"/>
                          <w:szCs w:val="20"/>
                        </w:rPr>
                        <m:t>p</m:t>
                      </m:r>
                    </m:num>
                    <m:den>
                      <m:rad>
                        <m:radPr>
                          <m:degHide m:val="1"/>
                          <m:ctrlPr>
                            <w:rPr>
                              <w:rFonts w:ascii="Cambria Math" w:hAnsi="Cambria Math"/>
                              <w:sz w:val="20"/>
                              <w:szCs w:val="20"/>
                            </w:rPr>
                          </m:ctrlPr>
                        </m:radPr>
                        <m:deg/>
                        <m:e>
                          <m:sSubSup>
                            <m:sSubSupPr>
                              <m:ctrlPr>
                                <w:rPr>
                                  <w:rFonts w:ascii="Cambria Math" w:hAnsi="Cambria Math"/>
                                  <w:sz w:val="20"/>
                                  <w:szCs w:val="20"/>
                                </w:rPr>
                              </m:ctrlPr>
                            </m:sSubSupPr>
                            <m:e>
                              <m:r>
                                <w:rPr>
                                  <w:rFonts w:ascii="Cambria Math" w:hAnsi="Cambria Math"/>
                                  <w:noProof/>
                                  <w:sz w:val="20"/>
                                  <w:szCs w:val="20"/>
                                </w:rPr>
                                <m:t>m</m:t>
                              </m:r>
                            </m:e>
                            <m:sub>
                              <m:r>
                                <m:rPr>
                                  <m:sty m:val="p"/>
                                </m:rPr>
                                <w:rPr>
                                  <w:rFonts w:ascii="Cambria Math" w:hAnsi="Cambria Math"/>
                                  <w:noProof/>
                                  <w:sz w:val="20"/>
                                  <w:szCs w:val="20"/>
                                </w:rPr>
                                <m:t>0</m:t>
                              </m:r>
                            </m:sub>
                            <m:sup>
                              <m:r>
                                <m:rPr>
                                  <m:sty m:val="p"/>
                                </m:rPr>
                                <w:rPr>
                                  <w:rFonts w:ascii="Cambria Math" w:hAnsi="Cambria Math"/>
                                  <w:noProof/>
                                  <w:sz w:val="20"/>
                                  <w:szCs w:val="20"/>
                                </w:rPr>
                                <m:t>2</m:t>
                              </m:r>
                            </m:sup>
                          </m:sSubSup>
                          <m:r>
                            <w:rPr>
                              <w:rFonts w:ascii="Cambria Math" w:hAnsi="Cambria Math"/>
                              <w:noProof/>
                              <w:sz w:val="20"/>
                              <w:szCs w:val="20"/>
                            </w:rPr>
                            <m:t>+</m:t>
                          </m:r>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2</m:t>
                              </m:r>
                            </m:sup>
                          </m:sSup>
                          <m:r>
                            <m:rPr>
                              <m:sty m:val="p"/>
                            </m:rPr>
                            <w:rPr>
                              <w:rFonts w:ascii="Cambria Math" w:hAnsi="Cambria Math"/>
                              <w:noProof/>
                              <w:sz w:val="20"/>
                              <w:szCs w:val="20"/>
                            </w:rPr>
                            <m:t>/</m:t>
                          </m:r>
                          <m:sSup>
                            <m:sSupPr>
                              <m:ctrlPr>
                                <w:rPr>
                                  <w:rFonts w:ascii="Cambria Math" w:hAnsi="Cambria Math"/>
                                  <w:sz w:val="20"/>
                                  <w:szCs w:val="20"/>
                                </w:rPr>
                              </m:ctrlPr>
                            </m:sSupPr>
                            <m:e>
                              <m:r>
                                <w:rPr>
                                  <w:rFonts w:ascii="Cambria Math" w:hAnsi="Cambria Math"/>
                                  <w:noProof/>
                                  <w:sz w:val="20"/>
                                  <w:szCs w:val="20"/>
                                </w:rPr>
                                <m:t>c</m:t>
                              </m:r>
                            </m:e>
                            <m:sup>
                              <m:r>
                                <m:rPr>
                                  <m:sty m:val="p"/>
                                </m:rPr>
                                <w:rPr>
                                  <w:rFonts w:ascii="Cambria Math" w:hAnsi="Cambria Math"/>
                                  <w:noProof/>
                                  <w:sz w:val="20"/>
                                  <w:szCs w:val="20"/>
                                </w:rPr>
                                <m:t>2</m:t>
                              </m:r>
                            </m:sup>
                          </m:sSup>
                        </m:e>
                      </m:rad>
                    </m:den>
                  </m:f>
                  <m:r>
                    <w:rPr>
                      <w:rFonts w:ascii="Cambria Math" w:hAnsi="Cambria Math"/>
                      <w:noProof/>
                      <w:sz w:val="20"/>
                      <w:szCs w:val="20"/>
                    </w:rPr>
                    <m:t>×</m:t>
                  </m:r>
                  <m:r>
                    <m:rPr>
                      <m:sty m:val="b"/>
                    </m:rPr>
                    <w:rPr>
                      <w:rFonts w:ascii="Cambria Math" w:hAnsi="Cambria Math"/>
                      <w:noProof/>
                      <w:sz w:val="20"/>
                      <w:szCs w:val="20"/>
                    </w:rPr>
                    <m:t>B</m:t>
                  </m:r>
                  <m:r>
                    <m:rPr>
                      <m:sty m:val="p"/>
                    </m:rPr>
                    <w:rPr>
                      <w:rFonts w:ascii="Cambria Math" w:hAnsi="Cambria Math"/>
                      <w:noProof/>
                      <w:sz w:val="20"/>
                      <w:szCs w:val="20"/>
                    </w:rPr>
                    <m:t>(</m:t>
                  </m:r>
                  <m:r>
                    <m:rPr>
                      <m:sty m:val="bi"/>
                    </m:rPr>
                    <w:rPr>
                      <w:rFonts w:ascii="Cambria Math" w:hAnsi="Cambria Math"/>
                      <w:noProof/>
                      <w:sz w:val="20"/>
                      <w:szCs w:val="20"/>
                    </w:rPr>
                    <m:t>x</m:t>
                  </m:r>
                  <m:r>
                    <m:rPr>
                      <m:sty m:val="p"/>
                    </m:rPr>
                    <w:rPr>
                      <w:rFonts w:ascii="Cambria Math" w:hAnsi="Cambria Math"/>
                      <w:noProof/>
                      <w:sz w:val="20"/>
                      <w:szCs w:val="20"/>
                    </w:rPr>
                    <m:t>,</m:t>
                  </m:r>
                  <m:r>
                    <m:rPr>
                      <m:sty m:val="bi"/>
                    </m:rPr>
                    <w:rPr>
                      <w:rFonts w:ascii="Cambria Math" w:hAnsi="Cambria Math"/>
                      <w:noProof/>
                      <w:sz w:val="20"/>
                      <w:szCs w:val="20"/>
                    </w:rPr>
                    <m:t>t</m:t>
                  </m:r>
                  <m:r>
                    <m:rPr>
                      <m:sty m:val="p"/>
                    </m:rPr>
                    <w:rPr>
                      <w:rFonts w:ascii="Cambria Math" w:hAnsi="Cambria Math"/>
                      <w:noProof/>
                      <w:sz w:val="20"/>
                      <w:szCs w:val="20"/>
                    </w:rPr>
                    <m:t>)</m:t>
                  </m:r>
                </m:e>
              </m:d>
            </m:e>
          </m:mr>
        </m:m>
      </m:oMath>
      <w:r w:rsidR="00B36F1D" w:rsidRPr="00B36F1D">
        <w:rPr>
          <w:noProof/>
          <w:sz w:val="20"/>
          <w:szCs w:val="20"/>
        </w:rPr>
        <w:tab/>
        <w:t>(16)</w:t>
      </w:r>
    </w:p>
    <w:p w14:paraId="73165037" w14:textId="4DD96511" w:rsidR="004659E4" w:rsidRDefault="00B36F1D" w:rsidP="0060684F">
      <w:pPr>
        <w:pStyle w:val="a4"/>
        <w:shd w:val="clear" w:color="auto" w:fill="FFFFFF"/>
        <w:ind w:firstLine="360"/>
        <w:jc w:val="both"/>
        <w:rPr>
          <w:noProof/>
          <w:sz w:val="20"/>
          <w:szCs w:val="20"/>
        </w:rPr>
      </w:pPr>
      <w:r w:rsidRPr="00B36F1D">
        <w:rPr>
          <w:noProof/>
          <w:sz w:val="20"/>
          <w:szCs w:val="20"/>
        </w:rPr>
        <w:t>The discrete stucture of Eq.16 is rewrited as Eq. 17 by employ</w:t>
      </w:r>
      <w:r>
        <w:rPr>
          <w:noProof/>
          <w:sz w:val="20"/>
          <w:szCs w:val="20"/>
        </w:rPr>
        <w:t>ing</w:t>
      </w:r>
      <w:r w:rsidRPr="00B36F1D">
        <w:rPr>
          <w:noProof/>
          <w:sz w:val="20"/>
          <w:szCs w:val="20"/>
        </w:rPr>
        <w:t xml:space="preserve"> the Volume-Preserving Algorithm</w:t>
      </w:r>
      <w:r>
        <w:rPr>
          <w:noProof/>
          <w:sz w:val="20"/>
          <w:szCs w:val="20"/>
        </w:rPr>
        <w:t>.</w:t>
      </w:r>
      <w:r w:rsidR="0060684F">
        <w:rPr>
          <w:noProof/>
          <w:sz w:val="20"/>
          <w:szCs w:val="20"/>
        </w:rPr>
        <w:t xml:space="preserve"> </w:t>
      </w:r>
      <w:r w:rsidR="0060684F" w:rsidRPr="0060684F">
        <w:rPr>
          <w:noProof/>
          <w:sz w:val="20"/>
          <w:szCs w:val="20"/>
        </w:rPr>
        <w:t xml:space="preserve">The operator Cay(A) denotes the Cayley transform of matrix A[38]. </w:t>
      </w:r>
    </w:p>
    <w:p w14:paraId="149FEBE4" w14:textId="77777777" w:rsidR="00B36F1D" w:rsidRPr="00B36F1D" w:rsidRDefault="00000000" w:rsidP="00B36F1D">
      <w:pPr>
        <w:tabs>
          <w:tab w:val="center" w:pos="4800"/>
          <w:tab w:val="right" w:pos="9500"/>
        </w:tabs>
        <w:ind w:firstLine="720"/>
        <w:rPr>
          <w:noProof/>
          <w:sz w:val="20"/>
          <w:szCs w:val="20"/>
        </w:rPr>
      </w:pPr>
      <m:oMath>
        <m:d>
          <m:dPr>
            <m:begChr m:val="{"/>
            <m:endChr m:val=""/>
            <m:ctrlPr>
              <w:rPr>
                <w:rFonts w:ascii="Cambria Math" w:hAnsi="Cambria Math"/>
                <w:sz w:val="20"/>
                <w:szCs w:val="20"/>
              </w:rPr>
            </m:ctrlPr>
          </m:dPr>
          <m:e>
            <m:m>
              <m:mPr>
                <m:plcHide m:val="1"/>
                <m:mcs>
                  <m:mc>
                    <m:mcPr>
                      <m:count m:val="1"/>
                      <m:mcJc m:val="left"/>
                    </m:mcPr>
                  </m:mc>
                </m:mcs>
                <m:ctrlPr>
                  <w:rPr>
                    <w:rFonts w:ascii="Cambria Math" w:hAnsi="Cambria Math"/>
                    <w:sz w:val="20"/>
                    <w:szCs w:val="20"/>
                  </w:rPr>
                </m:ctrlPr>
              </m:mPr>
              <m:mr>
                <m:e>
                  <m:sSubSup>
                    <m:sSubSupPr>
                      <m:ctrlPr>
                        <w:rPr>
                          <w:rFonts w:ascii="Cambria Math" w:hAnsi="Cambria Math"/>
                          <w:sz w:val="20"/>
                          <w:szCs w:val="20"/>
                        </w:rPr>
                      </m:ctrlPr>
                    </m:sSubSupPr>
                    <m:e>
                      <m:r>
                        <m:rPr>
                          <m:sty m:val="b"/>
                        </m:rPr>
                        <w:rPr>
                          <w:rFonts w:ascii="Cambria Math" w:hAnsi="Cambria Math"/>
                          <w:noProof/>
                          <w:sz w:val="20"/>
                          <w:szCs w:val="20"/>
                        </w:rPr>
                        <m:t>x</m:t>
                      </m:r>
                    </m:e>
                    <m:sub>
                      <m:r>
                        <w:rPr>
                          <w:rFonts w:ascii="Cambria Math" w:hAnsi="Cambria Math"/>
                          <w:noProof/>
                          <w:sz w:val="20"/>
                          <w:szCs w:val="20"/>
                        </w:rPr>
                        <m:t>k+</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sub>
                    <m:sup>
                      <m:r>
                        <m:rPr>
                          <m:sty m:val="p"/>
                        </m:rPr>
                        <w:rPr>
                          <w:rFonts w:ascii="Cambria Math" w:hAnsi="Cambria Math"/>
                          <w:noProof/>
                          <w:sz w:val="20"/>
                          <w:szCs w:val="20"/>
                        </w:rPr>
                        <m:t>*</m:t>
                      </m:r>
                    </m:sup>
                  </m:sSubSup>
                  <m:r>
                    <m:rPr>
                      <m:sty m:val="p"/>
                    </m:rPr>
                    <w:rPr>
                      <w:rFonts w:ascii="Cambria Math" w:hAnsi="Cambria Math"/>
                      <w:noProof/>
                      <w:sz w:val="20"/>
                      <w:szCs w:val="20"/>
                    </w:rPr>
                    <m:t>=</m:t>
                  </m:r>
                  <m:sSubSup>
                    <m:sSubSupPr>
                      <m:ctrlPr>
                        <w:rPr>
                          <w:rFonts w:ascii="Cambria Math" w:hAnsi="Cambria Math"/>
                          <w:sz w:val="20"/>
                          <w:szCs w:val="20"/>
                        </w:rPr>
                      </m:ctrlPr>
                    </m:sSubSupPr>
                    <m:e>
                      <m:r>
                        <m:rPr>
                          <m:sty m:val="b"/>
                        </m:rPr>
                        <w:rPr>
                          <w:rFonts w:ascii="Cambria Math" w:hAnsi="Cambria Math"/>
                          <w:noProof/>
                          <w:sz w:val="20"/>
                          <w:szCs w:val="20"/>
                        </w:rPr>
                        <m:t>x</m:t>
                      </m:r>
                    </m:e>
                    <m:sub>
                      <m:r>
                        <w:rPr>
                          <w:rFonts w:ascii="Cambria Math" w:hAnsi="Cambria Math"/>
                          <w:noProof/>
                          <w:sz w:val="20"/>
                          <w:szCs w:val="20"/>
                        </w:rPr>
                        <m:t>k</m:t>
                      </m:r>
                    </m:sub>
                    <m:sup>
                      <m:r>
                        <m:rPr>
                          <m:sty m:val="p"/>
                        </m:rPr>
                        <w:rPr>
                          <w:rFonts w:ascii="Cambria Math" w:hAnsi="Cambria Math"/>
                          <w:noProof/>
                          <w:sz w:val="20"/>
                          <w:szCs w:val="20"/>
                        </w:rPr>
                        <m:t>*</m:t>
                      </m:r>
                    </m:sup>
                  </m:sSubSup>
                  <m: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cs="Cambria Math"/>
                          <w:noProof/>
                          <w:sz w:val="20"/>
                          <w:szCs w:val="20"/>
                        </w:rPr>
                        <m:t>Δ</m:t>
                      </m:r>
                      <m:sSup>
                        <m:sSupPr>
                          <m:ctrlPr>
                            <w:rPr>
                              <w:rFonts w:ascii="Cambria Math" w:hAnsi="Cambria Math"/>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num>
                    <m:den>
                      <m:r>
                        <m:rPr>
                          <m:sty m:val="p"/>
                        </m:rPr>
                        <w:rPr>
                          <w:rFonts w:ascii="Cambria Math" w:hAnsi="Cambria Math"/>
                          <w:noProof/>
                          <w:sz w:val="20"/>
                          <w:szCs w:val="20"/>
                        </w:rPr>
                        <m:t>2</m:t>
                      </m:r>
                    </m:den>
                  </m:f>
                  <m:f>
                    <m:fPr>
                      <m:ctrlPr>
                        <w:rPr>
                          <w:rFonts w:ascii="Cambria Math" w:hAnsi="Cambria Math"/>
                          <w:sz w:val="20"/>
                          <w:szCs w:val="20"/>
                        </w:rPr>
                      </m:ctrlPr>
                    </m:fPr>
                    <m:num>
                      <m:sSubSup>
                        <m:sSubSupPr>
                          <m:ctrlPr>
                            <w:rPr>
                              <w:rFonts w:ascii="Cambria Math" w:hAnsi="Cambria Math"/>
                              <w:sz w:val="20"/>
                              <w:szCs w:val="20"/>
                            </w:rPr>
                          </m:ctrlPr>
                        </m:sSubSupPr>
                        <m:e>
                          <m:r>
                            <m:rPr>
                              <m:sty m:val="b"/>
                            </m:rPr>
                            <w:rPr>
                              <w:rFonts w:ascii="Cambria Math" w:hAnsi="Cambria Math"/>
                              <w:noProof/>
                              <w:sz w:val="20"/>
                              <w:szCs w:val="20"/>
                            </w:rPr>
                            <m:t>p</m:t>
                          </m:r>
                        </m:e>
                        <m:sub>
                          <m:r>
                            <w:rPr>
                              <w:rFonts w:ascii="Cambria Math" w:hAnsi="Cambria Math"/>
                              <w:noProof/>
                              <w:sz w:val="20"/>
                              <w:szCs w:val="20"/>
                            </w:rPr>
                            <m:t>k</m:t>
                          </m:r>
                        </m:sub>
                        <m:sup>
                          <m:r>
                            <m:rPr>
                              <m:sty m:val="p"/>
                            </m:rPr>
                            <w:rPr>
                              <w:rFonts w:ascii="Cambria Math" w:hAnsi="Cambria Math"/>
                              <w:noProof/>
                              <w:sz w:val="20"/>
                              <w:szCs w:val="20"/>
                            </w:rPr>
                            <m:t>*</m:t>
                          </m:r>
                        </m:sup>
                      </m:sSubSup>
                    </m:num>
                    <m:den>
                      <m:sSub>
                        <m:sSubPr>
                          <m:ctrlPr>
                            <w:rPr>
                              <w:rFonts w:ascii="Cambria Math" w:hAnsi="Cambria Math"/>
                              <w:sz w:val="20"/>
                              <w:szCs w:val="20"/>
                            </w:rPr>
                          </m:ctrlPr>
                        </m:sSubPr>
                        <m:e>
                          <m:r>
                            <w:rPr>
                              <w:rFonts w:ascii="Cambria Math" w:hAnsi="Cambria Math" w:cs="Cambria Math"/>
                              <w:noProof/>
                              <w:sz w:val="20"/>
                              <w:szCs w:val="20"/>
                            </w:rPr>
                            <m:t>γ</m:t>
                          </m:r>
                        </m:e>
                        <m:sub>
                          <m:r>
                            <m:rPr>
                              <m:sty m:val="p"/>
                            </m:rPr>
                            <w:rPr>
                              <w:rFonts w:ascii="Cambria Math" w:hAnsi="Cambria Math"/>
                              <w:noProof/>
                              <w:sz w:val="20"/>
                              <w:szCs w:val="20"/>
                            </w:rPr>
                            <m:t>k</m:t>
                          </m:r>
                        </m:sub>
                      </m:sSub>
                    </m:den>
                  </m:f>
                  <m:r>
                    <m:rPr>
                      <m:sty m:val="p"/>
                    </m:rPr>
                    <w:rPr>
                      <w:rFonts w:ascii="Cambria Math" w:hAnsi="Cambria Math"/>
                      <w:noProof/>
                      <w:sz w:val="20"/>
                      <w:szCs w:val="20"/>
                    </w:rPr>
                    <m:t>,</m:t>
                  </m:r>
                </m:e>
              </m:mr>
              <m:mr>
                <m:e>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m:t>
                      </m:r>
                      <m:r>
                        <w:rPr>
                          <w:rFonts w:ascii="Cambria Math" w:hAnsi="Cambria Math"/>
                          <w:noProof/>
                          <w:sz w:val="20"/>
                          <w:szCs w:val="20"/>
                        </w:rPr>
                        <m:t>-</m:t>
                      </m:r>
                    </m:sup>
                  </m:sSup>
                  <m:r>
                    <m:rPr>
                      <m:sty m:val="p"/>
                    </m:rPr>
                    <w:rPr>
                      <w:rFonts w:ascii="Cambria Math" w:hAnsi="Cambria Math"/>
                      <w:noProof/>
                      <w:sz w:val="20"/>
                      <w:szCs w:val="20"/>
                    </w:rPr>
                    <m:t>=</m:t>
                  </m:r>
                  <m:sSubSup>
                    <m:sSubSupPr>
                      <m:ctrlPr>
                        <w:rPr>
                          <w:rFonts w:ascii="Cambria Math" w:hAnsi="Cambria Math"/>
                          <w:sz w:val="20"/>
                          <w:szCs w:val="20"/>
                        </w:rPr>
                      </m:ctrlPr>
                    </m:sSubSupPr>
                    <m:e>
                      <m:r>
                        <m:rPr>
                          <m:sty m:val="b"/>
                        </m:rPr>
                        <w:rPr>
                          <w:rFonts w:ascii="Cambria Math" w:hAnsi="Cambria Math"/>
                          <w:noProof/>
                          <w:sz w:val="20"/>
                          <w:szCs w:val="20"/>
                        </w:rPr>
                        <m:t>p</m:t>
                      </m:r>
                    </m:e>
                    <m:sub>
                      <m:r>
                        <w:rPr>
                          <w:rFonts w:ascii="Cambria Math" w:hAnsi="Cambria Math"/>
                          <w:noProof/>
                          <w:sz w:val="20"/>
                          <w:szCs w:val="20"/>
                        </w:rPr>
                        <m:t>k</m:t>
                      </m:r>
                    </m:sub>
                    <m:sup>
                      <m:r>
                        <m:rPr>
                          <m:sty m:val="p"/>
                        </m:rPr>
                        <w:rPr>
                          <w:rFonts w:ascii="Cambria Math" w:hAnsi="Cambria Math"/>
                          <w:noProof/>
                          <w:sz w:val="20"/>
                          <w:szCs w:val="20"/>
                        </w:rPr>
                        <m:t>*</m:t>
                      </m:r>
                    </m:sup>
                  </m:sSubSup>
                  <m: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cs="Cambria Math"/>
                          <w:noProof/>
                          <w:sz w:val="20"/>
                          <w:szCs w:val="20"/>
                        </w:rPr>
                        <m:t>Δ</m:t>
                      </m:r>
                      <m:sSup>
                        <m:sSupPr>
                          <m:ctrlPr>
                            <w:rPr>
                              <w:rFonts w:ascii="Cambria Math" w:hAnsi="Cambria Math"/>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num>
                    <m:den>
                      <m:r>
                        <m:rPr>
                          <m:sty m:val="p"/>
                        </m:rPr>
                        <w:rPr>
                          <w:rFonts w:ascii="Cambria Math" w:hAnsi="Cambria Math"/>
                          <w:noProof/>
                          <w:sz w:val="20"/>
                          <w:szCs w:val="20"/>
                        </w:rPr>
                        <m:t>2</m:t>
                      </m:r>
                    </m:den>
                  </m:f>
                  <m:sSubSup>
                    <m:sSubSupPr>
                      <m:ctrlPr>
                        <w:rPr>
                          <w:rFonts w:ascii="Cambria Math" w:hAnsi="Cambria Math"/>
                          <w:sz w:val="20"/>
                          <w:szCs w:val="20"/>
                        </w:rPr>
                      </m:ctrlPr>
                    </m:sSubSupPr>
                    <m:e>
                      <m:r>
                        <m:rPr>
                          <m:sty m:val="b"/>
                        </m:rPr>
                        <w:rPr>
                          <w:rFonts w:ascii="Cambria Math" w:hAnsi="Cambria Math"/>
                          <w:noProof/>
                          <w:sz w:val="20"/>
                          <w:szCs w:val="20"/>
                        </w:rPr>
                        <m:t>E</m:t>
                      </m:r>
                    </m:e>
                    <m:sub>
                      <m:r>
                        <w:rPr>
                          <w:rFonts w:ascii="Cambria Math" w:hAnsi="Cambria Math"/>
                          <w:noProof/>
                          <w:sz w:val="20"/>
                          <w:szCs w:val="20"/>
                        </w:rPr>
                        <m:t>k+</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sub>
                    <m:sup>
                      <m:r>
                        <m:rPr>
                          <m:sty m:val="p"/>
                        </m:rPr>
                        <w:rPr>
                          <w:rFonts w:ascii="Cambria Math" w:hAnsi="Cambria Math"/>
                          <w:noProof/>
                          <w:sz w:val="20"/>
                          <w:szCs w:val="20"/>
                        </w:rPr>
                        <m:t>*</m:t>
                      </m:r>
                    </m:sup>
                  </m:sSubSup>
                  <m:r>
                    <m:rPr>
                      <m:sty m:val="p"/>
                    </m:rPr>
                    <w:rPr>
                      <w:rFonts w:ascii="Cambria Math" w:hAnsi="Cambria Math"/>
                      <w:noProof/>
                      <w:sz w:val="20"/>
                      <w:szCs w:val="20"/>
                    </w:rPr>
                    <m:t>,</m:t>
                  </m:r>
                </m:e>
              </m:mr>
              <m:mr>
                <m:e>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m:t>
                      </m:r>
                      <m:r>
                        <w:rPr>
                          <w:rFonts w:ascii="Cambria Math" w:hAnsi="Cambria Math"/>
                          <w:noProof/>
                          <w:sz w:val="20"/>
                          <w:szCs w:val="20"/>
                        </w:rPr>
                        <m:t>+</m:t>
                      </m:r>
                    </m:sup>
                  </m:sSup>
                  <m:r>
                    <m:rPr>
                      <m:sty m:val="p"/>
                    </m:rPr>
                    <w:rPr>
                      <w:rFonts w:ascii="Cambria Math" w:hAnsi="Cambria Math"/>
                      <w:noProof/>
                      <w:sz w:val="20"/>
                      <w:szCs w:val="20"/>
                    </w:rPr>
                    <m:t>=Cay</m:t>
                  </m:r>
                  <m:d>
                    <m:dPr>
                      <m:ctrlPr>
                        <w:rPr>
                          <w:rFonts w:ascii="Cambria Math" w:hAnsi="Cambria Math"/>
                          <w:sz w:val="20"/>
                          <w:szCs w:val="20"/>
                        </w:rPr>
                      </m:ctrlPr>
                    </m:dPr>
                    <m:e>
                      <m:f>
                        <m:fPr>
                          <m:ctrlPr>
                            <w:rPr>
                              <w:rFonts w:ascii="Cambria Math" w:hAnsi="Cambria Math"/>
                              <w:sz w:val="20"/>
                              <w:szCs w:val="20"/>
                            </w:rPr>
                          </m:ctrlPr>
                        </m:fPr>
                        <m:num>
                          <m:r>
                            <m:rPr>
                              <m:sty m:val="p"/>
                            </m:rPr>
                            <w:rPr>
                              <w:rFonts w:ascii="Cambria Math" w:hAnsi="Cambria Math" w:cs="Cambria Math"/>
                              <w:noProof/>
                              <w:sz w:val="20"/>
                              <w:szCs w:val="20"/>
                            </w:rPr>
                            <m:t>Δ</m:t>
                          </m:r>
                          <m:sSup>
                            <m:sSupPr>
                              <m:ctrlPr>
                                <w:rPr>
                                  <w:rFonts w:ascii="Cambria Math" w:hAnsi="Cambria Math"/>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acc>
                            <m:accPr>
                              <m:ctrlPr>
                                <w:rPr>
                                  <w:rFonts w:ascii="Cambria Math" w:hAnsi="Cambria Math"/>
                                  <w:sz w:val="20"/>
                                  <w:szCs w:val="20"/>
                                </w:rPr>
                              </m:ctrlPr>
                            </m:accPr>
                            <m:e>
                              <m:sSup>
                                <m:sSupPr>
                                  <m:ctrlPr>
                                    <w:rPr>
                                      <w:rFonts w:ascii="Cambria Math" w:hAnsi="Cambria Math"/>
                                      <w:sz w:val="20"/>
                                      <w:szCs w:val="20"/>
                                    </w:rPr>
                                  </m:ctrlPr>
                                </m:sSupPr>
                                <m:e>
                                  <m:r>
                                    <w:rPr>
                                      <w:rFonts w:ascii="Cambria Math" w:hAnsi="Cambria Math"/>
                                      <w:noProof/>
                                      <w:sz w:val="20"/>
                                      <w:szCs w:val="20"/>
                                    </w:rPr>
                                    <m:t>B</m:t>
                                  </m:r>
                                </m:e>
                                <m:sup>
                                  <m:r>
                                    <m:rPr>
                                      <m:sty m:val="p"/>
                                    </m:rPr>
                                    <w:rPr>
                                      <w:rFonts w:ascii="Cambria Math" w:hAnsi="Cambria Math"/>
                                      <w:noProof/>
                                      <w:sz w:val="20"/>
                                      <w:szCs w:val="20"/>
                                    </w:rPr>
                                    <m:t>*</m:t>
                                  </m:r>
                                </m:sup>
                              </m:sSup>
                            </m:e>
                          </m:acc>
                        </m:num>
                        <m:den>
                          <m:r>
                            <m:rPr>
                              <m:sty m:val="p"/>
                            </m:rPr>
                            <w:rPr>
                              <w:rFonts w:ascii="Cambria Math" w:hAnsi="Cambria Math"/>
                              <w:noProof/>
                              <w:sz w:val="20"/>
                              <w:szCs w:val="20"/>
                            </w:rPr>
                            <m:t>2</m:t>
                          </m:r>
                          <m:sSup>
                            <m:sSupPr>
                              <m:ctrlPr>
                                <w:rPr>
                                  <w:rFonts w:ascii="Cambria Math" w:hAnsi="Cambria Math"/>
                                  <w:sz w:val="20"/>
                                  <w:szCs w:val="20"/>
                                </w:rPr>
                              </m:ctrlPr>
                            </m:sSupPr>
                            <m:e>
                              <m:r>
                                <w:rPr>
                                  <w:rFonts w:ascii="Cambria Math" w:hAnsi="Cambria Math" w:cs="Cambria Math"/>
                                  <w:noProof/>
                                  <w:sz w:val="20"/>
                                  <w:szCs w:val="20"/>
                                </w:rPr>
                                <m:t>γ</m:t>
                              </m:r>
                            </m:e>
                            <m:sup>
                              <m:r>
                                <m:rPr>
                                  <m:sty m:val="p"/>
                                </m:rPr>
                                <w:rPr>
                                  <w:rFonts w:ascii="Cambria Math" w:hAnsi="Cambria Math"/>
                                  <w:noProof/>
                                  <w:sz w:val="20"/>
                                  <w:szCs w:val="20"/>
                                </w:rPr>
                                <m:t>*</m:t>
                              </m:r>
                              <m:r>
                                <w:rPr>
                                  <w:rFonts w:ascii="Cambria Math" w:hAnsi="Cambria Math"/>
                                  <w:noProof/>
                                  <w:sz w:val="20"/>
                                  <w:szCs w:val="20"/>
                                </w:rPr>
                                <m:t>-</m:t>
                              </m:r>
                            </m:sup>
                          </m:sSup>
                        </m:den>
                      </m:f>
                    </m:e>
                  </m:d>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m:t>
                      </m:r>
                      <m:r>
                        <w:rPr>
                          <w:rFonts w:ascii="Cambria Math" w:hAnsi="Cambria Math"/>
                          <w:noProof/>
                          <w:sz w:val="20"/>
                          <w:szCs w:val="20"/>
                        </w:rPr>
                        <m:t>-</m:t>
                      </m:r>
                    </m:sup>
                  </m:sSup>
                </m:e>
              </m:mr>
              <m:mr>
                <m:e>
                  <m:sSubSup>
                    <m:sSubSupPr>
                      <m:ctrlPr>
                        <w:rPr>
                          <w:rFonts w:ascii="Cambria Math" w:hAnsi="Cambria Math"/>
                          <w:sz w:val="20"/>
                          <w:szCs w:val="20"/>
                        </w:rPr>
                      </m:ctrlPr>
                    </m:sSubSupPr>
                    <m:e>
                      <m:r>
                        <m:rPr>
                          <m:sty m:val="b"/>
                        </m:rPr>
                        <w:rPr>
                          <w:rFonts w:ascii="Cambria Math" w:hAnsi="Cambria Math"/>
                          <w:noProof/>
                          <w:sz w:val="20"/>
                          <w:szCs w:val="20"/>
                        </w:rPr>
                        <m:t>p</m:t>
                      </m:r>
                    </m:e>
                    <m:sub>
                      <m:r>
                        <w:rPr>
                          <w:rFonts w:ascii="Cambria Math" w:hAnsi="Cambria Math"/>
                          <w:noProof/>
                          <w:sz w:val="20"/>
                          <w:szCs w:val="20"/>
                        </w:rPr>
                        <m:t>k+</m:t>
                      </m:r>
                      <m:r>
                        <m:rPr>
                          <m:sty m:val="p"/>
                        </m:rPr>
                        <w:rPr>
                          <w:rFonts w:ascii="Cambria Math" w:hAnsi="Cambria Math"/>
                          <w:noProof/>
                          <w:sz w:val="20"/>
                          <w:szCs w:val="20"/>
                        </w:rPr>
                        <m:t>1</m:t>
                      </m:r>
                    </m:sub>
                    <m:sup>
                      <m:r>
                        <m:rPr>
                          <m:sty m:val="p"/>
                        </m:rPr>
                        <w:rPr>
                          <w:rFonts w:ascii="Cambria Math" w:hAnsi="Cambria Math"/>
                          <w:noProof/>
                          <w:sz w:val="20"/>
                          <w:szCs w:val="20"/>
                        </w:rPr>
                        <m:t>*</m:t>
                      </m:r>
                    </m:sup>
                  </m:sSubSup>
                  <m:r>
                    <m:rPr>
                      <m:sty m:val="p"/>
                    </m:rPr>
                    <w:rPr>
                      <w:rFonts w:ascii="Cambria Math" w:hAnsi="Cambria Math"/>
                      <w:noProof/>
                      <w:sz w:val="20"/>
                      <w:szCs w:val="20"/>
                    </w:rPr>
                    <m:t>=</m:t>
                  </m:r>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m:t>
                      </m:r>
                      <m:r>
                        <w:rPr>
                          <w:rFonts w:ascii="Cambria Math" w:hAnsi="Cambria Math"/>
                          <w:noProof/>
                          <w:sz w:val="20"/>
                          <w:szCs w:val="20"/>
                        </w:rPr>
                        <m:t>+</m:t>
                      </m:r>
                    </m:sup>
                  </m:sSup>
                  <m: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cs="Cambria Math"/>
                          <w:noProof/>
                          <w:sz w:val="20"/>
                          <w:szCs w:val="20"/>
                        </w:rPr>
                        <m:t>Δ</m:t>
                      </m:r>
                      <m:sSup>
                        <m:sSupPr>
                          <m:ctrlPr>
                            <w:rPr>
                              <w:rFonts w:ascii="Cambria Math" w:hAnsi="Cambria Math"/>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num>
                    <m:den>
                      <m:r>
                        <m:rPr>
                          <m:sty m:val="p"/>
                        </m:rPr>
                        <w:rPr>
                          <w:rFonts w:ascii="Cambria Math" w:hAnsi="Cambria Math"/>
                          <w:noProof/>
                          <w:sz w:val="20"/>
                          <w:szCs w:val="20"/>
                        </w:rPr>
                        <m:t>2</m:t>
                      </m:r>
                    </m:den>
                  </m:f>
                  <m:sSubSup>
                    <m:sSubSupPr>
                      <m:ctrlPr>
                        <w:rPr>
                          <w:rFonts w:ascii="Cambria Math" w:hAnsi="Cambria Math"/>
                          <w:sz w:val="20"/>
                          <w:szCs w:val="20"/>
                        </w:rPr>
                      </m:ctrlPr>
                    </m:sSubSupPr>
                    <m:e>
                      <m:r>
                        <m:rPr>
                          <m:sty m:val="b"/>
                        </m:rPr>
                        <w:rPr>
                          <w:rFonts w:ascii="Cambria Math" w:hAnsi="Cambria Math"/>
                          <w:noProof/>
                          <w:sz w:val="20"/>
                          <w:szCs w:val="20"/>
                        </w:rPr>
                        <m:t>E</m:t>
                      </m:r>
                    </m:e>
                    <m:sub>
                      <m:r>
                        <w:rPr>
                          <w:rFonts w:ascii="Cambria Math" w:hAnsi="Cambria Math"/>
                          <w:noProof/>
                          <w:sz w:val="20"/>
                          <w:szCs w:val="20"/>
                        </w:rPr>
                        <m:t>k+</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sub>
                    <m:sup>
                      <m:r>
                        <m:rPr>
                          <m:sty m:val="p"/>
                        </m:rPr>
                        <w:rPr>
                          <w:rFonts w:ascii="Cambria Math" w:hAnsi="Cambria Math"/>
                          <w:noProof/>
                          <w:sz w:val="20"/>
                          <w:szCs w:val="20"/>
                        </w:rPr>
                        <m:t>*</m:t>
                      </m:r>
                    </m:sup>
                  </m:sSubSup>
                  <m:r>
                    <m:rPr>
                      <m:sty m:val="p"/>
                    </m:rPr>
                    <w:rPr>
                      <w:rFonts w:ascii="Cambria Math" w:hAnsi="Cambria Math"/>
                      <w:noProof/>
                      <w:sz w:val="20"/>
                      <w:szCs w:val="20"/>
                    </w:rPr>
                    <m:t>,</m:t>
                  </m:r>
                </m:e>
              </m:mr>
              <m:mr>
                <m:e>
                  <m:sSubSup>
                    <m:sSubSupPr>
                      <m:ctrlPr>
                        <w:rPr>
                          <w:rFonts w:ascii="Cambria Math" w:hAnsi="Cambria Math"/>
                          <w:sz w:val="20"/>
                          <w:szCs w:val="20"/>
                        </w:rPr>
                      </m:ctrlPr>
                    </m:sSubSupPr>
                    <m:e>
                      <m:r>
                        <m:rPr>
                          <m:sty m:val="b"/>
                        </m:rPr>
                        <w:rPr>
                          <w:rFonts w:ascii="Cambria Math" w:hAnsi="Cambria Math"/>
                          <w:noProof/>
                          <w:sz w:val="20"/>
                          <w:szCs w:val="20"/>
                        </w:rPr>
                        <m:t>x</m:t>
                      </m:r>
                    </m:e>
                    <m:sub>
                      <m:r>
                        <w:rPr>
                          <w:rFonts w:ascii="Cambria Math" w:hAnsi="Cambria Math"/>
                          <w:noProof/>
                          <w:sz w:val="20"/>
                          <w:szCs w:val="20"/>
                        </w:rPr>
                        <m:t>k+</m:t>
                      </m:r>
                      <m:r>
                        <m:rPr>
                          <m:sty m:val="p"/>
                        </m:rPr>
                        <w:rPr>
                          <w:rFonts w:ascii="Cambria Math" w:hAnsi="Cambria Math"/>
                          <w:noProof/>
                          <w:sz w:val="20"/>
                          <w:szCs w:val="20"/>
                        </w:rPr>
                        <m:t>1</m:t>
                      </m:r>
                    </m:sub>
                    <m:sup>
                      <m:r>
                        <m:rPr>
                          <m:sty m:val="p"/>
                        </m:rPr>
                        <w:rPr>
                          <w:rFonts w:ascii="Cambria Math" w:hAnsi="Cambria Math"/>
                          <w:noProof/>
                          <w:sz w:val="20"/>
                          <w:szCs w:val="20"/>
                        </w:rPr>
                        <m:t>*</m:t>
                      </m:r>
                    </m:sup>
                  </m:sSubSup>
                  <m:r>
                    <m:rPr>
                      <m:sty m:val="p"/>
                    </m:rPr>
                    <w:rPr>
                      <w:rFonts w:ascii="Cambria Math" w:hAnsi="Cambria Math"/>
                      <w:noProof/>
                      <w:sz w:val="20"/>
                      <w:szCs w:val="20"/>
                    </w:rPr>
                    <m:t>=</m:t>
                  </m:r>
                  <m:sSubSup>
                    <m:sSubSupPr>
                      <m:ctrlPr>
                        <w:rPr>
                          <w:rFonts w:ascii="Cambria Math" w:hAnsi="Cambria Math"/>
                          <w:sz w:val="20"/>
                          <w:szCs w:val="20"/>
                        </w:rPr>
                      </m:ctrlPr>
                    </m:sSubSupPr>
                    <m:e>
                      <m:r>
                        <m:rPr>
                          <m:sty m:val="b"/>
                        </m:rPr>
                        <w:rPr>
                          <w:rFonts w:ascii="Cambria Math" w:hAnsi="Cambria Math"/>
                          <w:noProof/>
                          <w:sz w:val="20"/>
                          <w:szCs w:val="20"/>
                        </w:rPr>
                        <m:t>x</m:t>
                      </m:r>
                    </m:e>
                    <m:sub>
                      <m:r>
                        <w:rPr>
                          <w:rFonts w:ascii="Cambria Math" w:hAnsi="Cambria Math"/>
                          <w:noProof/>
                          <w:sz w:val="20"/>
                          <w:szCs w:val="20"/>
                        </w:rPr>
                        <m:t>k+</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sub>
                    <m:sup>
                      <m:r>
                        <m:rPr>
                          <m:sty m:val="p"/>
                        </m:rPr>
                        <w:rPr>
                          <w:rFonts w:ascii="Cambria Math" w:hAnsi="Cambria Math"/>
                          <w:noProof/>
                          <w:sz w:val="20"/>
                          <w:szCs w:val="20"/>
                        </w:rPr>
                        <m:t>*</m:t>
                      </m:r>
                    </m:sup>
                  </m:sSubSup>
                  <m: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cs="Cambria Math"/>
                          <w:noProof/>
                          <w:sz w:val="20"/>
                          <w:szCs w:val="20"/>
                        </w:rPr>
                        <m:t>Δ</m:t>
                      </m:r>
                      <m:sSup>
                        <m:sSupPr>
                          <m:ctrlPr>
                            <w:rPr>
                              <w:rFonts w:ascii="Cambria Math" w:hAnsi="Cambria Math"/>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num>
                    <m:den>
                      <m:r>
                        <m:rPr>
                          <m:sty m:val="p"/>
                        </m:rPr>
                        <w:rPr>
                          <w:rFonts w:ascii="Cambria Math" w:hAnsi="Cambria Math"/>
                          <w:noProof/>
                          <w:sz w:val="20"/>
                          <w:szCs w:val="20"/>
                        </w:rPr>
                        <m:t>2</m:t>
                      </m:r>
                    </m:den>
                  </m:f>
                  <m:f>
                    <m:fPr>
                      <m:ctrlPr>
                        <w:rPr>
                          <w:rFonts w:ascii="Cambria Math" w:hAnsi="Cambria Math"/>
                          <w:sz w:val="20"/>
                          <w:szCs w:val="20"/>
                        </w:rPr>
                      </m:ctrlPr>
                    </m:fPr>
                    <m:num>
                      <m:sSubSup>
                        <m:sSubSupPr>
                          <m:ctrlPr>
                            <w:rPr>
                              <w:rFonts w:ascii="Cambria Math" w:hAnsi="Cambria Math"/>
                              <w:sz w:val="20"/>
                              <w:szCs w:val="20"/>
                            </w:rPr>
                          </m:ctrlPr>
                        </m:sSubSupPr>
                        <m:e>
                          <m:r>
                            <m:rPr>
                              <m:sty m:val="b"/>
                            </m:rPr>
                            <w:rPr>
                              <w:rFonts w:ascii="Cambria Math" w:hAnsi="Cambria Math"/>
                              <w:noProof/>
                              <w:sz w:val="20"/>
                              <w:szCs w:val="20"/>
                            </w:rPr>
                            <m:t>p</m:t>
                          </m:r>
                        </m:e>
                        <m:sub>
                          <m:r>
                            <w:rPr>
                              <w:rFonts w:ascii="Cambria Math" w:hAnsi="Cambria Math"/>
                              <w:noProof/>
                              <w:sz w:val="20"/>
                              <w:szCs w:val="20"/>
                            </w:rPr>
                            <m:t>k+</m:t>
                          </m:r>
                          <m:r>
                            <m:rPr>
                              <m:sty m:val="p"/>
                            </m:rPr>
                            <w:rPr>
                              <w:rFonts w:ascii="Cambria Math" w:hAnsi="Cambria Math"/>
                              <w:noProof/>
                              <w:sz w:val="20"/>
                              <w:szCs w:val="20"/>
                            </w:rPr>
                            <m:t>1</m:t>
                          </m:r>
                        </m:sub>
                        <m:sup>
                          <m:r>
                            <m:rPr>
                              <m:sty m:val="p"/>
                            </m:rPr>
                            <w:rPr>
                              <w:rFonts w:ascii="Cambria Math" w:hAnsi="Cambria Math"/>
                              <w:noProof/>
                              <w:sz w:val="20"/>
                              <w:szCs w:val="20"/>
                            </w:rPr>
                            <m:t>*</m:t>
                          </m:r>
                        </m:sup>
                      </m:sSubSup>
                    </m:num>
                    <m:den>
                      <m:sSub>
                        <m:sSubPr>
                          <m:ctrlPr>
                            <w:rPr>
                              <w:rFonts w:ascii="Cambria Math" w:hAnsi="Cambria Math"/>
                              <w:sz w:val="20"/>
                              <w:szCs w:val="20"/>
                            </w:rPr>
                          </m:ctrlPr>
                        </m:sSubPr>
                        <m:e>
                          <m:r>
                            <w:rPr>
                              <w:rFonts w:ascii="Cambria Math" w:hAnsi="Cambria Math" w:cs="Cambria Math"/>
                              <w:noProof/>
                              <w:sz w:val="20"/>
                              <w:szCs w:val="20"/>
                            </w:rPr>
                            <m:t>γ</m:t>
                          </m:r>
                        </m:e>
                        <m:sub>
                          <m:r>
                            <m:rPr>
                              <m:sty m:val="p"/>
                            </m:rPr>
                            <w:rPr>
                              <w:rFonts w:ascii="Cambria Math" w:hAnsi="Cambria Math"/>
                              <w:noProof/>
                              <w:sz w:val="20"/>
                              <w:szCs w:val="20"/>
                            </w:rPr>
                            <m:t>k</m:t>
                          </m:r>
                          <m:r>
                            <w:rPr>
                              <w:rFonts w:ascii="Cambria Math" w:hAnsi="Cambria Math"/>
                              <w:noProof/>
                              <w:sz w:val="20"/>
                              <w:szCs w:val="20"/>
                            </w:rPr>
                            <m:t>+</m:t>
                          </m:r>
                          <m:r>
                            <m:rPr>
                              <m:sty m:val="p"/>
                            </m:rPr>
                            <w:rPr>
                              <w:rFonts w:ascii="Cambria Math" w:hAnsi="Cambria Math"/>
                              <w:noProof/>
                              <w:sz w:val="20"/>
                              <w:szCs w:val="20"/>
                            </w:rPr>
                            <m:t>1</m:t>
                          </m:r>
                        </m:sub>
                      </m:sSub>
                    </m:den>
                  </m:f>
                  <m:r>
                    <m:rPr>
                      <m:sty m:val="p"/>
                    </m:rPr>
                    <w:rPr>
                      <w:rFonts w:ascii="Cambria Math" w:hAnsi="Cambria Math"/>
                      <w:noProof/>
                      <w:sz w:val="20"/>
                      <w:szCs w:val="20"/>
                    </w:rPr>
                    <m:t>,</m:t>
                  </m:r>
                </m:e>
              </m:mr>
            </m:m>
          </m:e>
        </m:d>
      </m:oMath>
      <w:r w:rsidR="00B36F1D" w:rsidRPr="00B36F1D">
        <w:rPr>
          <w:noProof/>
          <w:sz w:val="20"/>
          <w:szCs w:val="20"/>
        </w:rPr>
        <w:tab/>
        <w:t>(17)</w:t>
      </w:r>
    </w:p>
    <w:p w14:paraId="3BA0C033" w14:textId="231D2FD5" w:rsidR="0060684F" w:rsidRDefault="0060684F" w:rsidP="0060684F">
      <w:pPr>
        <w:pStyle w:val="a4"/>
        <w:shd w:val="clear" w:color="auto" w:fill="FFFFFF"/>
        <w:ind w:firstLine="360"/>
        <w:jc w:val="both"/>
        <w:rPr>
          <w:noProof/>
          <w:sz w:val="20"/>
          <w:szCs w:val="20"/>
        </w:rPr>
      </w:pPr>
      <w:r>
        <w:rPr>
          <w:noProof/>
          <w:sz w:val="20"/>
          <w:szCs w:val="20"/>
        </w:rPr>
        <w:t>T</w:t>
      </w:r>
      <w:r w:rsidRPr="0060684F">
        <w:rPr>
          <w:noProof/>
          <w:sz w:val="20"/>
          <w:szCs w:val="20"/>
        </w:rPr>
        <w:t xml:space="preserve">he dimensionless magnetic matrix </w:t>
      </w:r>
      <m:oMath>
        <m:sSup>
          <m:sSupPr>
            <m:ctrlPr>
              <w:rPr>
                <w:rFonts w:ascii="Cambria Math" w:hAnsi="Cambria Math"/>
                <w:noProof/>
                <w:sz w:val="20"/>
                <w:szCs w:val="20"/>
              </w:rPr>
            </m:ctrlPr>
          </m:sSupPr>
          <m:e>
            <m:acc>
              <m:accPr>
                <m:ctrlPr>
                  <w:rPr>
                    <w:rFonts w:ascii="Cambria Math" w:hAnsi="Cambria Math"/>
                    <w:noProof/>
                    <w:sz w:val="20"/>
                    <w:szCs w:val="20"/>
                  </w:rPr>
                </m:ctrlPr>
              </m:accPr>
              <m:e>
                <m:r>
                  <w:rPr>
                    <w:rFonts w:ascii="Cambria Math" w:hAnsi="Cambria Math"/>
                    <w:noProof/>
                    <w:sz w:val="20"/>
                    <w:szCs w:val="20"/>
                  </w:rPr>
                  <m:t>B</m:t>
                </m:r>
              </m:e>
            </m:acc>
          </m:e>
          <m:sup>
            <m:r>
              <m:rPr>
                <m:sty m:val="p"/>
              </m:rPr>
              <w:rPr>
                <w:rFonts w:ascii="Cambria Math" w:hAnsi="Cambria Math"/>
                <w:noProof/>
                <w:sz w:val="20"/>
                <w:szCs w:val="20"/>
              </w:rPr>
              <m:t>*</m:t>
            </m:r>
          </m:sup>
        </m:sSup>
      </m:oMath>
      <w:r w:rsidRPr="0060684F">
        <w:rPr>
          <w:noProof/>
          <w:sz w:val="20"/>
          <w:szCs w:val="20"/>
        </w:rPr>
        <w:t xml:space="preserve"> is </w:t>
      </w:r>
      <w:r>
        <w:rPr>
          <w:noProof/>
          <w:sz w:val="20"/>
          <w:szCs w:val="20"/>
        </w:rPr>
        <w:t xml:space="preserve">presented as Eq. 18. </w:t>
      </w:r>
    </w:p>
    <w:p w14:paraId="24129AF8" w14:textId="77777777" w:rsidR="0060684F" w:rsidRDefault="00000000" w:rsidP="0060684F">
      <w:pPr>
        <w:tabs>
          <w:tab w:val="left" w:pos="1500"/>
          <w:tab w:val="right" w:pos="9500"/>
        </w:tabs>
        <w:ind w:firstLineChars="200" w:firstLine="400"/>
        <w:jc w:val="center"/>
        <w:rPr>
          <w:noProof/>
          <w:sz w:val="20"/>
          <w:szCs w:val="20"/>
        </w:rPr>
      </w:pPr>
      <m:oMath>
        <m:sSup>
          <m:sSupPr>
            <m:ctrlPr>
              <w:rPr>
                <w:rFonts w:ascii="Cambria Math" w:hAnsi="Cambria Math"/>
                <w:sz w:val="20"/>
                <w:szCs w:val="20"/>
              </w:rPr>
            </m:ctrlPr>
          </m:sSupPr>
          <m:e>
            <m:acc>
              <m:accPr>
                <m:ctrlPr>
                  <w:rPr>
                    <w:rFonts w:ascii="Cambria Math" w:hAnsi="Cambria Math"/>
                    <w:sz w:val="20"/>
                    <w:szCs w:val="20"/>
                  </w:rPr>
                </m:ctrlPr>
              </m:accPr>
              <m:e>
                <m:r>
                  <w:rPr>
                    <w:rFonts w:ascii="Cambria Math" w:hAnsi="Cambria Math"/>
                    <w:noProof/>
                    <w:sz w:val="20"/>
                    <w:szCs w:val="20"/>
                  </w:rPr>
                  <m:t>B</m:t>
                </m:r>
              </m:e>
            </m:acc>
          </m:e>
          <m:sup>
            <m:r>
              <m:rPr>
                <m:sty m:val="p"/>
              </m:rPr>
              <w:rPr>
                <w:rFonts w:ascii="Cambria Math" w:hAnsi="Cambria Math"/>
                <w:noProof/>
                <w:sz w:val="20"/>
                <w:szCs w:val="20"/>
              </w:rPr>
              <m:t>*</m:t>
            </m:r>
          </m:sup>
        </m:sSup>
        <m:r>
          <m:rPr>
            <m:sty m:val="p"/>
          </m:rPr>
          <w:rPr>
            <w:rFonts w:ascii="Cambria Math" w:hAnsi="Cambria Math"/>
            <w:noProof/>
            <w:sz w:val="20"/>
            <w:szCs w:val="20"/>
          </w:rPr>
          <m:t>=</m:t>
        </m:r>
        <m:d>
          <m:dPr>
            <m:ctrlPr>
              <w:rPr>
                <w:rFonts w:ascii="Cambria Math" w:hAnsi="Cambria Math"/>
                <w:sz w:val="20"/>
                <w:szCs w:val="20"/>
              </w:rPr>
            </m:ctrlPr>
          </m:dPr>
          <m:e>
            <m:m>
              <m:mPr>
                <m:plcHide m:val="1"/>
                <m:mcs>
                  <m:mc>
                    <m:mcPr>
                      <m:count m:val="3"/>
                      <m:mcJc m:val="left"/>
                    </m:mcPr>
                  </m:mc>
                </m:mcs>
                <m:ctrlPr>
                  <w:rPr>
                    <w:rFonts w:ascii="Cambria Math" w:hAnsi="Cambria Math"/>
                    <w:sz w:val="20"/>
                    <w:szCs w:val="20"/>
                  </w:rPr>
                </m:ctrlPr>
              </m:mPr>
              <m:mr>
                <m:e>
                  <m:r>
                    <m:rPr>
                      <m:sty m:val="p"/>
                    </m:rPr>
                    <w:rPr>
                      <w:rFonts w:ascii="Cambria Math" w:hAnsi="Cambria Math"/>
                      <w:noProof/>
                      <w:sz w:val="20"/>
                      <w:szCs w:val="20"/>
                    </w:rPr>
                    <m:t>0</m:t>
                  </m:r>
                </m:e>
                <m:e>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z</m:t>
                      </m:r>
                    </m:sub>
                    <m:sup>
                      <m:r>
                        <m:rPr>
                          <m:sty m:val="p"/>
                        </m:rPr>
                        <w:rPr>
                          <w:rFonts w:ascii="Cambria Math" w:hAnsi="Cambria Math"/>
                          <w:noProof/>
                          <w:sz w:val="20"/>
                          <w:szCs w:val="20"/>
                        </w:rPr>
                        <m:t>*</m:t>
                      </m:r>
                    </m:sup>
                  </m:sSubSup>
                </m:e>
                <m:e>
                  <m:r>
                    <w:rPr>
                      <w:rFonts w:ascii="Cambria Math" w:hAnsi="Cambria Math"/>
                      <w:noProof/>
                      <w:sz w:val="20"/>
                      <w:szCs w:val="20"/>
                    </w:rPr>
                    <m:t>-</m:t>
                  </m:r>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y</m:t>
                      </m:r>
                    </m:sub>
                    <m:sup>
                      <m:r>
                        <m:rPr>
                          <m:sty m:val="p"/>
                        </m:rPr>
                        <w:rPr>
                          <w:rFonts w:ascii="Cambria Math" w:hAnsi="Cambria Math"/>
                          <w:noProof/>
                          <w:sz w:val="20"/>
                          <w:szCs w:val="20"/>
                        </w:rPr>
                        <m:t>*</m:t>
                      </m:r>
                    </m:sup>
                  </m:sSubSup>
                </m:e>
              </m:mr>
              <m:mr>
                <m:e>
                  <m:r>
                    <w:rPr>
                      <w:rFonts w:ascii="Cambria Math" w:hAnsi="Cambria Math"/>
                      <w:noProof/>
                      <w:sz w:val="20"/>
                      <w:szCs w:val="20"/>
                    </w:rPr>
                    <m:t>-</m:t>
                  </m:r>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z</m:t>
                      </m:r>
                    </m:sub>
                    <m:sup>
                      <m:r>
                        <m:rPr>
                          <m:sty m:val="p"/>
                        </m:rPr>
                        <w:rPr>
                          <w:rFonts w:ascii="Cambria Math" w:hAnsi="Cambria Math"/>
                          <w:noProof/>
                          <w:sz w:val="20"/>
                          <w:szCs w:val="20"/>
                        </w:rPr>
                        <m:t>*</m:t>
                      </m:r>
                    </m:sup>
                  </m:sSubSup>
                </m:e>
                <m:e>
                  <m:r>
                    <m:rPr>
                      <m:sty m:val="p"/>
                    </m:rPr>
                    <w:rPr>
                      <w:rFonts w:ascii="Cambria Math" w:hAnsi="Cambria Math"/>
                      <w:noProof/>
                      <w:sz w:val="20"/>
                      <w:szCs w:val="20"/>
                    </w:rPr>
                    <m:t>0</m:t>
                  </m:r>
                </m:e>
                <m:e>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x</m:t>
                      </m:r>
                    </m:sub>
                    <m:sup>
                      <m:r>
                        <m:rPr>
                          <m:sty m:val="p"/>
                        </m:rPr>
                        <w:rPr>
                          <w:rFonts w:ascii="Cambria Math" w:hAnsi="Cambria Math"/>
                          <w:noProof/>
                          <w:sz w:val="20"/>
                          <w:szCs w:val="20"/>
                        </w:rPr>
                        <m:t>*</m:t>
                      </m:r>
                    </m:sup>
                  </m:sSubSup>
                </m:e>
              </m:mr>
              <m:mr>
                <m:e>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y</m:t>
                      </m:r>
                    </m:sub>
                    <m:sup>
                      <m:r>
                        <m:rPr>
                          <m:sty m:val="p"/>
                        </m:rPr>
                        <w:rPr>
                          <w:rFonts w:ascii="Cambria Math" w:hAnsi="Cambria Math"/>
                          <w:noProof/>
                          <w:sz w:val="20"/>
                          <w:szCs w:val="20"/>
                        </w:rPr>
                        <m:t>*</m:t>
                      </m:r>
                    </m:sup>
                  </m:sSubSup>
                </m:e>
                <m:e>
                  <m:r>
                    <w:rPr>
                      <w:rFonts w:ascii="Cambria Math" w:hAnsi="Cambria Math"/>
                      <w:noProof/>
                      <w:sz w:val="20"/>
                      <w:szCs w:val="20"/>
                    </w:rPr>
                    <m:t>-</m:t>
                  </m:r>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x</m:t>
                      </m:r>
                    </m:sub>
                    <m:sup>
                      <m:r>
                        <m:rPr>
                          <m:sty m:val="p"/>
                        </m:rPr>
                        <w:rPr>
                          <w:rFonts w:ascii="Cambria Math" w:hAnsi="Cambria Math"/>
                          <w:noProof/>
                          <w:sz w:val="20"/>
                          <w:szCs w:val="20"/>
                        </w:rPr>
                        <m:t>*</m:t>
                      </m:r>
                    </m:sup>
                  </m:sSubSup>
                </m:e>
                <m:e>
                  <m:r>
                    <m:rPr>
                      <m:sty m:val="p"/>
                    </m:rPr>
                    <w:rPr>
                      <w:rFonts w:ascii="Cambria Math" w:hAnsi="Cambria Math"/>
                      <w:noProof/>
                      <w:sz w:val="20"/>
                      <w:szCs w:val="20"/>
                    </w:rPr>
                    <m:t>0</m:t>
                  </m:r>
                </m:e>
              </m:mr>
            </m:m>
          </m:e>
        </m:d>
      </m:oMath>
      <w:r w:rsidR="0060684F" w:rsidRPr="0060684F">
        <w:rPr>
          <w:noProof/>
          <w:sz w:val="20"/>
          <w:szCs w:val="20"/>
        </w:rPr>
        <w:tab/>
        <w:t>(18)</w:t>
      </w:r>
    </w:p>
    <w:p w14:paraId="34B10450" w14:textId="762BD7E2" w:rsidR="0060684F" w:rsidRPr="0060684F" w:rsidRDefault="0060684F" w:rsidP="0060684F">
      <w:pPr>
        <w:pStyle w:val="a4"/>
        <w:shd w:val="clear" w:color="auto" w:fill="FFFFFF"/>
        <w:ind w:firstLine="360"/>
        <w:jc w:val="both"/>
        <w:rPr>
          <w:noProof/>
          <w:sz w:val="20"/>
          <w:szCs w:val="20"/>
        </w:rPr>
      </w:pPr>
      <w:r w:rsidRPr="0060684F">
        <w:rPr>
          <w:noProof/>
          <w:sz w:val="20"/>
          <w:szCs w:val="20"/>
        </w:rPr>
        <w:t xml:space="preserve">The dimensionless parameters are momentum </w:t>
      </w:r>
      <m:oMath>
        <m:sSup>
          <m:sSupPr>
            <m:ctrlPr>
              <w:rPr>
                <w:rFonts w:ascii="Cambria Math" w:hAnsi="Cambria Math"/>
                <w:noProof/>
                <w:sz w:val="20"/>
                <w:szCs w:val="20"/>
              </w:rPr>
            </m:ctrlPr>
          </m:sSupPr>
          <m:e>
            <m:r>
              <w:rPr>
                <w:rFonts w:ascii="Cambria Math" w:hAnsi="Cambria Math"/>
                <w:noProof/>
                <w:sz w:val="20"/>
                <w:szCs w:val="20"/>
              </w:rPr>
              <m:t>p</m:t>
            </m:r>
          </m:e>
          <m:sup>
            <m:r>
              <m:rPr>
                <m:sty m:val="p"/>
              </m:rPr>
              <w:rPr>
                <w:rFonts w:ascii="Cambria Math" w:hAnsi="Cambria Math"/>
                <w:noProof/>
                <w:sz w:val="20"/>
                <w:szCs w:val="20"/>
              </w:rPr>
              <m:t>*</m:t>
            </m:r>
          </m:sup>
        </m:sSup>
        <m:r>
          <m:rPr>
            <m:sty m:val="p"/>
          </m:rPr>
          <w:rPr>
            <w:rFonts w:ascii="Cambria Math" w:hAnsi="Cambria Math"/>
            <w:noProof/>
            <w:sz w:val="20"/>
            <w:szCs w:val="20"/>
          </w:rPr>
          <m:t>=</m:t>
        </m:r>
        <m:f>
          <m:fPr>
            <m:ctrlPr>
              <w:rPr>
                <w:rFonts w:ascii="Cambria Math" w:hAnsi="Cambria Math"/>
                <w:noProof/>
                <w:sz w:val="20"/>
                <w:szCs w:val="20"/>
              </w:rPr>
            </m:ctrlPr>
          </m:fPr>
          <m:num>
            <m:r>
              <w:rPr>
                <w:rFonts w:ascii="Cambria Math" w:hAnsi="Cambria Math"/>
                <w:noProof/>
                <w:sz w:val="20"/>
                <w:szCs w:val="20"/>
              </w:rPr>
              <m:t>p</m:t>
            </m:r>
          </m:num>
          <m:den>
            <m:sSub>
              <m:sSubPr>
                <m:ctrlPr>
                  <w:rPr>
                    <w:rFonts w:ascii="Cambria Math" w:hAnsi="Cambria Math"/>
                    <w:noProof/>
                    <w:sz w:val="20"/>
                    <w:szCs w:val="20"/>
                  </w:rPr>
                </m:ctrlPr>
              </m:sSubPr>
              <m:e>
                <m:r>
                  <w:rPr>
                    <w:rFonts w:ascii="Cambria Math" w:hAnsi="Cambria Math"/>
                    <w:noProof/>
                    <w:sz w:val="20"/>
                    <w:szCs w:val="20"/>
                  </w:rPr>
                  <m:t>m</m:t>
                </m:r>
              </m:e>
              <m:sub>
                <m:r>
                  <w:rPr>
                    <w:rFonts w:ascii="Cambria Math" w:hAnsi="Cambria Math"/>
                    <w:noProof/>
                    <w:sz w:val="20"/>
                    <w:szCs w:val="20"/>
                  </w:rPr>
                  <m:t>e</m:t>
                </m:r>
              </m:sub>
            </m:sSub>
            <m:r>
              <w:rPr>
                <w:rFonts w:ascii="Cambria Math" w:hAnsi="Cambria Math"/>
                <w:noProof/>
                <w:sz w:val="20"/>
                <w:szCs w:val="20"/>
              </w:rPr>
              <m:t>c</m:t>
            </m:r>
          </m:den>
        </m:f>
      </m:oMath>
      <w:r w:rsidRPr="0060684F">
        <w:rPr>
          <w:noProof/>
          <w:sz w:val="20"/>
          <w:szCs w:val="20"/>
        </w:rPr>
        <w:t xml:space="preserve">, magnetic field </w:t>
      </w:r>
      <m:oMath>
        <m:sSup>
          <m:sSupPr>
            <m:ctrlPr>
              <w:rPr>
                <w:rFonts w:ascii="Cambria Math" w:hAnsi="Cambria Math"/>
                <w:noProof/>
                <w:sz w:val="20"/>
                <w:szCs w:val="20"/>
              </w:rPr>
            </m:ctrlPr>
          </m:sSupPr>
          <m:e>
            <m:r>
              <w:rPr>
                <w:rFonts w:ascii="Cambria Math" w:hAnsi="Cambria Math"/>
                <w:noProof/>
                <w:sz w:val="20"/>
                <w:szCs w:val="20"/>
              </w:rPr>
              <m:t>B</m:t>
            </m:r>
          </m:e>
          <m:sup>
            <m:r>
              <m:rPr>
                <m:sty m:val="p"/>
              </m:rPr>
              <w:rPr>
                <w:rFonts w:ascii="Cambria Math" w:hAnsi="Cambria Math"/>
                <w:noProof/>
                <w:sz w:val="20"/>
                <w:szCs w:val="20"/>
              </w:rPr>
              <m:t>*</m:t>
            </m:r>
          </m:sup>
        </m:sSup>
        <m:r>
          <m:rPr>
            <m:sty m:val="p"/>
          </m:rPr>
          <w:rPr>
            <w:rFonts w:ascii="Cambria Math" w:hAnsi="Cambria Math"/>
            <w:noProof/>
            <w:sz w:val="20"/>
            <w:szCs w:val="20"/>
          </w:rPr>
          <m:t>=</m:t>
        </m:r>
        <m:r>
          <w:rPr>
            <w:rFonts w:ascii="Cambria Math" w:hAnsi="Cambria Math"/>
            <w:noProof/>
            <w:sz w:val="20"/>
            <w:szCs w:val="20"/>
          </w:rPr>
          <m:t>B</m:t>
        </m:r>
        <m:r>
          <m:rPr>
            <m:sty m:val="p"/>
          </m:rPr>
          <w:rPr>
            <w:rFonts w:ascii="Cambria Math" w:hAnsi="Cambria Math"/>
            <w:noProof/>
            <w:sz w:val="20"/>
            <w:szCs w:val="20"/>
          </w:rPr>
          <m:t>/(</m:t>
        </m:r>
        <m:f>
          <m:fPr>
            <m:ctrlPr>
              <w:rPr>
                <w:rFonts w:ascii="Cambria Math" w:hAnsi="Cambria Math"/>
                <w:noProof/>
                <w:sz w:val="20"/>
                <w:szCs w:val="20"/>
              </w:rPr>
            </m:ctrlPr>
          </m:fPr>
          <m:num>
            <m:sSub>
              <m:sSubPr>
                <m:ctrlPr>
                  <w:rPr>
                    <w:rFonts w:ascii="Cambria Math" w:hAnsi="Cambria Math"/>
                    <w:noProof/>
                    <w:sz w:val="20"/>
                    <w:szCs w:val="20"/>
                  </w:rPr>
                </m:ctrlPr>
              </m:sSubPr>
              <m:e>
                <m:r>
                  <w:rPr>
                    <w:rFonts w:ascii="Cambria Math" w:hAnsi="Cambria Math"/>
                    <w:noProof/>
                    <w:sz w:val="20"/>
                    <w:szCs w:val="20"/>
                  </w:rPr>
                  <m:t>m</m:t>
                </m:r>
              </m:e>
              <m:sub>
                <m:r>
                  <w:rPr>
                    <w:rFonts w:ascii="Cambria Math" w:hAnsi="Cambria Math"/>
                    <w:noProof/>
                    <w:sz w:val="20"/>
                    <w:szCs w:val="20"/>
                  </w:rPr>
                  <m:t>e</m:t>
                </m:r>
              </m:sub>
            </m:sSub>
          </m:num>
          <m:den>
            <m:r>
              <w:rPr>
                <w:rFonts w:ascii="Cambria Math" w:hAnsi="Cambria Math"/>
                <w:noProof/>
                <w:sz w:val="20"/>
                <w:szCs w:val="20"/>
              </w:rPr>
              <m:t>e</m:t>
            </m:r>
            <m:sSub>
              <m:sSubPr>
                <m:ctrlPr>
                  <w:rPr>
                    <w:rFonts w:ascii="Cambria Math" w:hAnsi="Cambria Math"/>
                    <w:noProof/>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den>
        </m:f>
        <m:r>
          <w:rPr>
            <w:rFonts w:ascii="Cambria Math" w:hAnsi="Cambria Math"/>
            <w:noProof/>
            <w:sz w:val="20"/>
            <w:szCs w:val="20"/>
          </w:rPr>
          <m:t>)</m:t>
        </m:r>
      </m:oMath>
      <w:r w:rsidRPr="0060684F">
        <w:rPr>
          <w:noProof/>
          <w:sz w:val="20"/>
          <w:szCs w:val="20"/>
        </w:rPr>
        <w:t xml:space="preserve">, total electric field </w:t>
      </w:r>
      <m:oMath>
        <m:sSup>
          <m:sSupPr>
            <m:ctrlPr>
              <w:rPr>
                <w:rFonts w:ascii="Cambria Math" w:hAnsi="Cambria Math"/>
                <w:noProof/>
                <w:sz w:val="20"/>
                <w:szCs w:val="20"/>
              </w:rPr>
            </m:ctrlPr>
          </m:sSupPr>
          <m:e>
            <m:r>
              <w:rPr>
                <w:rFonts w:ascii="Cambria Math" w:hAnsi="Cambria Math"/>
                <w:noProof/>
                <w:sz w:val="20"/>
                <w:szCs w:val="20"/>
              </w:rPr>
              <m:t>E</m:t>
            </m:r>
          </m:e>
          <m:sup>
            <m:r>
              <m:rPr>
                <m:sty m:val="p"/>
              </m:rPr>
              <w:rPr>
                <w:rFonts w:ascii="Cambria Math" w:hAnsi="Cambria Math"/>
                <w:noProof/>
                <w:sz w:val="20"/>
                <w:szCs w:val="20"/>
              </w:rPr>
              <m:t>*</m:t>
            </m:r>
          </m:sup>
        </m:sSup>
        <m:r>
          <m:rPr>
            <m:sty m:val="p"/>
          </m:rPr>
          <w:rPr>
            <w:rFonts w:ascii="Cambria Math" w:hAnsi="Cambria Math"/>
            <w:noProof/>
            <w:sz w:val="20"/>
            <w:szCs w:val="20"/>
          </w:rPr>
          <m:t>=</m:t>
        </m:r>
        <m:r>
          <w:rPr>
            <w:rFonts w:ascii="Cambria Math" w:hAnsi="Cambria Math"/>
            <w:noProof/>
            <w:sz w:val="20"/>
            <w:szCs w:val="20"/>
          </w:rPr>
          <m:t>E</m:t>
        </m:r>
        <m:r>
          <m:rPr>
            <m:sty m:val="p"/>
          </m:rPr>
          <w:rPr>
            <w:rFonts w:ascii="Cambria Math" w:hAnsi="Cambria Math"/>
            <w:noProof/>
            <w:sz w:val="20"/>
            <w:szCs w:val="20"/>
          </w:rPr>
          <m:t>/(</m:t>
        </m:r>
        <m:f>
          <m:fPr>
            <m:ctrlPr>
              <w:rPr>
                <w:rFonts w:ascii="Cambria Math" w:hAnsi="Cambria Math"/>
                <w:noProof/>
                <w:sz w:val="20"/>
                <w:szCs w:val="20"/>
              </w:rPr>
            </m:ctrlPr>
          </m:fPr>
          <m:num>
            <m:sSub>
              <m:sSubPr>
                <m:ctrlPr>
                  <w:rPr>
                    <w:rFonts w:ascii="Cambria Math" w:hAnsi="Cambria Math"/>
                    <w:noProof/>
                    <w:sz w:val="20"/>
                    <w:szCs w:val="20"/>
                  </w:rPr>
                </m:ctrlPr>
              </m:sSubPr>
              <m:e>
                <m:r>
                  <w:rPr>
                    <w:rFonts w:ascii="Cambria Math" w:hAnsi="Cambria Math"/>
                    <w:noProof/>
                    <w:sz w:val="20"/>
                    <w:szCs w:val="20"/>
                  </w:rPr>
                  <m:t>m</m:t>
                </m:r>
              </m:e>
              <m:sub>
                <m:r>
                  <w:rPr>
                    <w:rFonts w:ascii="Cambria Math" w:hAnsi="Cambria Math"/>
                    <w:noProof/>
                    <w:sz w:val="20"/>
                    <w:szCs w:val="20"/>
                  </w:rPr>
                  <m:t>e</m:t>
                </m:r>
              </m:sub>
            </m:sSub>
            <m:r>
              <w:rPr>
                <w:rFonts w:ascii="Cambria Math" w:hAnsi="Cambria Math"/>
                <w:noProof/>
                <w:sz w:val="20"/>
                <w:szCs w:val="20"/>
              </w:rPr>
              <m:t>c</m:t>
            </m:r>
          </m:num>
          <m:den>
            <m:sSub>
              <m:sSubPr>
                <m:ctrlPr>
                  <w:rPr>
                    <w:rFonts w:ascii="Cambria Math" w:hAnsi="Cambria Math"/>
                    <w:noProof/>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r>
              <w:rPr>
                <w:rFonts w:ascii="Cambria Math" w:hAnsi="Cambria Math"/>
                <w:noProof/>
                <w:sz w:val="20"/>
                <w:szCs w:val="20"/>
              </w:rPr>
              <m:t>e</m:t>
            </m:r>
          </m:den>
        </m:f>
        <m:r>
          <w:rPr>
            <w:rFonts w:ascii="Cambria Math" w:hAnsi="Cambria Math"/>
            <w:noProof/>
            <w:sz w:val="20"/>
            <w:szCs w:val="20"/>
          </w:rPr>
          <m:t>)</m:t>
        </m:r>
      </m:oMath>
      <w:r w:rsidRPr="0060684F">
        <w:rPr>
          <w:noProof/>
          <w:sz w:val="20"/>
          <w:szCs w:val="20"/>
        </w:rPr>
        <w:t xml:space="preserve">, time step </w:t>
      </w:r>
      <m:oMath>
        <m:r>
          <m:rPr>
            <m:sty m:val="p"/>
          </m:rPr>
          <w:rPr>
            <w:rFonts w:ascii="Cambria Math" w:hAnsi="Cambria Math" w:cs="Cambria Math"/>
            <w:noProof/>
            <w:sz w:val="20"/>
            <w:szCs w:val="20"/>
          </w:rPr>
          <m:t>Δ</m:t>
        </m:r>
        <m:sSup>
          <m:sSupPr>
            <m:ctrlPr>
              <w:rPr>
                <w:rFonts w:ascii="Cambria Math" w:hAnsi="Cambria Math"/>
                <w:noProof/>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r>
          <m:rPr>
            <m:sty m:val="p"/>
          </m:rPr>
          <w:rPr>
            <w:rFonts w:ascii="Cambria Math" w:hAnsi="Cambria Math"/>
            <w:noProof/>
            <w:sz w:val="20"/>
            <w:szCs w:val="20"/>
          </w:rPr>
          <m:t>=</m:t>
        </m:r>
        <m:r>
          <m:rPr>
            <m:sty m:val="p"/>
          </m:rPr>
          <w:rPr>
            <w:rFonts w:ascii="Cambria Math" w:hAnsi="Cambria Math" w:cs="Cambria Math"/>
            <w:noProof/>
            <w:sz w:val="20"/>
            <w:szCs w:val="20"/>
          </w:rPr>
          <m:t>Δ</m:t>
        </m:r>
        <m:r>
          <w:rPr>
            <w:rFonts w:ascii="Cambria Math" w:hAnsi="Cambria Math"/>
            <w:noProof/>
            <w:sz w:val="20"/>
            <w:szCs w:val="20"/>
          </w:rPr>
          <m:t>t</m:t>
        </m:r>
        <m:r>
          <m:rPr>
            <m:sty m:val="p"/>
          </m:rPr>
          <w:rPr>
            <w:rFonts w:ascii="Cambria Math" w:hAnsi="Cambria Math"/>
            <w:noProof/>
            <w:sz w:val="20"/>
            <w:szCs w:val="20"/>
          </w:rPr>
          <m:t>/</m:t>
        </m:r>
        <m:sSub>
          <m:sSubPr>
            <m:ctrlPr>
              <w:rPr>
                <w:rFonts w:ascii="Cambria Math" w:hAnsi="Cambria Math"/>
                <w:noProof/>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oMath>
      <w:r w:rsidRPr="0060684F">
        <w:rPr>
          <w:noProof/>
          <w:sz w:val="20"/>
          <w:szCs w:val="20"/>
        </w:rPr>
        <w:t xml:space="preserve"> , and position </w:t>
      </w:r>
      <m:oMath>
        <m:sSup>
          <m:sSupPr>
            <m:ctrlPr>
              <w:rPr>
                <w:rFonts w:ascii="Cambria Math" w:hAnsi="Cambria Math"/>
                <w:noProof/>
                <w:sz w:val="20"/>
                <w:szCs w:val="20"/>
              </w:rPr>
            </m:ctrlPr>
          </m:sSupPr>
          <m:e>
            <m:r>
              <w:rPr>
                <w:rFonts w:ascii="Cambria Math" w:hAnsi="Cambria Math"/>
                <w:noProof/>
                <w:sz w:val="20"/>
                <w:szCs w:val="20"/>
              </w:rPr>
              <m:t>x</m:t>
            </m:r>
          </m:e>
          <m:sup>
            <m:r>
              <m:rPr>
                <m:sty m:val="p"/>
              </m:rPr>
              <w:rPr>
                <w:rFonts w:ascii="Cambria Math" w:hAnsi="Cambria Math"/>
                <w:noProof/>
                <w:sz w:val="20"/>
                <w:szCs w:val="20"/>
              </w:rPr>
              <m:t>*</m:t>
            </m:r>
          </m:sup>
        </m:sSup>
        <m:r>
          <m:rPr>
            <m:sty m:val="p"/>
          </m:rPr>
          <w:rPr>
            <w:rFonts w:ascii="Cambria Math" w:hAnsi="Cambria Math"/>
            <w:noProof/>
            <w:sz w:val="20"/>
            <w:szCs w:val="20"/>
          </w:rPr>
          <m:t>=</m:t>
        </m:r>
        <m:r>
          <w:rPr>
            <w:rFonts w:ascii="Cambria Math" w:hAnsi="Cambria Math"/>
            <w:noProof/>
            <w:sz w:val="20"/>
            <w:szCs w:val="20"/>
          </w:rPr>
          <m:t>x</m:t>
        </m:r>
        <m:r>
          <m:rPr>
            <m:sty m:val="p"/>
          </m:rPr>
          <w:rPr>
            <w:rFonts w:ascii="Cambria Math" w:hAnsi="Cambria Math"/>
            <w:noProof/>
            <w:sz w:val="20"/>
            <w:szCs w:val="20"/>
          </w:rPr>
          <m:t>/</m:t>
        </m:r>
        <m:sSub>
          <m:sSubPr>
            <m:ctrlPr>
              <w:rPr>
                <w:rFonts w:ascii="Cambria Math" w:hAnsi="Cambria Math"/>
                <w:noProof/>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r>
          <w:rPr>
            <w:rFonts w:ascii="Cambria Math" w:hAnsi="Cambria Math"/>
            <w:noProof/>
            <w:sz w:val="20"/>
            <w:szCs w:val="20"/>
          </w:rPr>
          <m:t>c)</m:t>
        </m:r>
      </m:oMath>
      <w:r w:rsidRPr="0060684F">
        <w:rPr>
          <w:noProof/>
          <w:sz w:val="20"/>
          <w:szCs w:val="20"/>
        </w:rPr>
        <w:t xml:space="preserve"> respectively, where the </w:t>
      </w:r>
      <m:oMath>
        <m:sSub>
          <m:sSubPr>
            <m:ctrlPr>
              <w:rPr>
                <w:rFonts w:ascii="Cambria Math" w:hAnsi="Cambria Math"/>
                <w:noProof/>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oMath>
      <w:r w:rsidRPr="0060684F">
        <w:rPr>
          <w:noProof/>
          <w:sz w:val="20"/>
          <w:szCs w:val="20"/>
        </w:rPr>
        <w:t xml:space="preserve"> is the electron cyclotron period and </w:t>
      </w:r>
      <m:oMath>
        <m:sSup>
          <m:sSupPr>
            <m:ctrlPr>
              <w:rPr>
                <w:rFonts w:ascii="Cambria Math" w:hAnsi="Cambria Math"/>
                <w:noProof/>
                <w:sz w:val="20"/>
                <w:szCs w:val="20"/>
              </w:rPr>
            </m:ctrlPr>
          </m:sSupPr>
          <m:e>
            <m:r>
              <w:rPr>
                <w:rFonts w:ascii="Cambria Math" w:hAnsi="Cambria Math" w:cs="Cambria Math"/>
                <w:noProof/>
                <w:sz w:val="20"/>
                <w:szCs w:val="20"/>
              </w:rPr>
              <m:t>γ</m:t>
            </m:r>
          </m:e>
          <m:sup>
            <m:r>
              <m:rPr>
                <m:sty m:val="p"/>
              </m:rPr>
              <w:rPr>
                <w:rFonts w:ascii="Cambria Math" w:hAnsi="Cambria Math"/>
                <w:noProof/>
                <w:sz w:val="20"/>
                <w:szCs w:val="20"/>
              </w:rPr>
              <m:t>*</m:t>
            </m:r>
          </m:sup>
        </m:sSup>
        <m:r>
          <m:rPr>
            <m:sty m:val="p"/>
          </m:rPr>
          <w:rPr>
            <w:rFonts w:ascii="Cambria Math" w:hAnsi="Cambria Math"/>
            <w:noProof/>
            <w:sz w:val="20"/>
            <w:szCs w:val="20"/>
          </w:rPr>
          <m:t>=</m:t>
        </m:r>
        <m:rad>
          <m:radPr>
            <m:degHide m:val="1"/>
            <m:ctrlPr>
              <w:rPr>
                <w:rFonts w:ascii="Cambria Math" w:hAnsi="Cambria Math"/>
                <w:noProof/>
                <w:sz w:val="20"/>
                <w:szCs w:val="20"/>
              </w:rPr>
            </m:ctrlPr>
          </m:radPr>
          <m:deg/>
          <m:e>
            <m:r>
              <m:rPr>
                <m:sty m:val="p"/>
              </m:rPr>
              <w:rPr>
                <w:rFonts w:ascii="Cambria Math" w:hAnsi="Cambria Math"/>
                <w:noProof/>
                <w:sz w:val="20"/>
                <w:szCs w:val="20"/>
              </w:rPr>
              <m:t>1+</m:t>
            </m:r>
            <m:sSup>
              <m:sSupPr>
                <m:ctrlPr>
                  <w:rPr>
                    <w:rFonts w:ascii="Cambria Math" w:hAnsi="Cambria Math"/>
                    <w:noProof/>
                    <w:sz w:val="20"/>
                    <w:szCs w:val="20"/>
                  </w:rPr>
                </m:ctrlPr>
              </m:sSupPr>
              <m:e>
                <m:r>
                  <w:rPr>
                    <w:rFonts w:ascii="Cambria Math" w:hAnsi="Cambria Math"/>
                    <w:noProof/>
                    <w:sz w:val="20"/>
                    <w:szCs w:val="20"/>
                  </w:rPr>
                  <m:t>p</m:t>
                </m:r>
              </m:e>
              <m:sup>
                <m:r>
                  <m:rPr>
                    <m:sty m:val="p"/>
                  </m:rPr>
                  <w:rPr>
                    <w:rFonts w:ascii="Cambria Math" w:hAnsi="Cambria Math"/>
                    <w:noProof/>
                    <w:sz w:val="20"/>
                    <w:szCs w:val="20"/>
                  </w:rPr>
                  <m:t>*2</m:t>
                </m:r>
              </m:sup>
            </m:sSup>
          </m:e>
        </m:rad>
      </m:oMath>
      <w:r w:rsidRPr="0060684F">
        <w:rPr>
          <w:noProof/>
          <w:sz w:val="20"/>
          <w:szCs w:val="20"/>
        </w:rPr>
        <w:t>.</w:t>
      </w:r>
    </w:p>
    <w:p w14:paraId="20839428" w14:textId="6A3E1084" w:rsidR="002D1F95" w:rsidRDefault="0060684F" w:rsidP="002D1F95">
      <w:pPr>
        <w:pStyle w:val="a4"/>
        <w:shd w:val="clear" w:color="auto" w:fill="FFFFFF"/>
        <w:ind w:firstLine="360"/>
        <w:jc w:val="both"/>
        <w:rPr>
          <w:noProof/>
          <w:sz w:val="20"/>
          <w:szCs w:val="20"/>
        </w:rPr>
      </w:pPr>
      <w:r w:rsidRPr="002D1F95">
        <w:rPr>
          <w:noProof/>
          <w:sz w:val="20"/>
          <w:szCs w:val="20"/>
        </w:rPr>
        <w:t>As a preliminary validation calculation, the parameters are set as follows.</w:t>
      </w:r>
      <w:r w:rsidRPr="002D1F95">
        <w:rPr>
          <w:rFonts w:hint="eastAsia"/>
          <w:noProof/>
          <w:sz w:val="20"/>
          <w:szCs w:val="20"/>
        </w:rPr>
        <w:t xml:space="preserve"> The</w:t>
      </w:r>
      <w:r w:rsidRPr="002D1F95">
        <w:rPr>
          <w:noProof/>
          <w:sz w:val="20"/>
          <w:szCs w:val="20"/>
        </w:rPr>
        <w:t xml:space="preserve"> background magnetic field </w:t>
      </w:r>
      <m:oMath>
        <m:sSub>
          <m:sSubPr>
            <m:ctrlPr>
              <w:rPr>
                <w:rFonts w:ascii="Cambria Math" w:hAnsi="Cambria Math"/>
                <w:noProof/>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oMath>
      <w:r w:rsidRPr="002D1F95">
        <w:rPr>
          <w:noProof/>
          <w:sz w:val="20"/>
          <w:szCs w:val="20"/>
        </w:rPr>
        <w:t xml:space="preserve"> = </w:t>
      </w:r>
      <m:oMath>
        <m:r>
          <m:rPr>
            <m:sty m:val="p"/>
          </m:rPr>
          <w:rPr>
            <w:rFonts w:ascii="Cambria Math" w:hAnsi="Cambria Math"/>
            <w:noProof/>
            <w:sz w:val="20"/>
            <w:szCs w:val="20"/>
          </w:rPr>
          <m:t>0.02</m:t>
        </m:r>
      </m:oMath>
      <w:r w:rsidRPr="002D1F95">
        <w:rPr>
          <w:noProof/>
          <w:sz w:val="20"/>
          <w:szCs w:val="20"/>
        </w:rPr>
        <w:t xml:space="preserve"> T . The wave angle frequency is </w:t>
      </w:r>
      <m:oMath>
        <m:sSub>
          <m:sSubPr>
            <m:ctrlPr>
              <w:rPr>
                <w:rFonts w:ascii="Cambria Math" w:hAnsi="Cambria Math"/>
                <w:noProof/>
                <w:sz w:val="20"/>
                <w:szCs w:val="20"/>
              </w:rPr>
            </m:ctrlPr>
          </m:sSubPr>
          <m:e>
            <m:r>
              <w:rPr>
                <w:rFonts w:ascii="Cambria Math" w:hAnsi="Cambria Math" w:cs="Cambria Math"/>
                <w:noProof/>
                <w:sz w:val="20"/>
                <w:szCs w:val="20"/>
              </w:rPr>
              <m:t>ω</m:t>
            </m:r>
          </m:e>
          <m:sub>
            <m:r>
              <w:rPr>
                <w:rFonts w:ascii="Cambria Math" w:hAnsi="Cambria Math"/>
                <w:noProof/>
                <w:sz w:val="20"/>
                <w:szCs w:val="20"/>
              </w:rPr>
              <m:t>s</m:t>
            </m:r>
          </m:sub>
        </m:sSub>
        <m:r>
          <m:rPr>
            <m:sty m:val="p"/>
          </m:rPr>
          <w:rPr>
            <w:rFonts w:ascii="Cambria Math" w:hAnsi="Cambria Math"/>
            <w:noProof/>
            <w:sz w:val="20"/>
            <w:szCs w:val="20"/>
          </w:rPr>
          <m:t xml:space="preserve">=1.5 </m:t>
        </m:r>
        <m:sSub>
          <m:sSubPr>
            <m:ctrlPr>
              <w:rPr>
                <w:rFonts w:ascii="Cambria Math" w:hAnsi="Cambria Math"/>
                <w:noProof/>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oMath>
      <w:r w:rsidRPr="002D1F95">
        <w:rPr>
          <w:noProof/>
          <w:sz w:val="20"/>
          <w:szCs w:val="20"/>
        </w:rPr>
        <w:t xml:space="preserve">, where </w:t>
      </w:r>
      <m:oMath>
        <m:sSub>
          <m:sSubPr>
            <m:ctrlPr>
              <w:rPr>
                <w:rFonts w:ascii="Cambria Math" w:hAnsi="Cambria Math"/>
                <w:noProof/>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r>
          <m:rPr>
            <m:sty m:val="p"/>
          </m:rPr>
          <w:rPr>
            <w:rFonts w:ascii="Cambria Math" w:hAnsi="Cambria Math"/>
            <w:noProof/>
            <w:sz w:val="20"/>
            <w:szCs w:val="20"/>
          </w:rPr>
          <m:t>=</m:t>
        </m:r>
        <m:f>
          <m:fPr>
            <m:ctrlPr>
              <w:rPr>
                <w:rFonts w:ascii="Cambria Math" w:hAnsi="Cambria Math"/>
                <w:noProof/>
                <w:sz w:val="20"/>
                <w:szCs w:val="20"/>
              </w:rPr>
            </m:ctrlPr>
          </m:fPr>
          <m:num>
            <m:r>
              <w:rPr>
                <w:rFonts w:ascii="Cambria Math" w:hAnsi="Cambria Math"/>
                <w:noProof/>
                <w:sz w:val="20"/>
                <w:szCs w:val="20"/>
              </w:rPr>
              <m:t>e</m:t>
            </m:r>
            <m:sSub>
              <m:sSubPr>
                <m:ctrlPr>
                  <w:rPr>
                    <w:rFonts w:ascii="Cambria Math" w:hAnsi="Cambria Math"/>
                    <w:noProof/>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num>
          <m:den>
            <m:sSub>
              <m:sSubPr>
                <m:ctrlPr>
                  <w:rPr>
                    <w:rFonts w:ascii="Cambria Math" w:hAnsi="Cambria Math"/>
                    <w:noProof/>
                    <w:sz w:val="20"/>
                    <w:szCs w:val="20"/>
                  </w:rPr>
                </m:ctrlPr>
              </m:sSubPr>
              <m:e>
                <m:r>
                  <w:rPr>
                    <w:rFonts w:ascii="Cambria Math" w:hAnsi="Cambria Math"/>
                    <w:noProof/>
                    <w:sz w:val="20"/>
                    <w:szCs w:val="20"/>
                  </w:rPr>
                  <m:t>m</m:t>
                </m:r>
              </m:e>
              <m:sub>
                <m:r>
                  <w:rPr>
                    <w:rFonts w:ascii="Cambria Math" w:hAnsi="Cambria Math"/>
                    <w:noProof/>
                    <w:sz w:val="20"/>
                    <w:szCs w:val="20"/>
                  </w:rPr>
                  <m:t>e</m:t>
                </m:r>
              </m:sub>
            </m:sSub>
          </m:den>
        </m:f>
      </m:oMath>
      <w:r w:rsidRPr="002D1F95">
        <w:rPr>
          <w:noProof/>
          <w:sz w:val="20"/>
          <w:szCs w:val="20"/>
        </w:rPr>
        <w:t xml:space="preserve">. The wavevector </w:t>
      </w:r>
      <m:oMath>
        <m:acc>
          <m:accPr>
            <m:chr m:val="⃗"/>
            <m:ctrlPr>
              <w:rPr>
                <w:rFonts w:ascii="Cambria Math" w:hAnsi="Cambria Math"/>
                <w:noProof/>
                <w:sz w:val="20"/>
                <w:szCs w:val="20"/>
              </w:rPr>
            </m:ctrlPr>
          </m:accPr>
          <m:e>
            <m:r>
              <w:rPr>
                <w:rFonts w:ascii="Cambria Math" w:hAnsi="Cambria Math"/>
                <w:noProof/>
                <w:sz w:val="20"/>
                <w:szCs w:val="20"/>
              </w:rPr>
              <m:t>k</m:t>
            </m:r>
          </m:e>
        </m:acc>
      </m:oMath>
      <w:r w:rsidRPr="002D1F95">
        <w:rPr>
          <w:noProof/>
          <w:sz w:val="20"/>
          <w:szCs w:val="20"/>
        </w:rPr>
        <w:t xml:space="preserve"> </w:t>
      </w:r>
      <m:oMath>
        <m:r>
          <m:rPr>
            <m:sty m:val="p"/>
          </m:rPr>
          <w:rPr>
            <w:rFonts w:ascii="Cambria Math" w:hAnsi="Cambria Math"/>
            <w:noProof/>
            <w:sz w:val="20"/>
            <w:szCs w:val="20"/>
          </w:rPr>
          <m:t>=1</m:t>
        </m:r>
        <m:sSup>
          <m:sSupPr>
            <m:ctrlPr>
              <w:rPr>
                <w:rFonts w:ascii="Cambria Math" w:hAnsi="Cambria Math"/>
                <w:noProof/>
                <w:sz w:val="20"/>
                <w:szCs w:val="20"/>
              </w:rPr>
            </m:ctrlPr>
          </m:sSupPr>
          <m:e>
            <m:r>
              <m:rPr>
                <m:sty m:val="p"/>
              </m:rPr>
              <w:rPr>
                <w:rFonts w:ascii="Cambria Math" w:hAnsi="Cambria Math"/>
                <w:noProof/>
                <w:sz w:val="20"/>
                <w:szCs w:val="20"/>
              </w:rPr>
              <m:t>0</m:t>
            </m:r>
          </m:e>
          <m:sup>
            <m:r>
              <m:rPr>
                <m:sty m:val="p"/>
              </m:rPr>
              <w:rPr>
                <w:rFonts w:ascii="Cambria Math" w:hAnsi="Cambria Math"/>
                <w:noProof/>
                <w:sz w:val="20"/>
                <w:szCs w:val="20"/>
              </w:rPr>
              <m:t>5</m:t>
            </m:r>
          </m:sup>
        </m:sSup>
        <m:r>
          <m:rPr>
            <m:sty m:val="p"/>
          </m:rPr>
          <w:rPr>
            <w:rFonts w:ascii="Cambria Math" w:hAnsi="Cambria Math"/>
            <w:noProof/>
            <w:sz w:val="20"/>
            <w:szCs w:val="20"/>
          </w:rPr>
          <m:t>/m</m:t>
        </m:r>
      </m:oMath>
      <w:r w:rsidRPr="002D1F95">
        <w:rPr>
          <w:noProof/>
          <w:sz w:val="20"/>
          <w:szCs w:val="20"/>
        </w:rPr>
        <w:t xml:space="preserve">. The amplitude of the electric field of the electromagnetic wave is </w:t>
      </w:r>
      <m:oMath>
        <m:sSub>
          <m:sSubPr>
            <m:ctrlPr>
              <w:rPr>
                <w:rFonts w:ascii="Cambria Math" w:hAnsi="Cambria Math"/>
                <w:noProof/>
                <w:sz w:val="20"/>
                <w:szCs w:val="20"/>
              </w:rPr>
            </m:ctrlPr>
          </m:sSubPr>
          <m:e>
            <m:r>
              <w:rPr>
                <w:rFonts w:ascii="Cambria Math" w:hAnsi="Cambria Math"/>
                <w:noProof/>
                <w:sz w:val="20"/>
                <w:szCs w:val="20"/>
              </w:rPr>
              <m:t>E</m:t>
            </m:r>
          </m:e>
          <m:sub>
            <m:r>
              <w:rPr>
                <w:rFonts w:ascii="Cambria Math" w:hAnsi="Cambria Math"/>
                <w:noProof/>
                <w:sz w:val="20"/>
                <w:szCs w:val="20"/>
              </w:rPr>
              <m:t>S</m:t>
            </m:r>
          </m:sub>
        </m:sSub>
        <m:r>
          <m:rPr>
            <m:sty m:val="p"/>
          </m:rPr>
          <w:rPr>
            <w:rFonts w:ascii="Cambria Math" w:hAnsi="Cambria Math"/>
            <w:noProof/>
            <w:sz w:val="20"/>
            <w:szCs w:val="20"/>
          </w:rPr>
          <m:t>=9 V/m</m:t>
        </m:r>
      </m:oMath>
      <w:r w:rsidRPr="002D1F95">
        <w:rPr>
          <w:noProof/>
          <w:sz w:val="20"/>
          <w:szCs w:val="20"/>
        </w:rPr>
        <w:t xml:space="preserve">, and the electrostatic field is </w:t>
      </w:r>
      <m:oMath>
        <m:sSub>
          <m:sSubPr>
            <m:ctrlPr>
              <w:rPr>
                <w:rFonts w:ascii="Cambria Math" w:hAnsi="Cambria Math"/>
                <w:noProof/>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r>
          <m:rPr>
            <m:sty m:val="p"/>
          </m:rPr>
          <w:rPr>
            <w:rFonts w:ascii="Cambria Math" w:hAnsi="Cambria Math"/>
            <w:noProof/>
            <w:sz w:val="20"/>
            <w:szCs w:val="20"/>
          </w:rPr>
          <m:t>=-2.5 V</m:t>
        </m:r>
      </m:oMath>
      <w:r w:rsidRPr="002D1F95">
        <w:rPr>
          <w:noProof/>
          <w:sz w:val="20"/>
          <w:szCs w:val="20"/>
        </w:rPr>
        <w:t>.</w:t>
      </w:r>
      <w:r w:rsidR="002D1F95" w:rsidRPr="002D1F95">
        <w:rPr>
          <w:rFonts w:eastAsia="Times New Roman"/>
          <w:sz w:val="20"/>
          <w:szCs w:val="20"/>
        </w:rPr>
        <w:t xml:space="preserve"> </w:t>
      </w:r>
      <w:r w:rsidR="002D1F95" w:rsidRPr="002D1F95">
        <w:rPr>
          <w:noProof/>
          <w:sz w:val="20"/>
          <w:szCs w:val="20"/>
        </w:rPr>
        <w:t xml:space="preserve">All these parameters are only set for the purpose of rapid simulation. The real tokamak scale calculation will be discussed in the following section. The time step is always chosen to satisfy </w:t>
      </w:r>
      <m:oMath>
        <m:r>
          <m:rPr>
            <m:sty m:val="p"/>
          </m:rPr>
          <w:rPr>
            <w:rFonts w:ascii="Cambria Math" w:hAnsi="Cambria Math" w:cs="Cambria Math"/>
            <w:noProof/>
            <w:sz w:val="20"/>
            <w:szCs w:val="20"/>
          </w:rPr>
          <m:t>Δ</m:t>
        </m:r>
        <m:r>
          <w:rPr>
            <w:rFonts w:ascii="Cambria Math" w:hAnsi="Cambria Math"/>
            <w:noProof/>
            <w:sz w:val="20"/>
            <w:szCs w:val="20"/>
          </w:rPr>
          <m:t>t</m:t>
        </m:r>
        <m:r>
          <m:rPr>
            <m:sty m:val="p"/>
          </m:rPr>
          <w:rPr>
            <w:rFonts w:ascii="Cambria Math" w:hAnsi="Cambria Math"/>
            <w:noProof/>
            <w:sz w:val="20"/>
            <w:szCs w:val="20"/>
          </w:rPr>
          <m:t>=min</m:t>
        </m:r>
        <m:d>
          <m:dPr>
            <m:ctrlPr>
              <w:rPr>
                <w:rFonts w:ascii="Cambria Math" w:hAnsi="Cambria Math"/>
                <w:sz w:val="20"/>
                <w:szCs w:val="20"/>
              </w:rPr>
            </m:ctrlPr>
          </m:dPr>
          <m:e>
            <m:f>
              <m:fPr>
                <m:ctrlPr>
                  <w:rPr>
                    <w:rFonts w:ascii="Cambria Math" w:hAnsi="Cambria Math"/>
                    <w:sz w:val="20"/>
                    <w:szCs w:val="20"/>
                  </w:rPr>
                </m:ctrlPr>
              </m:fPr>
              <m:num>
                <m:r>
                  <m:rPr>
                    <m:sty m:val="p"/>
                  </m:rPr>
                  <w:rPr>
                    <w:rFonts w:ascii="Cambria Math" w:hAnsi="Cambria Math"/>
                    <w:noProof/>
                    <w:sz w:val="20"/>
                    <w:szCs w:val="20"/>
                  </w:rPr>
                  <m:t>2</m:t>
                </m:r>
                <m:r>
                  <w:rPr>
                    <w:rFonts w:ascii="Cambria Math" w:hAnsi="Cambria Math" w:cs="Cambria Math"/>
                    <w:noProof/>
                    <w:sz w:val="20"/>
                    <w:szCs w:val="20"/>
                  </w:rPr>
                  <m:t>π</m:t>
                </m:r>
              </m:num>
              <m:den>
                <m:r>
                  <m:rPr>
                    <m:sty m:val="p"/>
                  </m:rPr>
                  <w:rPr>
                    <w:rFonts w:ascii="Cambria Math" w:hAnsi="Cambria Math"/>
                    <w:noProof/>
                    <w:sz w:val="20"/>
                    <w:szCs w:val="20"/>
                  </w:rPr>
                  <m:t>50(</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m:t>
                </m:r>
              </m:den>
            </m:f>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2</m:t>
                </m:r>
                <m:r>
                  <w:rPr>
                    <w:rFonts w:ascii="Cambria Math" w:hAnsi="Cambria Math" w:cs="Cambria Math"/>
                    <w:noProof/>
                    <w:sz w:val="20"/>
                    <w:szCs w:val="20"/>
                  </w:rPr>
                  <m:t>π</m:t>
                </m:r>
              </m:num>
              <m:den>
                <m:r>
                  <m:rPr>
                    <m:sty m:val="p"/>
                  </m:rPr>
                  <w:rPr>
                    <w:rFonts w:ascii="Cambria Math" w:hAnsi="Cambria Math"/>
                    <w:noProof/>
                    <w:sz w:val="20"/>
                    <w:szCs w:val="20"/>
                  </w:rPr>
                  <m:t>50</m:t>
                </m:r>
                <m:r>
                  <w:rPr>
                    <w:rFonts w:ascii="Cambria Math" w:hAnsi="Cambria Math" w:cs="Cambria Math"/>
                    <w:noProof/>
                    <w:sz w:val="20"/>
                    <w:szCs w:val="20"/>
                  </w:rPr>
                  <m:t>ω</m:t>
                </m:r>
              </m:den>
            </m:f>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2</m:t>
                </m:r>
                <m:r>
                  <w:rPr>
                    <w:rFonts w:ascii="Cambria Math" w:hAnsi="Cambria Math" w:cs="Cambria Math"/>
                    <w:noProof/>
                    <w:sz w:val="20"/>
                    <w:szCs w:val="20"/>
                  </w:rPr>
                  <m:t>π</m:t>
                </m:r>
              </m:num>
              <m:den>
                <m:r>
                  <m:rPr>
                    <m:sty m:val="p"/>
                  </m:rPr>
                  <w:rPr>
                    <w:rFonts w:ascii="Cambria Math" w:hAnsi="Cambria Math"/>
                    <w:noProof/>
                    <w:sz w:val="20"/>
                    <w:szCs w:val="20"/>
                  </w:rPr>
                  <m:t>50</m:t>
                </m:r>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den>
            </m:f>
          </m:e>
        </m:d>
        <m:r>
          <w:rPr>
            <w:rFonts w:ascii="Cambria Math" w:hAnsi="Cambria Math"/>
            <w:sz w:val="20"/>
            <w:szCs w:val="20"/>
          </w:rPr>
          <m:t xml:space="preserve"> </m:t>
        </m:r>
      </m:oMath>
      <w:r w:rsidR="002D1F95" w:rsidRPr="002D1F95">
        <w:rPr>
          <w:noProof/>
          <w:sz w:val="20"/>
          <w:szCs w:val="20"/>
        </w:rPr>
        <w:t>to ensure the accuracy of the simulation. The electron begins at rest and gradually gains speed.</w:t>
      </w:r>
      <w:r w:rsidR="002D1F95">
        <w:rPr>
          <w:noProof/>
          <w:sz w:val="20"/>
          <w:szCs w:val="20"/>
        </w:rPr>
        <w:t xml:space="preserve"> </w:t>
      </w:r>
      <w:r w:rsidR="002D1F95" w:rsidRPr="002D1F95">
        <w:rPr>
          <w:noProof/>
          <w:sz w:val="20"/>
          <w:szCs w:val="20"/>
        </w:rPr>
        <w:t xml:space="preserve">The resonant frequency increases according to Eq. 13, 14, and 15. </w:t>
      </w:r>
    </w:p>
    <w:p w14:paraId="0D8B6ECC" w14:textId="39262FAD" w:rsidR="002D1F95" w:rsidRDefault="002D1F95" w:rsidP="002D1F95">
      <w:pPr>
        <w:pStyle w:val="a4"/>
        <w:shd w:val="clear" w:color="auto" w:fill="FFFFFF"/>
        <w:ind w:firstLine="360"/>
        <w:jc w:val="both"/>
        <w:rPr>
          <w:noProof/>
          <w:sz w:val="20"/>
          <w:szCs w:val="20"/>
        </w:rPr>
      </w:pPr>
      <w:r>
        <w:rPr>
          <w:noProof/>
        </w:rPr>
        <w:drawing>
          <wp:inline distT="0" distB="0" distL="0" distR="0" wp14:anchorId="08FFC6BC" wp14:editId="72044C42">
            <wp:extent cx="3017520" cy="1714165"/>
            <wp:effectExtent l="0" t="0" r="5080" b="635"/>
            <wp:docPr id="5" name="图片 5" descr="A diagram of a coil with a wi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 diagram of a coil with a wir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7520" cy="1714165"/>
                    </a:xfrm>
                    <a:prstGeom prst="rect">
                      <a:avLst/>
                    </a:prstGeom>
                    <a:noFill/>
                    <a:ln>
                      <a:noFill/>
                    </a:ln>
                  </pic:spPr>
                </pic:pic>
              </a:graphicData>
            </a:graphic>
          </wp:inline>
        </w:drawing>
      </w:r>
    </w:p>
    <w:p w14:paraId="43334718" w14:textId="77777777" w:rsidR="002D1F95" w:rsidRDefault="002D1F95" w:rsidP="002D1F95">
      <w:pPr>
        <w:pStyle w:val="21"/>
        <w:jc w:val="both"/>
        <w:rPr>
          <w:sz w:val="20"/>
          <w:szCs w:val="20"/>
        </w:rPr>
      </w:pPr>
      <w:r w:rsidRPr="002D1F95">
        <w:rPr>
          <w:sz w:val="20"/>
          <w:szCs w:val="20"/>
        </w:rPr>
        <w:t xml:space="preserve">Figure </w:t>
      </w:r>
      <w:r w:rsidRPr="002D1F95">
        <w:rPr>
          <w:rFonts w:hint="eastAsia"/>
          <w:sz w:val="20"/>
          <w:szCs w:val="20"/>
        </w:rPr>
        <w:t xml:space="preserve">5. </w:t>
      </w:r>
      <w:r w:rsidRPr="002D1F95">
        <w:rPr>
          <w:sz w:val="20"/>
          <w:szCs w:val="20"/>
        </w:rPr>
        <w:t>(left) Orbit trajectory of electron motion</w:t>
      </w:r>
      <w:r>
        <w:rPr>
          <w:sz w:val="20"/>
          <w:szCs w:val="20"/>
        </w:rPr>
        <w:t>.</w:t>
      </w:r>
      <w:r w:rsidRPr="002D1F95">
        <w:rPr>
          <w:sz w:val="20"/>
          <w:szCs w:val="20"/>
        </w:rPr>
        <w:t xml:space="preserve"> (right) Momentum phase space of electron motion</w:t>
      </w:r>
      <w:r>
        <w:rPr>
          <w:sz w:val="20"/>
          <w:szCs w:val="20"/>
        </w:rPr>
        <w:t>.</w:t>
      </w:r>
    </w:p>
    <w:p w14:paraId="3315B583" w14:textId="213B3073" w:rsidR="002D1F95" w:rsidRDefault="002D1F95" w:rsidP="002D1F95">
      <w:pPr>
        <w:pStyle w:val="21"/>
        <w:jc w:val="both"/>
        <w:rPr>
          <w:sz w:val="20"/>
          <w:szCs w:val="20"/>
        </w:rPr>
      </w:pPr>
      <w:r>
        <w:drawing>
          <wp:inline distT="0" distB="0" distL="0" distR="0" wp14:anchorId="76BE5F40" wp14:editId="6885D75E">
            <wp:extent cx="3017520" cy="3648903"/>
            <wp:effectExtent l="0" t="0" r="0" b="0"/>
            <wp:docPr id="6" name="图片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 screenshot of a graph&#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7520" cy="3648903"/>
                    </a:xfrm>
                    <a:prstGeom prst="rect">
                      <a:avLst/>
                    </a:prstGeom>
                    <a:noFill/>
                    <a:ln>
                      <a:noFill/>
                    </a:ln>
                  </pic:spPr>
                </pic:pic>
              </a:graphicData>
            </a:graphic>
          </wp:inline>
        </w:drawing>
      </w:r>
      <w:r w:rsidRPr="002D1F95">
        <w:rPr>
          <w:sz w:val="20"/>
          <w:szCs w:val="20"/>
        </w:rPr>
        <w:t xml:space="preserve"> </w:t>
      </w:r>
    </w:p>
    <w:p w14:paraId="05686C6F" w14:textId="11381139" w:rsidR="002D1F95" w:rsidRPr="002D1F95" w:rsidRDefault="002D1F95" w:rsidP="001456F2">
      <w:pPr>
        <w:pStyle w:val="21"/>
        <w:jc w:val="both"/>
        <w:rPr>
          <w:sz w:val="20"/>
          <w:szCs w:val="20"/>
        </w:rPr>
      </w:pPr>
      <w:r w:rsidRPr="002D1F95">
        <w:rPr>
          <w:sz w:val="20"/>
          <w:szCs w:val="20"/>
        </w:rPr>
        <w:t>Figure 6</w:t>
      </w:r>
      <w:r w:rsidRPr="002D1F95">
        <w:rPr>
          <w:rFonts w:hint="eastAsia"/>
          <w:sz w:val="20"/>
          <w:szCs w:val="20"/>
        </w:rPr>
        <w:t>.</w:t>
      </w:r>
      <w:r w:rsidRPr="002D1F95">
        <w:rPr>
          <w:sz w:val="20"/>
          <w:szCs w:val="20"/>
        </w:rPr>
        <w:t xml:space="preserve"> Kinetic evolution of electrons in a magnetic field with electromagnetic wave during acceleration. </w:t>
      </w:r>
      <w:r w:rsidR="001456F2">
        <w:rPr>
          <w:sz w:val="20"/>
          <w:szCs w:val="20"/>
        </w:rPr>
        <w:t xml:space="preserve"> </w:t>
      </w:r>
      <w:r w:rsidRPr="002D1F95">
        <w:rPr>
          <w:sz w:val="20"/>
          <w:szCs w:val="20"/>
        </w:rPr>
        <w:t>(a)</w:t>
      </w:r>
      <w:r w:rsidR="001456F2">
        <w:rPr>
          <w:sz w:val="20"/>
          <w:szCs w:val="20"/>
        </w:rPr>
        <w:t xml:space="preserve"> </w:t>
      </w:r>
      <w:r w:rsidRPr="002D1F95">
        <w:rPr>
          <w:sz w:val="20"/>
          <w:szCs w:val="20"/>
        </w:rPr>
        <w:t>Wave frequencies of anomalous Doppler frequency, normal Doppler frequency, and source wave frequency</w:t>
      </w:r>
      <w:r w:rsidRPr="002D1F95">
        <w:rPr>
          <w:rFonts w:hint="eastAsia"/>
          <w:sz w:val="20"/>
          <w:szCs w:val="20"/>
        </w:rPr>
        <w:t>.</w:t>
      </w:r>
      <w:r w:rsidR="001456F2">
        <w:rPr>
          <w:sz w:val="20"/>
          <w:szCs w:val="20"/>
        </w:rPr>
        <w:t xml:space="preserve"> (</w:t>
      </w:r>
      <w:r w:rsidRPr="002D1F95">
        <w:rPr>
          <w:sz w:val="20"/>
          <w:szCs w:val="20"/>
        </w:rPr>
        <w:t>b)</w:t>
      </w:r>
      <w:r w:rsidR="001456F2">
        <w:rPr>
          <w:sz w:val="20"/>
          <w:szCs w:val="20"/>
        </w:rPr>
        <w:t xml:space="preserve"> The t</w:t>
      </w:r>
      <w:r w:rsidRPr="002D1F95">
        <w:rPr>
          <w:sz w:val="20"/>
          <w:szCs w:val="20"/>
        </w:rPr>
        <w:t xml:space="preserve">ranslational velocity </w:t>
      </w:r>
      <m:oMath>
        <m:sSub>
          <m:sSubPr>
            <m:ctrlPr>
              <w:rPr>
                <w:rFonts w:ascii="Cambria Math" w:hAnsi="Cambria Math"/>
                <w:sz w:val="20"/>
                <w:szCs w:val="20"/>
              </w:rPr>
            </m:ctrlPr>
          </m:sSubPr>
          <m:e>
            <m:r>
              <w:rPr>
                <w:rFonts w:ascii="Cambria Math" w:hAnsi="Cambria Math"/>
                <w:sz w:val="20"/>
                <w:szCs w:val="20"/>
              </w:rPr>
              <m:t>v</m:t>
            </m:r>
          </m:e>
          <m:sub>
            <m:r>
              <w:rPr>
                <w:rFonts w:ascii="Cambria Math" w:hAnsi="Cambria Math"/>
                <w:sz w:val="20"/>
                <w:szCs w:val="20"/>
              </w:rPr>
              <m:t>z</m:t>
            </m:r>
          </m:sub>
        </m:sSub>
      </m:oMath>
      <w:r w:rsidR="001456F2">
        <w:rPr>
          <w:sz w:val="20"/>
          <w:szCs w:val="20"/>
        </w:rPr>
        <w:t xml:space="preserve"> differnce in the case </w:t>
      </w:r>
      <w:r>
        <w:rPr>
          <w:sz w:val="20"/>
          <w:szCs w:val="20"/>
        </w:rPr>
        <w:t xml:space="preserve">with </w:t>
      </w:r>
      <w:r w:rsidR="001456F2">
        <w:rPr>
          <w:sz w:val="20"/>
          <w:szCs w:val="20"/>
        </w:rPr>
        <w:t>and</w:t>
      </w:r>
      <w:r>
        <w:rPr>
          <w:sz w:val="20"/>
          <w:szCs w:val="20"/>
        </w:rPr>
        <w:t xml:space="preserve"> without </w:t>
      </w:r>
      <w:r w:rsidR="001456F2">
        <w:rPr>
          <w:sz w:val="20"/>
          <w:szCs w:val="20"/>
        </w:rPr>
        <w:t xml:space="preserve">the </w:t>
      </w:r>
      <w:r w:rsidRPr="002D1F95">
        <w:rPr>
          <w:sz w:val="20"/>
          <w:szCs w:val="20"/>
        </w:rPr>
        <w:t>electromagnetic wave</w:t>
      </w:r>
      <w:r w:rsidRPr="002D1F95">
        <w:rPr>
          <w:rFonts w:hint="eastAsia"/>
          <w:sz w:val="20"/>
          <w:szCs w:val="20"/>
        </w:rPr>
        <w:t>.</w:t>
      </w:r>
      <w:r>
        <w:rPr>
          <w:sz w:val="20"/>
          <w:szCs w:val="20"/>
        </w:rPr>
        <w:t xml:space="preserve"> </w:t>
      </w:r>
      <w:r w:rsidRPr="002D1F95">
        <w:rPr>
          <w:sz w:val="20"/>
          <w:szCs w:val="20"/>
        </w:rPr>
        <w:t>(c)</w:t>
      </w:r>
      <w:r w:rsidR="001456F2">
        <w:rPr>
          <w:sz w:val="20"/>
          <w:szCs w:val="20"/>
        </w:rPr>
        <w:t xml:space="preserve"> </w:t>
      </w:r>
      <w:r w:rsidRPr="002D1F95">
        <w:rPr>
          <w:sz w:val="20"/>
          <w:szCs w:val="20"/>
        </w:rPr>
        <w:t xml:space="preserve">The change of parallel velocity caused by </w:t>
      </w:r>
      <w:r w:rsidR="001456F2">
        <w:rPr>
          <w:sz w:val="20"/>
          <w:szCs w:val="20"/>
        </w:rPr>
        <w:t xml:space="preserve">the </w:t>
      </w:r>
      <w:r w:rsidRPr="002D1F95">
        <w:rPr>
          <w:sz w:val="20"/>
          <w:szCs w:val="20"/>
        </w:rPr>
        <w:t>electromagnetic wave</w:t>
      </w:r>
      <w:r w:rsidRPr="002D1F95">
        <w:rPr>
          <w:rFonts w:hint="eastAsia"/>
          <w:sz w:val="20"/>
          <w:szCs w:val="20"/>
        </w:rPr>
        <w:t>.</w:t>
      </w:r>
      <w:r w:rsidRPr="002D1F95">
        <w:rPr>
          <w:sz w:val="20"/>
          <w:szCs w:val="20"/>
        </w:rPr>
        <w:t xml:space="preserve"> (d)</w:t>
      </w:r>
      <w:r w:rsidR="001456F2">
        <w:rPr>
          <w:sz w:val="20"/>
          <w:szCs w:val="20"/>
        </w:rPr>
        <w:t xml:space="preserve"> </w:t>
      </w:r>
      <w:r w:rsidRPr="002D1F95">
        <w:rPr>
          <w:sz w:val="20"/>
          <w:szCs w:val="20"/>
        </w:rPr>
        <w:t xml:space="preserve">Cyclotron velocity </w:t>
      </w:r>
      <m:oMath>
        <m:sSub>
          <m:sSubPr>
            <m:ctrlPr>
              <w:rPr>
                <w:rFonts w:ascii="Cambria Math" w:hAnsi="Cambria Math"/>
                <w:sz w:val="20"/>
                <w:szCs w:val="20"/>
              </w:rPr>
            </m:ctrlPr>
          </m:sSubPr>
          <m:e>
            <m:r>
              <w:rPr>
                <w:rFonts w:ascii="Cambria Math" w:hAnsi="Cambria Math"/>
                <w:sz w:val="20"/>
                <w:szCs w:val="20"/>
              </w:rPr>
              <m:t>v</m:t>
            </m:r>
          </m:e>
          <m:sub>
            <m:r>
              <m:rPr>
                <m:sty m:val="p"/>
              </m:rPr>
              <w:rPr>
                <w:rFonts w:ascii="Cambria Math" w:hAnsi="Cambria Math"/>
                <w:sz w:val="20"/>
                <w:szCs w:val="20"/>
              </w:rPr>
              <m:t>⊥</m:t>
            </m:r>
          </m:sub>
        </m:sSub>
      </m:oMath>
      <w:r w:rsidRPr="002D1F95">
        <w:rPr>
          <w:rFonts w:hint="eastAsia"/>
          <w:sz w:val="20"/>
          <w:szCs w:val="20"/>
        </w:rPr>
        <w:t>.</w:t>
      </w:r>
      <w:r w:rsidR="001456F2">
        <w:rPr>
          <w:sz w:val="20"/>
          <w:szCs w:val="20"/>
        </w:rPr>
        <w:t xml:space="preserve"> </w:t>
      </w:r>
      <w:r w:rsidRPr="002D1F95">
        <w:rPr>
          <w:sz w:val="20"/>
          <w:szCs w:val="20"/>
        </w:rPr>
        <w:t>(e)</w:t>
      </w:r>
      <w:r w:rsidR="001456F2">
        <w:rPr>
          <w:sz w:val="20"/>
          <w:szCs w:val="20"/>
        </w:rPr>
        <w:t xml:space="preserve"> </w:t>
      </w:r>
      <w:r w:rsidRPr="002D1F95">
        <w:rPr>
          <w:sz w:val="20"/>
          <w:szCs w:val="20"/>
        </w:rPr>
        <w:t>Interaction with Linear ,Right-hand circular ,Left-hand circular polarization .</w:t>
      </w:r>
    </w:p>
    <w:p w14:paraId="6BF08698" w14:textId="77777777" w:rsidR="002D1F95" w:rsidRPr="002D1F95" w:rsidRDefault="002D1F95" w:rsidP="002D1F95">
      <w:pPr>
        <w:pStyle w:val="21"/>
        <w:jc w:val="both"/>
        <w:rPr>
          <w:sz w:val="20"/>
          <w:szCs w:val="20"/>
        </w:rPr>
      </w:pPr>
    </w:p>
    <w:p w14:paraId="650606A8" w14:textId="02CF469A" w:rsidR="001456F2" w:rsidRDefault="001456F2" w:rsidP="001456F2">
      <w:pPr>
        <w:pStyle w:val="a4"/>
        <w:shd w:val="clear" w:color="auto" w:fill="FFFFFF"/>
        <w:ind w:firstLine="360"/>
        <w:jc w:val="both"/>
        <w:rPr>
          <w:noProof/>
          <w:sz w:val="20"/>
          <w:szCs w:val="20"/>
        </w:rPr>
      </w:pPr>
      <w:r w:rsidRPr="001456F2">
        <w:rPr>
          <w:noProof/>
          <w:sz w:val="20"/>
          <w:szCs w:val="20"/>
        </w:rPr>
        <w:t xml:space="preserve">Figure 5 illustrates the evolution of the electron’s orbit and velocity phase during acceleration. The details of the electron’s motion are shown in Figure 6. As the electron accelerates in the electrostatic field (Fig. 6b), the resonant frequencies increase concurrently (Fig. 6a). At around </w:t>
      </w:r>
      <m:oMath>
        <m:r>
          <m:rPr>
            <m:sty m:val="p"/>
          </m:rPr>
          <w:rPr>
            <w:rFonts w:ascii="Cambria Math" w:hAnsi="Cambria Math"/>
            <w:noProof/>
            <w:sz w:val="20"/>
            <w:szCs w:val="20"/>
          </w:rPr>
          <m:t>23</m:t>
        </m:r>
        <m:sSub>
          <m:sSubPr>
            <m:ctrlPr>
              <w:rPr>
                <w:rFonts w:ascii="Cambria Math" w:hAnsi="Cambria Math"/>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oMath>
      <w:r w:rsidRPr="001456F2">
        <w:rPr>
          <w:noProof/>
          <w:sz w:val="20"/>
          <w:szCs w:val="20"/>
        </w:rPr>
        <w:t xml:space="preserve">, when the normal Doppler frequency matches that of the induced wave, the perpendicular velocity (or rotational </w:t>
      </w:r>
      <w:r w:rsidRPr="001456F2">
        <w:rPr>
          <w:noProof/>
          <w:sz w:val="20"/>
          <w:szCs w:val="20"/>
        </w:rPr>
        <w:lastRenderedPageBreak/>
        <w:t xml:space="preserve">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oMath>
      <w:r w:rsidRPr="001456F2">
        <w:rPr>
          <w:noProof/>
          <w:sz w:val="20"/>
          <w:szCs w:val="20"/>
        </w:rPr>
        <w:t xml:space="preserve">increases rapidly (Fig. 6d). </w:t>
      </w:r>
      <w:r w:rsidR="00061862">
        <w:rPr>
          <w:noProof/>
          <w:sz w:val="20"/>
          <w:szCs w:val="20"/>
        </w:rPr>
        <w:t xml:space="preserve"> T</w:t>
      </w:r>
      <w:r w:rsidRPr="001456F2">
        <w:rPr>
          <w:noProof/>
          <w:sz w:val="20"/>
          <w:szCs w:val="20"/>
        </w:rPr>
        <w:t xml:space="preserve">he parallel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oMath>
      <w:r w:rsidRPr="001456F2">
        <w:rPr>
          <w:noProof/>
          <w:sz w:val="20"/>
          <w:szCs w:val="20"/>
        </w:rPr>
        <w:t xml:space="preserve">induced by the electromagnetic wave also increases, as shown in Fig. 6c. This change can be calculated as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zE</m:t>
            </m:r>
            <m:r>
              <m:rPr>
                <m:sty m:val="p"/>
              </m:rPr>
              <w:rPr>
                <w:rFonts w:ascii="Cambria Math" w:hAnsi="Cambria Math"/>
                <w:noProof/>
                <w:sz w:val="20"/>
                <w:szCs w:val="20"/>
              </w:rPr>
              <m:t>0</m:t>
            </m:r>
          </m:sub>
        </m:sSub>
      </m:oMath>
      <w:r w:rsidRPr="001456F2">
        <w:rPr>
          <w:noProof/>
          <w:sz w:val="20"/>
          <w:szCs w:val="20"/>
        </w:rPr>
        <w:t xml:space="preserve">, where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oMath>
      <w:r w:rsidRPr="001456F2">
        <w:rPr>
          <w:noProof/>
          <w:sz w:val="20"/>
          <w:szCs w:val="20"/>
        </w:rPr>
        <w:t xml:space="preserve">is the parallel velocity due to both the electromagnetic wave and the electrostatic field, and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zE</m:t>
            </m:r>
            <m:r>
              <m:rPr>
                <m:sty m:val="p"/>
              </m:rPr>
              <w:rPr>
                <w:rFonts w:ascii="Cambria Math" w:hAnsi="Cambria Math"/>
                <w:noProof/>
                <w:sz w:val="20"/>
                <w:szCs w:val="20"/>
              </w:rPr>
              <m:t>0</m:t>
            </m:r>
          </m:sub>
        </m:sSub>
      </m:oMath>
      <w:r w:rsidRPr="001456F2">
        <w:rPr>
          <w:noProof/>
          <w:sz w:val="20"/>
          <w:szCs w:val="20"/>
        </w:rPr>
        <w:t xml:space="preserve"> is the parallel velocity resulting only from the electrostatic field.</w:t>
      </w:r>
    </w:p>
    <w:p w14:paraId="6A50646F" w14:textId="0C5276B0" w:rsidR="001456F2" w:rsidRPr="00250D41" w:rsidRDefault="001456F2" w:rsidP="001456F2">
      <w:pPr>
        <w:pStyle w:val="a4"/>
        <w:shd w:val="clear" w:color="auto" w:fill="FFFFFF"/>
        <w:ind w:firstLine="360"/>
        <w:jc w:val="both"/>
        <w:rPr>
          <w:noProof/>
          <w:sz w:val="20"/>
          <w:szCs w:val="20"/>
        </w:rPr>
      </w:pPr>
      <w:r w:rsidRPr="001456F2">
        <w:rPr>
          <w:noProof/>
          <w:sz w:val="20"/>
          <w:szCs w:val="20"/>
        </w:rPr>
        <w:t xml:space="preserve">This phenomenon corresponds to </w:t>
      </w:r>
      <w:r w:rsidR="00250D41" w:rsidRPr="00250D41">
        <w:rPr>
          <w:noProof/>
          <w:sz w:val="20"/>
          <w:szCs w:val="20"/>
        </w:rPr>
        <w:t>the Normal Doppler Effect</w:t>
      </w:r>
      <w:r w:rsidRPr="001456F2">
        <w:rPr>
          <w:noProof/>
          <w:sz w:val="20"/>
          <w:szCs w:val="20"/>
        </w:rPr>
        <w:t>, where the resonant velocity</w:t>
      </w:r>
      <w:r w:rsidRPr="00250D41">
        <w:rPr>
          <w:noProof/>
          <w:sz w:val="20"/>
          <w:szCs w:val="20"/>
        </w:rPr>
        <w:t xml:space="preserve">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NDE</m:t>
            </m:r>
          </m:sub>
        </m:sSub>
        <m:r>
          <m:rPr>
            <m:sty m:val="p"/>
          </m:rPr>
          <w:rPr>
            <w:rFonts w:ascii="Cambria Math" w:hAnsi="Cambria Math"/>
            <w:noProof/>
            <w:sz w:val="20"/>
            <w:szCs w:val="20"/>
          </w:rPr>
          <m:t>=</m:t>
        </m:r>
        <m:f>
          <m:fPr>
            <m:ctrlPr>
              <w:rPr>
                <w:rFonts w:ascii="Cambria Math" w:hAnsi="Cambria Math"/>
                <w:noProof/>
                <w:sz w:val="20"/>
                <w:szCs w:val="20"/>
              </w:rPr>
            </m:ctrlPr>
          </m:fPr>
          <m:num>
            <m:d>
              <m:dPr>
                <m:ctrlPr>
                  <w:rPr>
                    <w:rFonts w:ascii="Cambria Math" w:hAnsi="Cambria Math"/>
                    <w:sz w:val="20"/>
                    <w:szCs w:val="20"/>
                  </w:rPr>
                </m:ctrlPr>
              </m:dPr>
              <m:e>
                <m:r>
                  <w:rPr>
                    <w:rFonts w:ascii="Cambria Math" w:hAnsi="Cambria Math" w:cs="Cambria Math"/>
                    <w:noProof/>
                    <w:sz w:val="20"/>
                    <w:szCs w:val="20"/>
                  </w:rPr>
                  <m:t>ω</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e>
            </m:d>
            <m:ctrlPr>
              <w:rPr>
                <w:rFonts w:ascii="Cambria Math" w:hAnsi="Cambria Math"/>
                <w:i/>
                <w:sz w:val="20"/>
                <w:szCs w:val="20"/>
              </w:rPr>
            </m:ctrlPr>
          </m:num>
          <m:den>
            <m:sSub>
              <m:sSubPr>
                <m:ctrlPr>
                  <w:rPr>
                    <w:rFonts w:ascii="Cambria Math" w:hAnsi="Cambria Math"/>
                    <w:sz w:val="20"/>
                    <w:szCs w:val="20"/>
                  </w:rPr>
                </m:ctrlPr>
              </m:sSubPr>
              <m:e>
                <m:r>
                  <w:rPr>
                    <w:rFonts w:ascii="Cambria Math" w:hAnsi="Cambria Math"/>
                    <w:noProof/>
                    <w:sz w:val="20"/>
                    <w:szCs w:val="20"/>
                  </w:rPr>
                  <m:t>k</m:t>
                </m:r>
              </m:e>
              <m:sub>
                <m:r>
                  <w:rPr>
                    <w:rFonts w:ascii="Cambria Math" w:hAnsi="Cambria Math"/>
                    <w:noProof/>
                    <w:sz w:val="20"/>
                    <w:szCs w:val="20"/>
                  </w:rPr>
                  <m:t>z</m:t>
                </m:r>
              </m:sub>
            </m:sSub>
          </m:den>
        </m:f>
        <m:r>
          <m:rPr>
            <m:sty m:val="p"/>
          </m:rPr>
          <w:rPr>
            <w:rFonts w:ascii="Cambria Math" w:hAnsi="Cambria Math"/>
            <w:noProof/>
            <w:sz w:val="20"/>
            <w:szCs w:val="20"/>
          </w:rPr>
          <m:t>&lt;</m:t>
        </m:r>
        <m:sSup>
          <m:sSupPr>
            <m:ctrlPr>
              <w:rPr>
                <w:rFonts w:ascii="Cambria Math" w:hAnsi="Cambria Math"/>
                <w:sz w:val="20"/>
                <w:szCs w:val="20"/>
              </w:rPr>
            </m:ctrlPr>
          </m:sSupPr>
          <m:e>
            <m:r>
              <w:rPr>
                <w:rFonts w:ascii="Cambria Math" w:hAnsi="Cambria Math"/>
                <w:noProof/>
                <w:sz w:val="20"/>
                <w:szCs w:val="20"/>
              </w:rPr>
              <m:t>c</m:t>
            </m:r>
          </m:e>
          <m:sup>
            <m:r>
              <w:rPr>
                <w:rFonts w:ascii="Cambria Math" w:hAnsi="Cambria Math"/>
                <w:noProof/>
                <w:sz w:val="20"/>
                <w:szCs w:val="20"/>
              </w:rPr>
              <m:t>'</m:t>
            </m:r>
          </m:sup>
        </m:sSup>
      </m:oMath>
      <w:r w:rsidRPr="00250D41">
        <w:rPr>
          <w:noProof/>
          <w:sz w:val="20"/>
          <w:szCs w:val="20"/>
        </w:rPr>
        <w:t xml:space="preserve"> </w:t>
      </w:r>
      <w:r w:rsidRPr="001456F2">
        <w:rPr>
          <w:noProof/>
          <w:sz w:val="20"/>
          <w:szCs w:val="20"/>
        </w:rPr>
        <w:t xml:space="preserve">is "subluminal." The absorption of induced waves by the cyclotron electron results in an increase in both parallel and perpendicular velocities, which can be considered a reverse process to the photon emission described earlier. The </w:t>
      </w:r>
      <w:r w:rsidR="00250D41" w:rsidRPr="00250D41">
        <w:rPr>
          <w:noProof/>
          <w:sz w:val="20"/>
          <w:szCs w:val="20"/>
        </w:rPr>
        <w:t>the Normal Doppler Effect</w:t>
      </w:r>
      <w:r w:rsidRPr="001456F2">
        <w:rPr>
          <w:noProof/>
          <w:sz w:val="20"/>
          <w:szCs w:val="20"/>
        </w:rPr>
        <w:t xml:space="preserve"> process is widely used for current drive [2] and plasma heating [20] in tokamaks. However, it is generally believed that current drive via electromagnetic waves follows the Fisch mechanism [9], due to the limited toroidal momentum injected by the waves.</w:t>
      </w:r>
    </w:p>
    <w:p w14:paraId="32936270" w14:textId="7CD83127" w:rsidR="001456F2" w:rsidRDefault="001456F2" w:rsidP="001456F2">
      <w:pPr>
        <w:pStyle w:val="a4"/>
        <w:shd w:val="clear" w:color="auto" w:fill="FFFFFF"/>
        <w:ind w:firstLine="360"/>
        <w:jc w:val="both"/>
        <w:rPr>
          <w:noProof/>
          <w:sz w:val="20"/>
          <w:szCs w:val="20"/>
        </w:rPr>
      </w:pPr>
      <w:r w:rsidRPr="001456F2">
        <w:rPr>
          <w:noProof/>
          <w:sz w:val="20"/>
          <w:szCs w:val="20"/>
        </w:rPr>
        <w:t>The resonant condition is quickly disrupted as the parallel velocity continues to increase until it reaches</w:t>
      </w:r>
      <w:r w:rsidRPr="00250D41">
        <w:rPr>
          <w:noProof/>
          <w:sz w:val="20"/>
          <w:szCs w:val="20"/>
        </w:rPr>
        <w:t xml:space="preserve">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ADE</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cs="Cambria Math"/>
                <w:noProof/>
                <w:sz w:val="20"/>
                <w:szCs w:val="20"/>
              </w:rPr>
              <m:t>ω</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num>
          <m:den>
            <m:sSub>
              <m:sSubPr>
                <m:ctrlPr>
                  <w:rPr>
                    <w:rFonts w:ascii="Cambria Math" w:hAnsi="Cambria Math"/>
                    <w:sz w:val="20"/>
                    <w:szCs w:val="20"/>
                  </w:rPr>
                </m:ctrlPr>
              </m:sSubPr>
              <m:e>
                <m:r>
                  <w:rPr>
                    <w:rFonts w:ascii="Cambria Math" w:hAnsi="Cambria Math"/>
                    <w:noProof/>
                    <w:sz w:val="20"/>
                    <w:szCs w:val="20"/>
                  </w:rPr>
                  <m:t>k</m:t>
                </m:r>
              </m:e>
              <m:sub>
                <m:r>
                  <w:rPr>
                    <w:rFonts w:ascii="Cambria Math" w:hAnsi="Cambria Math"/>
                    <w:noProof/>
                    <w:sz w:val="20"/>
                    <w:szCs w:val="20"/>
                  </w:rPr>
                  <m:t>z</m:t>
                </m:r>
              </m:sub>
            </m:sSub>
          </m:den>
        </m:f>
      </m:oMath>
      <w:r w:rsidRPr="001456F2">
        <w:rPr>
          <w:noProof/>
          <w:sz w:val="20"/>
          <w:szCs w:val="20"/>
        </w:rPr>
        <w:t xml:space="preserve">, at which point </w:t>
      </w:r>
      <w:r w:rsidR="00250D41" w:rsidRPr="00250D41">
        <w:rPr>
          <w:noProof/>
          <w:sz w:val="20"/>
          <w:szCs w:val="20"/>
        </w:rPr>
        <w:t xml:space="preserve">the Anomalous Doppler Effect </w:t>
      </w:r>
      <w:r w:rsidRPr="001456F2">
        <w:rPr>
          <w:noProof/>
          <w:sz w:val="20"/>
          <w:szCs w:val="20"/>
        </w:rPr>
        <w:t xml:space="preserve">begins to emerge. When the time reaches </w:t>
      </w:r>
      <m:oMath>
        <m:r>
          <m:rPr>
            <m:sty m:val="p"/>
          </m:rPr>
          <w:rPr>
            <w:rFonts w:ascii="Cambria Math" w:hAnsi="Cambria Math"/>
            <w:noProof/>
            <w:sz w:val="20"/>
            <w:szCs w:val="20"/>
          </w:rPr>
          <m:t xml:space="preserve">113 </m:t>
        </m:r>
        <m:sSub>
          <m:sSubPr>
            <m:ctrlPr>
              <w:rPr>
                <w:rFonts w:ascii="Cambria Math" w:hAnsi="Cambria Math"/>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oMath>
      <w:r w:rsidRPr="001456F2">
        <w:rPr>
          <w:noProof/>
          <w:sz w:val="20"/>
          <w:szCs w:val="20"/>
        </w:rPr>
        <w:t xml:space="preserve">, the system starts resonating with the induced wave through </w:t>
      </w:r>
      <w:r w:rsidR="00250D41" w:rsidRPr="00250D41">
        <w:rPr>
          <w:noProof/>
          <w:sz w:val="20"/>
          <w:szCs w:val="20"/>
        </w:rPr>
        <w:t>the Anomalous Doppler Effect</w:t>
      </w:r>
      <w:r w:rsidRPr="001456F2">
        <w:rPr>
          <w:noProof/>
          <w:sz w:val="20"/>
          <w:szCs w:val="20"/>
        </w:rPr>
        <w:t xml:space="preserve">, where </w:t>
      </w: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ADE</m:t>
            </m:r>
          </m:sub>
        </m:sSub>
        <m:r>
          <m:rPr>
            <m:sty m:val="p"/>
          </m:rPr>
          <w:rPr>
            <w:rFonts w:ascii="Cambria Math" w:hAnsi="Cambria Math"/>
            <w:noProof/>
            <w:sz w:val="20"/>
            <w:szCs w:val="20"/>
          </w:rPr>
          <m:t>=</m:t>
        </m:r>
        <m:r>
          <w:rPr>
            <w:rFonts w:ascii="Cambria Math" w:hAnsi="Cambria Math" w:cs="Cambria Math"/>
            <w:noProof/>
            <w:sz w:val="20"/>
            <w:szCs w:val="20"/>
          </w:rPr>
          <m:t>ω</m:t>
        </m:r>
      </m:oMath>
      <w:r w:rsidRPr="001456F2">
        <w:rPr>
          <w:noProof/>
          <w:sz w:val="20"/>
          <w:szCs w:val="20"/>
        </w:rPr>
        <w:t xml:space="preserve"> as shown in Fig. 6</w:t>
      </w:r>
      <w:r w:rsidR="001F4188">
        <w:rPr>
          <w:noProof/>
          <w:sz w:val="20"/>
          <w:szCs w:val="20"/>
        </w:rPr>
        <w:t>a</w:t>
      </w:r>
      <w:r w:rsidRPr="001456F2">
        <w:rPr>
          <w:noProof/>
          <w:sz w:val="20"/>
          <w:szCs w:val="20"/>
        </w:rPr>
        <w:t xml:space="preserve">. At this point, the parallel velocity begins to scatter into the perpendicular direction, evident from the decrease in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oMath>
      <w:r w:rsidRPr="001456F2">
        <w:rPr>
          <w:noProof/>
          <w:sz w:val="20"/>
          <w:szCs w:val="20"/>
        </w:rPr>
        <w:t xml:space="preserve">and the increase in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r>
          <w:rPr>
            <w:rFonts w:ascii="Cambria Math" w:hAnsi="Cambria Math"/>
            <w:sz w:val="20"/>
            <w:szCs w:val="20"/>
          </w:rPr>
          <m:t xml:space="preserve"> </m:t>
        </m:r>
      </m:oMath>
      <w:r w:rsidRPr="001456F2">
        <w:rPr>
          <w:noProof/>
          <w:sz w:val="20"/>
          <w:szCs w:val="20"/>
        </w:rPr>
        <w:t>as seen in Fig. 5</w:t>
      </w:r>
      <w:r w:rsidR="001F4188">
        <w:rPr>
          <w:noProof/>
          <w:sz w:val="20"/>
          <w:szCs w:val="20"/>
        </w:rPr>
        <w:t>c</w:t>
      </w:r>
      <w:r w:rsidRPr="001456F2">
        <w:rPr>
          <w:noProof/>
          <w:sz w:val="20"/>
          <w:szCs w:val="20"/>
        </w:rPr>
        <w:t xml:space="preserve"> and Fig. 6</w:t>
      </w:r>
      <w:r w:rsidR="001F4188">
        <w:rPr>
          <w:noProof/>
          <w:sz w:val="20"/>
          <w:szCs w:val="20"/>
        </w:rPr>
        <w:t>d</w:t>
      </w:r>
      <w:r w:rsidRPr="001456F2">
        <w:rPr>
          <w:noProof/>
          <w:sz w:val="20"/>
          <w:szCs w:val="20"/>
        </w:rPr>
        <w:t xml:space="preserve">. The resonant condition rapidly disappears as the parallel velocity exceeds the resonant region. To determine which type of electromagnetic wave is responsible for the </w:t>
      </w:r>
      <w:r w:rsidR="00250D41" w:rsidRPr="00250D41">
        <w:rPr>
          <w:noProof/>
          <w:sz w:val="20"/>
          <w:szCs w:val="20"/>
        </w:rPr>
        <w:t>the Normal Doppler Effect,</w:t>
      </w:r>
      <w:r w:rsidRPr="001456F2">
        <w:rPr>
          <w:noProof/>
          <w:sz w:val="20"/>
          <w:szCs w:val="20"/>
        </w:rPr>
        <w:t xml:space="preserve"> and </w:t>
      </w:r>
      <w:r w:rsidR="00250D41" w:rsidRPr="00250D41">
        <w:rPr>
          <w:noProof/>
          <w:sz w:val="20"/>
          <w:szCs w:val="20"/>
        </w:rPr>
        <w:t xml:space="preserve">the Anomalous Doppler Effect </w:t>
      </w:r>
      <w:r w:rsidRPr="001456F2">
        <w:rPr>
          <w:noProof/>
          <w:sz w:val="20"/>
          <w:szCs w:val="20"/>
        </w:rPr>
        <w:t xml:space="preserve">separately, we decompose the linearly polarized wave into left-handed and right-handed circular polarizations. We observe that the right-hand circular polarized wave is responsible for </w:t>
      </w:r>
      <w:r w:rsidR="00250D41" w:rsidRPr="00250D41">
        <w:rPr>
          <w:noProof/>
          <w:sz w:val="20"/>
          <w:szCs w:val="20"/>
        </w:rPr>
        <w:t>the Normal Doppler Effect</w:t>
      </w:r>
      <w:r w:rsidRPr="001456F2">
        <w:rPr>
          <w:noProof/>
          <w:sz w:val="20"/>
          <w:szCs w:val="20"/>
        </w:rPr>
        <w:t xml:space="preserve">, while the left-hand circular polarized wave induces </w:t>
      </w:r>
      <w:r w:rsidR="00250D41" w:rsidRPr="00250D41">
        <w:rPr>
          <w:noProof/>
          <w:sz w:val="20"/>
          <w:szCs w:val="20"/>
        </w:rPr>
        <w:t>the Anomalous Doppler Effect</w:t>
      </w:r>
      <w:r w:rsidRPr="001456F2">
        <w:rPr>
          <w:noProof/>
          <w:sz w:val="20"/>
          <w:szCs w:val="20"/>
        </w:rPr>
        <w:t>, as shown in Fig. 6</w:t>
      </w:r>
      <w:r w:rsidR="001F4188">
        <w:rPr>
          <w:noProof/>
          <w:sz w:val="20"/>
          <w:szCs w:val="20"/>
        </w:rPr>
        <w:t>e</w:t>
      </w:r>
      <w:r w:rsidRPr="001456F2">
        <w:rPr>
          <w:noProof/>
          <w:sz w:val="20"/>
          <w:szCs w:val="20"/>
        </w:rPr>
        <w:t>, which aligns well with our previous analysis.</w:t>
      </w:r>
    </w:p>
    <w:p w14:paraId="3218921A" w14:textId="31FE0A13" w:rsidR="001F4188" w:rsidRDefault="001F4188" w:rsidP="001F4188">
      <w:pPr>
        <w:pStyle w:val="a4"/>
        <w:shd w:val="clear" w:color="auto" w:fill="FFFFFF"/>
        <w:ind w:firstLine="360"/>
        <w:jc w:val="both"/>
        <w:rPr>
          <w:noProof/>
          <w:sz w:val="20"/>
          <w:szCs w:val="20"/>
        </w:rPr>
      </w:pPr>
      <w:r w:rsidRPr="001F4188">
        <w:rPr>
          <w:noProof/>
          <w:sz w:val="20"/>
          <w:szCs w:val="20"/>
        </w:rPr>
        <w:t xml:space="preserve">This phenomenon </w:t>
      </w:r>
      <w:r>
        <w:rPr>
          <w:noProof/>
          <w:sz w:val="20"/>
          <w:szCs w:val="20"/>
        </w:rPr>
        <w:t>is understood</w:t>
      </w:r>
      <w:r w:rsidRPr="001F4188">
        <w:rPr>
          <w:noProof/>
          <w:sz w:val="20"/>
          <w:szCs w:val="20"/>
        </w:rPr>
        <w:t xml:space="preserve"> through the conservation of angular momentum and linear momentum. Electrons exhibit right-handed spin orbital angular momentum in a magnetic field. When an electron absorbs right-handed electromagnetic waves propagating in the parallel direction, the conservation of momentum and angular momentum causes an increase in both the parallel momentum and rotational energy of the electron, corresponding to the </w:t>
      </w:r>
      <w:r w:rsidRPr="00250D41">
        <w:rPr>
          <w:noProof/>
          <w:sz w:val="20"/>
          <w:szCs w:val="20"/>
        </w:rPr>
        <w:t>Normal Doppler Effect</w:t>
      </w:r>
      <w:r w:rsidRPr="001F4188">
        <w:rPr>
          <w:noProof/>
          <w:sz w:val="20"/>
          <w:szCs w:val="20"/>
        </w:rPr>
        <w:t xml:space="preserve">. Conversely, when the electron emits left-handed circular </w:t>
      </w:r>
      <w:r>
        <w:rPr>
          <w:noProof/>
          <w:sz w:val="20"/>
          <w:szCs w:val="20"/>
        </w:rPr>
        <w:t xml:space="preserve">polarization </w:t>
      </w:r>
      <w:r w:rsidRPr="001F4188">
        <w:rPr>
          <w:noProof/>
          <w:sz w:val="20"/>
          <w:szCs w:val="20"/>
        </w:rPr>
        <w:t xml:space="preserve">electromagnetic waves propagating in the parallel direction, the conservation of momentum results in a decrease in the electron’s parallel momentum, while the conservation of angular momentum leads to an increase in the electron’s rotational energy, corresponding to the </w:t>
      </w:r>
      <w:r w:rsidRPr="00250D41">
        <w:rPr>
          <w:noProof/>
          <w:sz w:val="20"/>
          <w:szCs w:val="20"/>
        </w:rPr>
        <w:t>Anomalous Doppler Effect</w:t>
      </w:r>
      <w:r w:rsidRPr="001F4188">
        <w:rPr>
          <w:noProof/>
          <w:sz w:val="20"/>
          <w:szCs w:val="20"/>
        </w:rPr>
        <w:t xml:space="preserve">. It is important to note that there is no response during </w:t>
      </w:r>
      <w:r w:rsidRPr="001F4188">
        <w:rPr>
          <w:noProof/>
          <w:sz w:val="20"/>
          <w:szCs w:val="20"/>
        </w:rPr>
        <w:t>Cherenkov resonance for the electromagnetic wave, as the Cherenkov effect is primarily associated with electrostatic waves.</w:t>
      </w:r>
    </w:p>
    <w:p w14:paraId="047B4784" w14:textId="05AB9627" w:rsidR="00061862" w:rsidRPr="001F4188" w:rsidRDefault="00061862" w:rsidP="00061862">
      <w:pPr>
        <w:pStyle w:val="a4"/>
        <w:shd w:val="clear" w:color="auto" w:fill="FFFFFF"/>
        <w:spacing w:before="120" w:beforeAutospacing="0" w:after="120" w:afterAutospacing="0"/>
        <w:jc w:val="both"/>
        <w:rPr>
          <w:noProof/>
          <w:sz w:val="20"/>
          <w:szCs w:val="20"/>
        </w:rPr>
      </w:pPr>
      <w:r>
        <w:rPr>
          <w:rFonts w:ascii="Arial" w:hAnsi="Arial" w:cs="Arial"/>
          <w:b/>
          <w:bCs/>
          <w:sz w:val="20"/>
          <w:szCs w:val="20"/>
        </w:rPr>
        <w:t>IV</w:t>
      </w:r>
      <w:r w:rsidRPr="00061862">
        <w:rPr>
          <w:rFonts w:ascii="Arial" w:hAnsi="Arial" w:cs="Arial" w:hint="eastAsia"/>
          <w:b/>
          <w:bCs/>
          <w:sz w:val="20"/>
          <w:szCs w:val="20"/>
        </w:rPr>
        <w:t xml:space="preserve">. </w:t>
      </w:r>
      <w:r w:rsidRPr="00061862">
        <w:rPr>
          <w:rFonts w:ascii="Arial" w:hAnsi="Arial" w:cs="Arial"/>
          <w:b/>
          <w:bCs/>
          <w:sz w:val="20"/>
          <w:szCs w:val="20"/>
        </w:rPr>
        <w:t>Critical Trapping Threshold of Anomalous Doppler Effect</w:t>
      </w:r>
    </w:p>
    <w:p w14:paraId="4515D0A1" w14:textId="19180339" w:rsidR="00061862" w:rsidRDefault="00061862" w:rsidP="00061862">
      <w:pPr>
        <w:pStyle w:val="a4"/>
        <w:shd w:val="clear" w:color="auto" w:fill="FFFFFF"/>
        <w:ind w:firstLine="360"/>
        <w:jc w:val="both"/>
        <w:rPr>
          <w:noProof/>
          <w:sz w:val="20"/>
          <w:szCs w:val="20"/>
        </w:rPr>
      </w:pPr>
      <w:r w:rsidRPr="00061862">
        <w:rPr>
          <w:noProof/>
          <w:sz w:val="20"/>
          <w:szCs w:val="20"/>
        </w:rPr>
        <w:t>The Anomalous Doppler Effect functions as an effective damping force that impedes the electron acceleration process. By increasing the intensity of the electromagnetic wave, it is theoretically possible to balance the electrostatic field force, preventing further electron acceleration by the electrostatic field. The existence of this equilibrium will be demonstrated by varying the electromagnetic wave field intensity.</w:t>
      </w:r>
    </w:p>
    <w:p w14:paraId="478FBECE" w14:textId="713EF867" w:rsidR="00922C2A" w:rsidRDefault="00922C2A" w:rsidP="00922C2A">
      <w:pPr>
        <w:pStyle w:val="a4"/>
        <w:shd w:val="clear" w:color="auto" w:fill="FFFFFF"/>
        <w:ind w:firstLine="360"/>
        <w:jc w:val="both"/>
        <w:rPr>
          <w:noProof/>
          <w:sz w:val="20"/>
          <w:szCs w:val="20"/>
        </w:rPr>
      </w:pPr>
      <w:r w:rsidRPr="00922C2A">
        <w:rPr>
          <w:noProof/>
          <w:sz w:val="20"/>
          <w:szCs w:val="20"/>
        </w:rPr>
        <w:t xml:space="preserve">An electromagnetic wave with only a left-hand polarized circular component is considered, characterized by a wave vector </w:t>
      </w:r>
      <m:oMath>
        <m:r>
          <m:rPr>
            <m:sty m:val="p"/>
          </m:rPr>
          <w:rPr>
            <w:rFonts w:ascii="Cambria Math" w:hAnsi="Cambria Math"/>
            <w:noProof/>
            <w:sz w:val="20"/>
            <w:szCs w:val="20"/>
          </w:rPr>
          <m:t>k=1</m:t>
        </m:r>
        <m:sSup>
          <m:sSupPr>
            <m:ctrlPr>
              <w:rPr>
                <w:rFonts w:ascii="Cambria Math" w:hAnsi="Cambria Math"/>
                <w:sz w:val="20"/>
                <w:szCs w:val="20"/>
              </w:rPr>
            </m:ctrlPr>
          </m:sSupPr>
          <m:e>
            <m:r>
              <m:rPr>
                <m:sty m:val="p"/>
              </m:rPr>
              <w:rPr>
                <w:rFonts w:ascii="Cambria Math" w:hAnsi="Cambria Math"/>
                <w:noProof/>
                <w:sz w:val="20"/>
                <w:szCs w:val="20"/>
              </w:rPr>
              <m:t>0</m:t>
            </m:r>
          </m:e>
          <m:sup>
            <m:r>
              <m:rPr>
                <m:sty m:val="p"/>
              </m:rPr>
              <w:rPr>
                <w:rFonts w:ascii="Cambria Math" w:hAnsi="Cambria Math"/>
                <w:noProof/>
                <w:sz w:val="20"/>
                <w:szCs w:val="20"/>
              </w:rPr>
              <m:t>5</m:t>
            </m:r>
          </m:sup>
        </m:sSup>
        <m:r>
          <m:rPr>
            <m:sty m:val="p"/>
          </m:rPr>
          <w:rPr>
            <w:rFonts w:ascii="Cambria Math" w:hAnsi="Cambria Math"/>
            <w:noProof/>
            <w:sz w:val="20"/>
            <w:szCs w:val="20"/>
          </w:rPr>
          <m:t>/m</m:t>
        </m:r>
      </m:oMath>
      <w:r w:rsidRPr="00922C2A">
        <w:rPr>
          <w:noProof/>
          <w:sz w:val="20"/>
          <w:szCs w:val="20"/>
        </w:rPr>
        <w:t xml:space="preserve"> and frequency </w:t>
      </w:r>
      <m:oMath>
        <m:r>
          <w:rPr>
            <w:rFonts w:ascii="Cambria Math" w:hAnsi="Cambria Math" w:cs="Cambria Math"/>
            <w:noProof/>
            <w:sz w:val="20"/>
            <w:szCs w:val="20"/>
          </w:rPr>
          <m:t>ω</m:t>
        </m:r>
        <m:r>
          <m:rPr>
            <m:sty m:val="p"/>
          </m:rPr>
          <w:rPr>
            <w:rFonts w:ascii="Cambria Math" w:hAnsi="Cambria Math"/>
            <w:noProof/>
            <w:sz w:val="20"/>
            <w:szCs w:val="20"/>
          </w:rPr>
          <m:t xml:space="preserve">=1.5 </m:t>
        </m:r>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oMath>
      <w:r w:rsidRPr="00922C2A">
        <w:rPr>
          <w:noProof/>
          <w:sz w:val="20"/>
          <w:szCs w:val="20"/>
        </w:rPr>
        <w:t xml:space="preserve">, where </w:t>
      </w:r>
      <m:oMath>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r>
          <m:rPr>
            <m:sty m:val="p"/>
          </m:rPr>
          <w:rPr>
            <w:rFonts w:ascii="Cambria Math" w:hAnsi="Cambria Math"/>
            <w:noProof/>
            <w:sz w:val="20"/>
            <w:szCs w:val="20"/>
          </w:rPr>
          <m:t>=</m:t>
        </m:r>
        <m:d>
          <m:dPr>
            <m:ctrlPr>
              <w:rPr>
                <w:rFonts w:ascii="Cambria Math" w:hAnsi="Cambria Math"/>
                <w:sz w:val="20"/>
                <w:szCs w:val="20"/>
              </w:rPr>
            </m:ctrlPr>
          </m:dPr>
          <m:e>
            <m:r>
              <w:rPr>
                <w:rFonts w:ascii="Cambria Math" w:hAnsi="Cambria Math"/>
                <w:noProof/>
                <w:sz w:val="20"/>
                <w:szCs w:val="20"/>
              </w:rPr>
              <m:t>e</m:t>
            </m:r>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e>
        </m:d>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oMath>
      <w:r w:rsidRPr="00922C2A">
        <w:rPr>
          <w:noProof/>
          <w:sz w:val="20"/>
          <w:szCs w:val="20"/>
        </w:rPr>
        <w:t xml:space="preserve">, and k is aligned parallel to the static magnetic field. The electrostatic field and static magnetic field are set to </w:t>
      </w:r>
      <m:oMath>
        <m:sSub>
          <m:sSubPr>
            <m:ctrlPr>
              <w:rPr>
                <w:rFonts w:ascii="Cambria Math" w:hAnsi="Cambria Math"/>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r>
          <m:rPr>
            <m:sty m:val="p"/>
          </m:rPr>
          <w:rPr>
            <w:rFonts w:ascii="Cambria Math" w:hAnsi="Cambria Math"/>
            <w:noProof/>
            <w:sz w:val="20"/>
            <w:szCs w:val="20"/>
          </w:rPr>
          <m:t>=</m:t>
        </m:r>
        <m:r>
          <w:rPr>
            <w:rFonts w:ascii="Cambria Math" w:hAnsi="Cambria Math"/>
            <w:noProof/>
            <w:sz w:val="20"/>
            <w:szCs w:val="20"/>
          </w:rPr>
          <m:t>-</m:t>
        </m:r>
        <m:r>
          <m:rPr>
            <m:sty m:val="p"/>
          </m:rPr>
          <w:rPr>
            <w:rFonts w:ascii="Cambria Math" w:hAnsi="Cambria Math"/>
            <w:noProof/>
            <w:sz w:val="20"/>
            <w:szCs w:val="20"/>
          </w:rPr>
          <m:t>2.5 V</m:t>
        </m:r>
      </m:oMath>
      <w:r w:rsidRPr="00922C2A">
        <w:rPr>
          <w:noProof/>
          <w:sz w:val="20"/>
          <w:szCs w:val="20"/>
        </w:rPr>
        <w:t xml:space="preserve"> and </w:t>
      </w:r>
      <m:oMath>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r>
          <m:rPr>
            <m:sty m:val="p"/>
          </m:rPr>
          <w:rPr>
            <w:rFonts w:ascii="Cambria Math" w:hAnsi="Cambria Math"/>
            <w:noProof/>
            <w:sz w:val="20"/>
            <w:szCs w:val="20"/>
          </w:rPr>
          <m:t>=0.02 T</m:t>
        </m:r>
      </m:oMath>
      <w:r w:rsidRPr="00922C2A">
        <w:rPr>
          <w:noProof/>
          <w:sz w:val="20"/>
          <w:szCs w:val="20"/>
        </w:rPr>
        <w:t xml:space="preserve">, respectively. As shown in Fig. 7, increasing the energy of the electromagnetic wave results in the parallel velocity becoming trapped in the resonant condition, ceasing to increase, while the perpendicular velocity continues to rise once the ratio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w</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oMath>
      <w:r w:rsidRPr="00922C2A">
        <w:rPr>
          <w:noProof/>
          <w:sz w:val="20"/>
          <w:szCs w:val="20"/>
        </w:rPr>
        <w:t xml:space="preserve"> exceeds a specific threshold. The</w:t>
      </w:r>
      <w:r>
        <w:rPr>
          <w:noProof/>
          <w:sz w:val="20"/>
          <w:szCs w:val="20"/>
        </w:rPr>
        <w:t xml:space="preserve"> electron’s</w:t>
      </w:r>
      <w:r w:rsidRPr="00922C2A">
        <w:rPr>
          <w:noProof/>
          <w:sz w:val="20"/>
          <w:szCs w:val="20"/>
        </w:rPr>
        <w:t xml:space="preserve"> orbit and momentum of the trapped electron are illustrated in Fig. 8.</w:t>
      </w:r>
    </w:p>
    <w:p w14:paraId="19F34D09" w14:textId="25DF1EDA" w:rsidR="00922C2A" w:rsidRDefault="00922C2A" w:rsidP="00922C2A">
      <w:pPr>
        <w:pStyle w:val="a4"/>
        <w:shd w:val="clear" w:color="auto" w:fill="FFFFFF"/>
        <w:jc w:val="center"/>
        <w:rPr>
          <w:noProof/>
          <w:sz w:val="20"/>
          <w:szCs w:val="20"/>
        </w:rPr>
      </w:pPr>
      <w:r w:rsidRPr="006651E2">
        <w:rPr>
          <w:noProof/>
        </w:rPr>
        <w:drawing>
          <wp:inline distT="0" distB="0" distL="0" distR="0" wp14:anchorId="7BAF4DBC" wp14:editId="308CF673">
            <wp:extent cx="1515649" cy="3296952"/>
            <wp:effectExtent l="0" t="0" r="0" b="5080"/>
            <wp:docPr id="877485835" name="图片 9" descr="图形用户界面&#10;&#10;描述已自动生成">
              <a:extLst xmlns:a="http://schemas.openxmlformats.org/drawingml/2006/main">
                <a:ext uri="{FF2B5EF4-FFF2-40B4-BE49-F238E27FC236}">
                  <a16:creationId xmlns:a16="http://schemas.microsoft.com/office/drawing/2014/main" id="{8CA4C256-8BD4-5FC3-1929-A8D2A35AAA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85835" name="图片 9" descr="图形用户界面&#10;&#10;描述已自动生成">
                      <a:extLst>
                        <a:ext uri="{FF2B5EF4-FFF2-40B4-BE49-F238E27FC236}">
                          <a16:creationId xmlns:a16="http://schemas.microsoft.com/office/drawing/2014/main" id="{8CA4C256-8BD4-5FC3-1929-A8D2A35AAA27}"/>
                        </a:ext>
                      </a:extLst>
                    </pic:cNvPr>
                    <pic:cNvPicPr>
                      <a:picLocks noChangeAspect="1"/>
                    </pic:cNvPicPr>
                  </pic:nvPicPr>
                  <pic:blipFill>
                    <a:blip r:embed="rId23"/>
                    <a:stretch>
                      <a:fillRect/>
                    </a:stretch>
                  </pic:blipFill>
                  <pic:spPr>
                    <a:xfrm>
                      <a:off x="0" y="0"/>
                      <a:ext cx="1540844" cy="3351758"/>
                    </a:xfrm>
                    <a:prstGeom prst="rect">
                      <a:avLst/>
                    </a:prstGeom>
                  </pic:spPr>
                </pic:pic>
              </a:graphicData>
            </a:graphic>
          </wp:inline>
        </w:drawing>
      </w:r>
    </w:p>
    <w:p w14:paraId="6CCCC73B" w14:textId="633A43CF" w:rsidR="00922C2A" w:rsidRDefault="00922C2A" w:rsidP="00922C2A">
      <w:pPr>
        <w:pStyle w:val="21"/>
        <w:jc w:val="both"/>
        <w:rPr>
          <w:sz w:val="20"/>
          <w:szCs w:val="20"/>
        </w:rPr>
      </w:pPr>
      <w:r w:rsidRPr="00922C2A">
        <w:rPr>
          <w:sz w:val="20"/>
          <w:szCs w:val="20"/>
        </w:rPr>
        <w:t>Figure 7</w:t>
      </w:r>
      <w:r w:rsidRPr="00922C2A">
        <w:rPr>
          <w:rFonts w:hint="eastAsia"/>
          <w:sz w:val="20"/>
          <w:szCs w:val="20"/>
        </w:rPr>
        <w:t>.</w:t>
      </w:r>
      <w:r w:rsidR="00950567">
        <w:rPr>
          <w:sz w:val="20"/>
          <w:szCs w:val="20"/>
        </w:rPr>
        <w:t xml:space="preserve"> </w:t>
      </w:r>
      <w:r w:rsidRPr="00922C2A">
        <w:rPr>
          <w:sz w:val="20"/>
          <w:szCs w:val="20"/>
        </w:rPr>
        <w:t xml:space="preserve">Time trace of velocity under different ratios of </w:t>
      </w:r>
      <m:oMath>
        <m:sSub>
          <m:sSubPr>
            <m:ctrlPr>
              <w:rPr>
                <w:rFonts w:ascii="Cambria Math" w:hAnsi="Cambria Math"/>
                <w:sz w:val="20"/>
                <w:szCs w:val="20"/>
              </w:rPr>
            </m:ctrlPr>
          </m:sSubPr>
          <m:e>
            <m:r>
              <w:rPr>
                <w:rFonts w:ascii="Cambria Math" w:hAnsi="Cambria Math"/>
                <w:sz w:val="20"/>
                <w:szCs w:val="20"/>
              </w:rPr>
              <m:t>E</m:t>
            </m:r>
          </m:e>
          <m:sub>
            <m:r>
              <w:rPr>
                <w:rFonts w:ascii="Cambria Math" w:hAnsi="Cambria Math"/>
                <w:sz w:val="20"/>
                <w:szCs w:val="20"/>
              </w:rPr>
              <m:t>p</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E</m:t>
            </m:r>
          </m:e>
          <m:sub>
            <m:r>
              <m:rPr>
                <m:sty m:val="p"/>
              </m:rPr>
              <w:rPr>
                <w:rFonts w:ascii="Cambria Math" w:hAnsi="Cambria Math"/>
                <w:sz w:val="20"/>
                <w:szCs w:val="20"/>
              </w:rPr>
              <m:t>0</m:t>
            </m:r>
          </m:sub>
        </m:sSub>
      </m:oMath>
      <w:r w:rsidRPr="00922C2A">
        <w:rPr>
          <w:sz w:val="20"/>
          <w:szCs w:val="20"/>
        </w:rPr>
        <w:t>. (a)</w:t>
      </w:r>
      <w:r>
        <w:rPr>
          <w:sz w:val="20"/>
          <w:szCs w:val="20"/>
        </w:rPr>
        <w:t xml:space="preserve"> V</w:t>
      </w:r>
      <w:r w:rsidRPr="00922C2A">
        <w:rPr>
          <w:sz w:val="20"/>
          <w:szCs w:val="20"/>
        </w:rPr>
        <w:t>ertical velocity</w:t>
      </w:r>
      <w:r>
        <w:rPr>
          <w:sz w:val="20"/>
          <w:szCs w:val="20"/>
        </w:rPr>
        <w:t>,</w:t>
      </w:r>
      <w:r w:rsidRPr="00922C2A">
        <w:rPr>
          <w:sz w:val="20"/>
          <w:szCs w:val="20"/>
        </w:rPr>
        <w:t xml:space="preserve"> (b)</w:t>
      </w:r>
      <w:r>
        <w:rPr>
          <w:sz w:val="20"/>
          <w:szCs w:val="20"/>
        </w:rPr>
        <w:t xml:space="preserve"> P</w:t>
      </w:r>
      <w:r w:rsidRPr="00922C2A">
        <w:rPr>
          <w:sz w:val="20"/>
          <w:szCs w:val="20"/>
        </w:rPr>
        <w:t>arallel velocity</w:t>
      </w:r>
      <w:r>
        <w:rPr>
          <w:sz w:val="20"/>
          <w:szCs w:val="20"/>
        </w:rPr>
        <w:t>,</w:t>
      </w:r>
      <w:r w:rsidRPr="00922C2A">
        <w:rPr>
          <w:sz w:val="20"/>
          <w:szCs w:val="20"/>
        </w:rPr>
        <w:t xml:space="preserve"> (c) Zoom in parallel velocity.</w:t>
      </w:r>
    </w:p>
    <w:p w14:paraId="15820B2E" w14:textId="38F39E61" w:rsidR="00922C2A" w:rsidRDefault="00922C2A" w:rsidP="00922C2A">
      <w:pPr>
        <w:pStyle w:val="21"/>
        <w:jc w:val="both"/>
        <w:rPr>
          <w:sz w:val="20"/>
          <w:szCs w:val="20"/>
        </w:rPr>
      </w:pPr>
      <w:r>
        <w:lastRenderedPageBreak/>
        <w:drawing>
          <wp:inline distT="0" distB="0" distL="0" distR="0" wp14:anchorId="750FD1B1" wp14:editId="02AC582E">
            <wp:extent cx="3017520" cy="1442096"/>
            <wp:effectExtent l="0" t="0" r="5080" b="5715"/>
            <wp:docPr id="7" name="图片 7" descr="A diagram of a graph and 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 diagram of a graph and a diagram of a graph&#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7520" cy="1442096"/>
                    </a:xfrm>
                    <a:prstGeom prst="rect">
                      <a:avLst/>
                    </a:prstGeom>
                    <a:noFill/>
                    <a:ln>
                      <a:noFill/>
                    </a:ln>
                  </pic:spPr>
                </pic:pic>
              </a:graphicData>
            </a:graphic>
          </wp:inline>
        </w:drawing>
      </w:r>
    </w:p>
    <w:p w14:paraId="5EA15B5B" w14:textId="77777777" w:rsidR="00922C2A" w:rsidRPr="00922C2A" w:rsidRDefault="00922C2A" w:rsidP="00922C2A">
      <w:pPr>
        <w:pStyle w:val="21"/>
        <w:jc w:val="both"/>
        <w:rPr>
          <w:sz w:val="20"/>
          <w:szCs w:val="20"/>
        </w:rPr>
      </w:pPr>
      <w:r w:rsidRPr="00922C2A">
        <w:rPr>
          <w:sz w:val="20"/>
          <w:szCs w:val="20"/>
        </w:rPr>
        <w:t>Figure 8</w:t>
      </w:r>
      <w:r w:rsidRPr="00922C2A">
        <w:rPr>
          <w:rFonts w:hint="eastAsia"/>
          <w:sz w:val="20"/>
          <w:szCs w:val="20"/>
        </w:rPr>
        <w:t>.</w:t>
      </w:r>
      <w:r w:rsidRPr="00922C2A">
        <w:rPr>
          <w:sz w:val="20"/>
          <w:szCs w:val="20"/>
        </w:rPr>
        <w:t xml:space="preserve"> The electron’s orbit and momentum with trapped parallel energy</w:t>
      </w:r>
    </w:p>
    <w:p w14:paraId="275E103A" w14:textId="77777777" w:rsidR="00922C2A" w:rsidRPr="00922C2A" w:rsidRDefault="00922C2A" w:rsidP="00922C2A">
      <w:pPr>
        <w:pStyle w:val="21"/>
        <w:jc w:val="both"/>
        <w:rPr>
          <w:sz w:val="20"/>
          <w:szCs w:val="20"/>
        </w:rPr>
      </w:pPr>
    </w:p>
    <w:p w14:paraId="07E7A0E9" w14:textId="379AF9DB" w:rsidR="00A419B8" w:rsidRPr="00A419B8" w:rsidRDefault="00A419B8" w:rsidP="00A419B8">
      <w:pPr>
        <w:pStyle w:val="a4"/>
        <w:shd w:val="clear" w:color="auto" w:fill="FFFFFF"/>
        <w:ind w:firstLine="360"/>
        <w:jc w:val="both"/>
        <w:rPr>
          <w:noProof/>
          <w:sz w:val="20"/>
          <w:szCs w:val="20"/>
        </w:rPr>
      </w:pPr>
      <w:r w:rsidRPr="00A419B8">
        <w:rPr>
          <w:noProof/>
          <w:sz w:val="20"/>
          <w:szCs w:val="20"/>
        </w:rPr>
        <w:t xml:space="preserve">The threshold field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c</m:t>
            </m:r>
          </m:sub>
        </m:sSub>
      </m:oMath>
      <w:r w:rsidRPr="00A419B8">
        <w:rPr>
          <w:noProof/>
          <w:sz w:val="20"/>
          <w:szCs w:val="20"/>
        </w:rPr>
        <w:t xml:space="preserve">can be determined by adjusting the electromagnetic wave intensity using a dichotomy control method, based on the final parallel velocity over a sufficiently long time. The critical ratios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c</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r>
          <w:rPr>
            <w:rFonts w:ascii="Cambria Math" w:hAnsi="Cambria Math"/>
            <w:sz w:val="20"/>
            <w:szCs w:val="20"/>
          </w:rPr>
          <m:t xml:space="preserve"> </m:t>
        </m:r>
      </m:oMath>
      <w:r w:rsidR="00F40DD9">
        <w:rPr>
          <w:noProof/>
          <w:sz w:val="20"/>
          <w:szCs w:val="20"/>
        </w:rPr>
        <w:t xml:space="preserve"> </w:t>
      </w:r>
      <w:r w:rsidRPr="00A419B8">
        <w:rPr>
          <w:noProof/>
          <w:sz w:val="20"/>
          <w:szCs w:val="20"/>
        </w:rPr>
        <w:t>as functions of the dimensionless parameter</w:t>
      </w:r>
      <w:r w:rsidR="00F40DD9">
        <w:rPr>
          <w:noProof/>
          <w:sz w:val="20"/>
          <w:szCs w:val="20"/>
        </w:rPr>
        <w:t xml:space="preserve"> </w:t>
      </w:r>
      <w:r w:rsidRPr="00A419B8">
        <w:rPr>
          <w:noProof/>
          <w:sz w:val="20"/>
          <w:szCs w:val="20"/>
        </w:rPr>
        <w:t xml:space="preserve"> </w:t>
      </w:r>
      <m:oMath>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cs="Cambria Math"/>
                    <w:noProof/>
                    <w:sz w:val="20"/>
                    <w:szCs w:val="20"/>
                  </w:rPr>
                  <m:t>ω</m:t>
                </m:r>
              </m:e>
              <m:sup>
                <m:r>
                  <m:rPr>
                    <m:sty m:val="p"/>
                  </m:rPr>
                  <w:rPr>
                    <w:rFonts w:ascii="Cambria Math" w:hAnsi="Cambria Math"/>
                    <w:noProof/>
                    <w:sz w:val="20"/>
                    <w:szCs w:val="20"/>
                  </w:rPr>
                  <m:t>2</m:t>
                </m:r>
              </m:sup>
            </m:sSup>
          </m:num>
          <m:den>
            <m:r>
              <w:rPr>
                <w:rFonts w:ascii="Cambria Math" w:hAnsi="Cambria Math"/>
                <w:noProof/>
                <w:sz w:val="20"/>
                <w:szCs w:val="20"/>
              </w:rPr>
              <m:t>kc</m:t>
            </m:r>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den>
        </m:f>
        <m:r>
          <w:rPr>
            <w:rFonts w:ascii="Cambria Math" w:hAnsi="Cambria Math"/>
            <w:sz w:val="20"/>
            <w:szCs w:val="20"/>
          </w:rPr>
          <m:t xml:space="preserve"> </m:t>
        </m:r>
      </m:oMath>
      <w:r w:rsidR="00F40DD9" w:rsidRPr="00F40DD9">
        <w:rPr>
          <w:noProof/>
          <w:sz w:val="20"/>
          <w:szCs w:val="20"/>
        </w:rPr>
        <w:t xml:space="preserve"> </w:t>
      </w:r>
      <w:r w:rsidRPr="00A419B8">
        <w:rPr>
          <w:noProof/>
          <w:sz w:val="20"/>
          <w:szCs w:val="20"/>
        </w:rPr>
        <w:t xml:space="preserve">are shown in Fig. 9, with the angles between </w:t>
      </w:r>
      <m:oMath>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oMath>
      <w:r w:rsidR="00F40DD9" w:rsidRPr="00F40DD9">
        <w:rPr>
          <w:noProof/>
          <w:sz w:val="20"/>
          <w:szCs w:val="20"/>
        </w:rPr>
        <w:t xml:space="preserve"> </w:t>
      </w:r>
      <w:r w:rsidRPr="00A419B8">
        <w:rPr>
          <w:noProof/>
          <w:sz w:val="20"/>
          <w:szCs w:val="20"/>
        </w:rPr>
        <w:t xml:space="preserve">and the wave vector k set at </w:t>
      </w:r>
      <m:oMath>
        <m:r>
          <w:rPr>
            <w:rFonts w:ascii="Cambria Math" w:hAnsi="Cambria Math" w:cs="Cambria Math"/>
            <w:noProof/>
            <w:sz w:val="20"/>
            <w:szCs w:val="20"/>
          </w:rPr>
          <m:t>θ</m:t>
        </m:r>
        <m:r>
          <m:rPr>
            <m:sty m:val="p"/>
          </m:rPr>
          <w:rPr>
            <w:rFonts w:ascii="Cambria Math" w:hAnsi="Cambria Math"/>
            <w:noProof/>
            <w:sz w:val="20"/>
            <w:szCs w:val="20"/>
          </w:rPr>
          <m:t>=0, 1</m:t>
        </m:r>
        <m:sSup>
          <m:sSupPr>
            <m:ctrlPr>
              <w:rPr>
                <w:rFonts w:ascii="Cambria Math" w:hAnsi="Cambria Math"/>
                <w:sz w:val="20"/>
                <w:szCs w:val="20"/>
              </w:rPr>
            </m:ctrlPr>
          </m:sSupPr>
          <m:e>
            <m:r>
              <m:rPr>
                <m:sty m:val="p"/>
              </m:rPr>
              <w:rPr>
                <w:rFonts w:ascii="Cambria Math" w:hAnsi="Cambria Math"/>
                <w:noProof/>
                <w:sz w:val="20"/>
                <w:szCs w:val="20"/>
              </w:rPr>
              <m:t>5</m:t>
            </m:r>
          </m:e>
          <m:sup>
            <m:r>
              <m:rPr>
                <m:sty m:val="p"/>
              </m:rPr>
              <w:rPr>
                <w:rFonts w:ascii="Cambria Math" w:hAnsi="Cambria Math"/>
                <w:noProof/>
                <w:sz w:val="20"/>
                <w:szCs w:val="20"/>
              </w:rPr>
              <m:t>o</m:t>
            </m:r>
          </m:sup>
        </m:sSup>
        <m:r>
          <m:rPr>
            <m:sty m:val="p"/>
          </m:rPr>
          <w:rPr>
            <w:rFonts w:ascii="Cambria Math" w:hAnsi="Cambria Math"/>
            <w:noProof/>
            <w:sz w:val="20"/>
            <w:szCs w:val="20"/>
          </w:rPr>
          <m:t>,and 3</m:t>
        </m:r>
        <m:sSup>
          <m:sSupPr>
            <m:ctrlPr>
              <w:rPr>
                <w:rFonts w:ascii="Cambria Math" w:hAnsi="Cambria Math"/>
                <w:sz w:val="20"/>
                <w:szCs w:val="20"/>
              </w:rPr>
            </m:ctrlPr>
          </m:sSupPr>
          <m:e>
            <m:r>
              <m:rPr>
                <m:sty m:val="p"/>
              </m:rPr>
              <w:rPr>
                <w:rFonts w:ascii="Cambria Math" w:hAnsi="Cambria Math"/>
                <w:noProof/>
                <w:sz w:val="20"/>
                <w:szCs w:val="20"/>
              </w:rPr>
              <m:t>0</m:t>
            </m:r>
          </m:e>
          <m:sup>
            <m:r>
              <m:rPr>
                <m:sty m:val="p"/>
              </m:rPr>
              <w:rPr>
                <w:rFonts w:ascii="Cambria Math" w:hAnsi="Cambria Math"/>
                <w:noProof/>
                <w:sz w:val="20"/>
                <w:szCs w:val="20"/>
              </w:rPr>
              <m:t>o</m:t>
            </m:r>
          </m:sup>
        </m:sSup>
      </m:oMath>
      <w:r w:rsidRPr="00A419B8">
        <w:rPr>
          <w:noProof/>
          <w:sz w:val="20"/>
          <w:szCs w:val="20"/>
        </w:rPr>
        <w:t xml:space="preserve">. The results indicate that a larger angle between k and </w:t>
      </w:r>
      <m:oMath>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oMath>
      <w:r w:rsidR="00F40DD9" w:rsidRPr="00F40DD9">
        <w:rPr>
          <w:noProof/>
          <w:sz w:val="20"/>
          <w:szCs w:val="20"/>
        </w:rPr>
        <w:t xml:space="preserve"> </w:t>
      </w:r>
      <w:r w:rsidRPr="00A419B8">
        <w:rPr>
          <w:noProof/>
          <w:sz w:val="20"/>
          <w:szCs w:val="20"/>
        </w:rPr>
        <w:t xml:space="preserve">leads to a lower critical ratio for trapping parallel energy. This reduction can be attributed to the increased electric field component along the parallel direction as the angle increases, enhancing the retarding force along that direction. Additionally, when the magnetic field strength BB and wave frequency </w:t>
      </w:r>
      <m:oMath>
        <m:r>
          <w:rPr>
            <w:rFonts w:ascii="Cambria Math" w:hAnsi="Cambria Math" w:cs="Cambria Math"/>
            <w:noProof/>
            <w:sz w:val="20"/>
            <w:szCs w:val="20"/>
          </w:rPr>
          <m:t>ω</m:t>
        </m:r>
      </m:oMath>
      <w:r w:rsidR="00F40DD9" w:rsidRPr="00F40DD9">
        <w:rPr>
          <w:noProof/>
          <w:sz w:val="20"/>
          <w:szCs w:val="20"/>
        </w:rPr>
        <w:t xml:space="preserve"> </w:t>
      </w:r>
      <w:r w:rsidRPr="00A419B8">
        <w:rPr>
          <w:noProof/>
          <w:sz w:val="20"/>
          <w:szCs w:val="20"/>
        </w:rPr>
        <w:t xml:space="preserve">are held constant, a decrease in the wave vector k results in a higher critical field strength. This is because a lower k corresponds to a higher resonant velocity, leading to an increase in the power imparted by the static electric field, </w:t>
      </w:r>
      <m:oMath>
        <m:r>
          <w:rPr>
            <w:rFonts w:ascii="Cambria Math" w:hAnsi="Cambria Math"/>
            <w:noProof/>
            <w:sz w:val="20"/>
            <w:szCs w:val="20"/>
          </w:rPr>
          <m:t>P</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r>
          <w:rPr>
            <w:rFonts w:ascii="Cambria Math" w:hAnsi="Cambria Math"/>
            <w:noProof/>
            <w:sz w:val="20"/>
            <w:szCs w:val="20"/>
          </w:rPr>
          <m:t>e</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oMath>
      <w:r w:rsidRPr="00A419B8">
        <w:rPr>
          <w:noProof/>
          <w:sz w:val="20"/>
          <w:szCs w:val="20"/>
        </w:rPr>
        <w:t>. Consequently, a stronger electromagnetic wave intensity is required to achieve timely conversion of parallel energy.</w:t>
      </w:r>
    </w:p>
    <w:p w14:paraId="7CF56265" w14:textId="540FC072" w:rsidR="00922C2A" w:rsidRPr="00922C2A" w:rsidRDefault="00F40DD9" w:rsidP="00922C2A">
      <w:pPr>
        <w:pStyle w:val="a4"/>
        <w:shd w:val="clear" w:color="auto" w:fill="FFFFFF"/>
        <w:ind w:firstLine="360"/>
        <w:jc w:val="both"/>
        <w:rPr>
          <w:noProof/>
          <w:sz w:val="20"/>
          <w:szCs w:val="20"/>
        </w:rPr>
      </w:pPr>
      <w:r w:rsidRPr="00F40DD9">
        <w:rPr>
          <w:noProof/>
          <w:sz w:val="20"/>
          <w:szCs w:val="20"/>
        </w:rPr>
        <w:t xml:space="preserve">With only a weak left-hand circularly polarized wave, it is possible to halt the increase in the electron's parallel momentum and transfer energy from the electrostatic field to rotational energy via the Anomalous Doppler Effect. For instance, in tokamaks, where the toroidal electric field is approximately </w:t>
      </w:r>
      <m:oMath>
        <m:r>
          <m:rPr>
            <m:sty m:val="p"/>
          </m:rPr>
          <w:rPr>
            <w:rFonts w:ascii="Cambria Math" w:hAnsi="Cambria Math"/>
            <w:noProof/>
            <w:sz w:val="20"/>
            <w:szCs w:val="20"/>
          </w:rPr>
          <m:t>0.2 V/m</m:t>
        </m:r>
      </m:oMath>
      <w:r w:rsidRPr="00F40DD9">
        <w:rPr>
          <w:noProof/>
          <w:sz w:val="20"/>
          <w:szCs w:val="20"/>
        </w:rPr>
        <w:t xml:space="preserve">, the threshold electric field for a left-hand circularly polarized wave to trap parallel energy is around </w:t>
      </w:r>
      <m:oMath>
        <m:sSub>
          <m:sSubPr>
            <m:ctrlPr>
              <w:rPr>
                <w:rFonts w:ascii="Cambria Math" w:hAnsi="Cambria Math"/>
                <w:sz w:val="20"/>
                <w:szCs w:val="20"/>
              </w:rPr>
            </m:ctrlPr>
          </m:sSubPr>
          <m:e>
            <m:r>
              <m:rPr>
                <m:sty m:val="p"/>
              </m:rPr>
              <w:rPr>
                <w:rFonts w:ascii="Cambria Math" w:hAnsi="Cambria Math"/>
                <w:noProof/>
                <w:sz w:val="20"/>
                <w:szCs w:val="20"/>
              </w:rPr>
              <m:t>E</m:t>
            </m:r>
          </m:e>
          <m:sub>
            <m:r>
              <m:rPr>
                <m:sty m:val="p"/>
              </m:rPr>
              <w:rPr>
                <w:rFonts w:ascii="Cambria Math" w:hAnsi="Cambria Math"/>
                <w:noProof/>
                <w:sz w:val="20"/>
                <w:szCs w:val="20"/>
              </w:rPr>
              <m:t>p</m:t>
            </m:r>
          </m:sub>
        </m:sSub>
        <m:r>
          <m:rPr>
            <m:sty m:val="p"/>
          </m:rPr>
          <w:rPr>
            <w:rFonts w:ascii="Cambria Math" w:hAnsi="Cambria Math"/>
            <w:noProof/>
            <w:sz w:val="20"/>
            <w:szCs w:val="20"/>
          </w:rPr>
          <m:t>=2 V/m</m:t>
        </m:r>
      </m:oMath>
      <w:r w:rsidRPr="00F40DD9">
        <w:rPr>
          <w:noProof/>
          <w:sz w:val="20"/>
          <w:szCs w:val="20"/>
        </w:rPr>
        <w:t xml:space="preserve"> in the plasma. This corresponds to an energy flux of approximately </w:t>
      </w:r>
      <m:oMath>
        <m:r>
          <m:rPr>
            <m:sty m:val="p"/>
          </m:rPr>
          <w:rPr>
            <w:rFonts w:ascii="Cambria Math" w:hAnsi="Cambria Math"/>
            <w:noProof/>
            <w:sz w:val="20"/>
            <w:szCs w:val="20"/>
          </w:rPr>
          <m:t>0.04 W/</m:t>
        </m:r>
        <m:sSup>
          <m:sSupPr>
            <m:ctrlPr>
              <w:rPr>
                <w:rFonts w:ascii="Cambria Math" w:hAnsi="Cambria Math"/>
                <w:sz w:val="20"/>
                <w:szCs w:val="20"/>
              </w:rPr>
            </m:ctrlPr>
          </m:sSupPr>
          <m:e>
            <m:r>
              <m:rPr>
                <m:sty m:val="p"/>
              </m:rPr>
              <w:rPr>
                <w:rFonts w:ascii="Cambria Math" w:hAnsi="Cambria Math"/>
                <w:noProof/>
                <w:sz w:val="20"/>
                <w:szCs w:val="20"/>
              </w:rPr>
              <m:t>m</m:t>
            </m:r>
          </m:e>
          <m:sup>
            <m:r>
              <m:rPr>
                <m:sty m:val="p"/>
              </m:rPr>
              <w:rPr>
                <w:rFonts w:ascii="Cambria Math" w:hAnsi="Cambria Math"/>
                <w:noProof/>
                <w:sz w:val="20"/>
                <w:szCs w:val="20"/>
              </w:rPr>
              <m:t>2</m:t>
            </m:r>
          </m:sup>
        </m:sSup>
      </m:oMath>
      <w:r w:rsidRPr="00F40DD9">
        <w:rPr>
          <w:noProof/>
          <w:sz w:val="20"/>
          <w:szCs w:val="20"/>
        </w:rPr>
        <w:t xml:space="preserve">for </w:t>
      </w:r>
      <m:oMath>
        <m:r>
          <m:rPr>
            <m:sty m:val="p"/>
          </m:rPr>
          <w:rPr>
            <w:rFonts w:ascii="Cambria Math" w:hAnsi="Cambria Math"/>
            <w:noProof/>
            <w:sz w:val="20"/>
            <w:szCs w:val="20"/>
          </w:rPr>
          <m:t>k=2</m:t>
        </m:r>
        <m:r>
          <w:rPr>
            <w:rFonts w:ascii="Cambria Math" w:hAnsi="Cambria Math"/>
            <w:noProof/>
            <w:sz w:val="20"/>
            <w:szCs w:val="20"/>
          </w:rPr>
          <m:t>×</m:t>
        </m:r>
        <m:r>
          <m:rPr>
            <m:sty m:val="p"/>
          </m:rPr>
          <w:rPr>
            <w:rFonts w:ascii="Cambria Math" w:hAnsi="Cambria Math"/>
            <w:noProof/>
            <w:sz w:val="20"/>
            <w:szCs w:val="20"/>
          </w:rPr>
          <m:t>1</m:t>
        </m:r>
        <m:sSup>
          <m:sSupPr>
            <m:ctrlPr>
              <w:rPr>
                <w:rFonts w:ascii="Cambria Math" w:hAnsi="Cambria Math"/>
                <w:sz w:val="20"/>
                <w:szCs w:val="20"/>
              </w:rPr>
            </m:ctrlPr>
          </m:sSupPr>
          <m:e>
            <m:r>
              <m:rPr>
                <m:sty m:val="p"/>
              </m:rPr>
              <w:rPr>
                <w:rFonts w:ascii="Cambria Math" w:hAnsi="Cambria Math"/>
                <w:noProof/>
                <w:sz w:val="20"/>
                <w:szCs w:val="20"/>
              </w:rPr>
              <m:t>0</m:t>
            </m:r>
          </m:e>
          <m:sup>
            <m:r>
              <m:rPr>
                <m:sty m:val="p"/>
              </m:rPr>
              <w:rPr>
                <w:rFonts w:ascii="Cambria Math" w:hAnsi="Cambria Math"/>
                <w:noProof/>
                <w:sz w:val="20"/>
                <w:szCs w:val="20"/>
              </w:rPr>
              <m:t>3</m:t>
            </m:r>
          </m:sup>
        </m:sSup>
        <m:r>
          <m:rPr>
            <m:sty m:val="p"/>
          </m:rPr>
          <w:rPr>
            <w:rFonts w:ascii="Cambria Math" w:hAnsi="Cambria Math"/>
            <w:noProof/>
            <w:sz w:val="20"/>
            <w:szCs w:val="20"/>
          </w:rPr>
          <m:t>/m</m:t>
        </m:r>
      </m:oMath>
      <w:r w:rsidRPr="00F40DD9">
        <w:rPr>
          <w:noProof/>
          <w:sz w:val="20"/>
          <w:szCs w:val="20"/>
        </w:rPr>
        <w:t xml:space="preserve">, and </w:t>
      </w:r>
      <m:oMath>
        <m:r>
          <w:rPr>
            <w:rFonts w:ascii="Cambria Math" w:hAnsi="Cambria Math" w:cs="Cambria Math"/>
            <w:noProof/>
            <w:sz w:val="20"/>
            <w:szCs w:val="20"/>
          </w:rPr>
          <m:t>ω</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F40DD9">
        <w:rPr>
          <w:noProof/>
          <w:sz w:val="20"/>
          <w:szCs w:val="20"/>
        </w:rPr>
        <w:t xml:space="preserve"> with 0.02 T background magnetic field.</w:t>
      </w:r>
    </w:p>
    <w:p w14:paraId="35A5D2A7" w14:textId="4BF2DE50" w:rsidR="00922C2A" w:rsidRDefault="00F40DD9" w:rsidP="00F40DD9">
      <w:pPr>
        <w:pStyle w:val="a4"/>
        <w:shd w:val="clear" w:color="auto" w:fill="FFFFFF"/>
        <w:jc w:val="center"/>
        <w:rPr>
          <w:noProof/>
          <w:sz w:val="20"/>
          <w:szCs w:val="20"/>
        </w:rPr>
      </w:pPr>
      <w:r>
        <w:rPr>
          <w:noProof/>
        </w:rPr>
        <w:drawing>
          <wp:inline distT="0" distB="0" distL="0" distR="0" wp14:anchorId="3F479015" wp14:editId="6AFC32F0">
            <wp:extent cx="2308698" cy="1733355"/>
            <wp:effectExtent l="0" t="0" r="3175" b="0"/>
            <wp:docPr id="8" name="图片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 graph of different colored line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0053" cy="1786928"/>
                    </a:xfrm>
                    <a:prstGeom prst="rect">
                      <a:avLst/>
                    </a:prstGeom>
                    <a:noFill/>
                    <a:ln>
                      <a:noFill/>
                    </a:ln>
                  </pic:spPr>
                </pic:pic>
              </a:graphicData>
            </a:graphic>
          </wp:inline>
        </w:drawing>
      </w:r>
    </w:p>
    <w:p w14:paraId="299C9019" w14:textId="6EADEFC1" w:rsidR="00950567" w:rsidRPr="00950567" w:rsidRDefault="00950567" w:rsidP="00950567">
      <w:pPr>
        <w:pStyle w:val="21"/>
        <w:jc w:val="both"/>
        <w:rPr>
          <w:sz w:val="20"/>
          <w:szCs w:val="20"/>
        </w:rPr>
      </w:pPr>
      <w:r>
        <w:rPr>
          <w:sz w:val="20"/>
          <w:szCs w:val="20"/>
        </w:rPr>
        <w:t xml:space="preserve">Figure 9. The critical ratio of </w:t>
      </w:r>
      <m:oMath>
        <m:sSub>
          <m:sSubPr>
            <m:ctrlPr>
              <w:rPr>
                <w:rFonts w:ascii="Cambria Math" w:hAnsi="Cambria Math"/>
                <w:sz w:val="20"/>
                <w:szCs w:val="20"/>
              </w:rPr>
            </m:ctrlPr>
          </m:sSubPr>
          <m:e>
            <m:r>
              <w:rPr>
                <w:rFonts w:ascii="Cambria Math" w:hAnsi="Cambria Math"/>
                <w:sz w:val="20"/>
                <w:szCs w:val="20"/>
              </w:rPr>
              <m:t>E</m:t>
            </m:r>
          </m:e>
          <m:sub>
            <m:r>
              <w:rPr>
                <w:rFonts w:ascii="Cambria Math" w:hAnsi="Cambria Math"/>
                <w:sz w:val="20"/>
                <w:szCs w:val="20"/>
              </w:rPr>
              <m:t>c</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E</m:t>
            </m:r>
          </m:e>
          <m:sub>
            <m:r>
              <m:rPr>
                <m:sty m:val="p"/>
              </m:rPr>
              <w:rPr>
                <w:rFonts w:ascii="Cambria Math" w:hAnsi="Cambria Math"/>
                <w:sz w:val="20"/>
                <w:szCs w:val="20"/>
              </w:rPr>
              <m:t>0</m:t>
            </m:r>
          </m:sub>
        </m:sSub>
        <m:r>
          <w:rPr>
            <w:rFonts w:ascii="Cambria Math" w:hAnsi="Cambria Math"/>
            <w:sz w:val="20"/>
            <w:szCs w:val="20"/>
          </w:rPr>
          <m:t xml:space="preserve"> </m:t>
        </m:r>
      </m:oMath>
      <w:r>
        <w:rPr>
          <w:sz w:val="20"/>
          <w:szCs w:val="20"/>
        </w:rPr>
        <w:t xml:space="preserve">with the nomalized parameter </w:t>
      </w:r>
      <m:oMath>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cs="Cambria Math"/>
                    <w:sz w:val="20"/>
                    <w:szCs w:val="20"/>
                  </w:rPr>
                  <m:t>ω</m:t>
                </m:r>
              </m:e>
              <m:sup>
                <m:r>
                  <m:rPr>
                    <m:sty m:val="p"/>
                  </m:rPr>
                  <w:rPr>
                    <w:rFonts w:ascii="Cambria Math" w:hAnsi="Cambria Math"/>
                    <w:sz w:val="20"/>
                    <w:szCs w:val="20"/>
                  </w:rPr>
                  <m:t>2</m:t>
                </m:r>
              </m:sup>
            </m:sSup>
          </m:num>
          <m:den>
            <m:r>
              <w:rPr>
                <w:rFonts w:ascii="Cambria Math" w:hAnsi="Cambria Math"/>
                <w:sz w:val="20"/>
                <w:szCs w:val="20"/>
              </w:rPr>
              <m:t>kc</m:t>
            </m:r>
            <m:sSub>
              <m:sSubPr>
                <m:ctrlPr>
                  <w:rPr>
                    <w:rFonts w:ascii="Cambria Math" w:hAnsi="Cambria Math"/>
                    <w:sz w:val="20"/>
                    <w:szCs w:val="20"/>
                  </w:rPr>
                </m:ctrlPr>
              </m:sSubPr>
              <m:e>
                <m:r>
                  <w:rPr>
                    <w:rFonts w:ascii="Cambria Math" w:hAnsi="Cambria Math" w:cs="Cambria Math"/>
                    <w:sz w:val="20"/>
                    <w:szCs w:val="20"/>
                  </w:rPr>
                  <m:t>ω</m:t>
                </m:r>
              </m:e>
              <m:sub>
                <m:r>
                  <m:rPr>
                    <m:sty m:val="p"/>
                  </m:rPr>
                  <w:rPr>
                    <w:rFonts w:ascii="Cambria Math" w:hAnsi="Cambria Math"/>
                    <w:sz w:val="20"/>
                    <w:szCs w:val="20"/>
                  </w:rPr>
                  <m:t>0</m:t>
                </m:r>
              </m:sub>
            </m:sSub>
          </m:den>
        </m:f>
      </m:oMath>
      <w:r>
        <w:rPr>
          <w:sz w:val="20"/>
          <w:szCs w:val="20"/>
        </w:rPr>
        <w:t xml:space="preserve"> . The </w:t>
      </w:r>
      <m:oMath>
        <m:sSub>
          <m:sSubPr>
            <m:ctrlPr>
              <w:rPr>
                <w:rFonts w:ascii="Cambria Math" w:hAnsi="Cambria Math"/>
                <w:sz w:val="20"/>
                <w:szCs w:val="20"/>
              </w:rPr>
            </m:ctrlPr>
          </m:sSubPr>
          <m:e>
            <m:r>
              <w:rPr>
                <w:rFonts w:ascii="Cambria Math" w:hAnsi="Cambria Math"/>
                <w:sz w:val="20"/>
                <w:szCs w:val="20"/>
              </w:rPr>
              <m:t>E</m:t>
            </m:r>
          </m:e>
          <m:sub>
            <m:r>
              <m:rPr>
                <m:sty m:val="p"/>
              </m:rPr>
              <w:rPr>
                <w:rFonts w:ascii="Cambria Math" w:hAnsi="Cambria Math"/>
                <w:sz w:val="20"/>
                <w:szCs w:val="20"/>
              </w:rPr>
              <m:t>0</m:t>
            </m:r>
          </m:sub>
        </m:sSub>
        <m:r>
          <m:rPr>
            <m:sty m:val="p"/>
          </m:rPr>
          <w:rPr>
            <w:rFonts w:ascii="Cambria Math" w:hAnsi="Cambria Math"/>
            <w:sz w:val="20"/>
            <w:szCs w:val="20"/>
          </w:rPr>
          <m:t>=-2.5 V</m:t>
        </m:r>
      </m:oMath>
      <w:r w:rsidRPr="00950567">
        <w:rPr>
          <w:sz w:val="20"/>
          <w:szCs w:val="20"/>
        </w:rPr>
        <w:t xml:space="preserve"> , </w:t>
      </w:r>
      <m:oMath>
        <m:sSub>
          <m:sSubPr>
            <m:ctrlPr>
              <w:rPr>
                <w:rFonts w:ascii="Cambria Math" w:hAnsi="Cambria Math"/>
                <w:sz w:val="20"/>
                <w:szCs w:val="20"/>
              </w:rPr>
            </m:ctrlPr>
          </m:sSubPr>
          <m:e>
            <m:r>
              <w:rPr>
                <w:rFonts w:ascii="Cambria Math" w:hAnsi="Cambria Math"/>
                <w:sz w:val="20"/>
                <w:szCs w:val="20"/>
              </w:rPr>
              <m:t>B</m:t>
            </m:r>
          </m:e>
          <m:sub>
            <m:r>
              <m:rPr>
                <m:sty m:val="p"/>
              </m:rPr>
              <w:rPr>
                <w:rFonts w:ascii="Cambria Math" w:hAnsi="Cambria Math"/>
                <w:sz w:val="20"/>
                <w:szCs w:val="20"/>
              </w:rPr>
              <m:t>0</m:t>
            </m:r>
          </m:sub>
        </m:sSub>
        <m:r>
          <m:rPr>
            <m:sty m:val="p"/>
          </m:rPr>
          <w:rPr>
            <w:rFonts w:ascii="Cambria Math" w:hAnsi="Cambria Math"/>
            <w:sz w:val="20"/>
            <w:szCs w:val="20"/>
          </w:rPr>
          <m:t>=2×1</m:t>
        </m:r>
        <m:sSup>
          <m:sSupPr>
            <m:ctrlPr>
              <w:rPr>
                <w:rFonts w:ascii="Cambria Math" w:hAnsi="Cambria Math"/>
                <w:sz w:val="20"/>
                <w:szCs w:val="20"/>
              </w:rPr>
            </m:ctrlPr>
          </m:sSupPr>
          <m:e>
            <m:r>
              <m:rPr>
                <m:sty m:val="p"/>
              </m:rPr>
              <w:rPr>
                <w:rFonts w:ascii="Cambria Math" w:hAnsi="Cambria Math"/>
                <w:sz w:val="20"/>
                <w:szCs w:val="20"/>
              </w:rPr>
              <m:t>0</m:t>
            </m:r>
          </m:e>
          <m:sup>
            <m:r>
              <m:rPr>
                <m:sty m:val="p"/>
              </m:rPr>
              <w:rPr>
                <w:rFonts w:ascii="Cambria Math" w:hAnsi="Cambria Math"/>
                <w:sz w:val="20"/>
                <w:szCs w:val="20"/>
              </w:rPr>
              <m:t>-2</m:t>
            </m:r>
          </m:sup>
        </m:sSup>
        <m:r>
          <m:rPr>
            <m:sty m:val="p"/>
          </m:rPr>
          <w:rPr>
            <w:rFonts w:ascii="Cambria Math" w:hAnsi="Cambria Math"/>
            <w:sz w:val="20"/>
            <w:szCs w:val="20"/>
          </w:rPr>
          <m:t xml:space="preserve"> T</m:t>
        </m:r>
      </m:oMath>
      <w:r w:rsidRPr="00950567">
        <w:rPr>
          <w:sz w:val="20"/>
          <w:szCs w:val="20"/>
        </w:rPr>
        <w:t>,</w:t>
      </w:r>
      <m:oMath>
        <m:r>
          <w:rPr>
            <w:rFonts w:ascii="Cambria Math" w:hAnsi="Cambria Math" w:cs="Cambria Math"/>
            <w:sz w:val="20"/>
            <w:szCs w:val="20"/>
          </w:rPr>
          <m:t>ω</m:t>
        </m:r>
        <m:r>
          <m:rPr>
            <m:sty m:val="p"/>
          </m:rPr>
          <w:rPr>
            <w:rFonts w:ascii="Cambria Math" w:hAnsi="Cambria Math"/>
            <w:sz w:val="20"/>
            <w:szCs w:val="20"/>
          </w:rPr>
          <m:t xml:space="preserve">=1.5 </m:t>
        </m:r>
        <m:sSub>
          <m:sSubPr>
            <m:ctrlPr>
              <w:rPr>
                <w:rFonts w:ascii="Cambria Math" w:hAnsi="Cambria Math"/>
                <w:sz w:val="20"/>
                <w:szCs w:val="20"/>
              </w:rPr>
            </m:ctrlPr>
          </m:sSubPr>
          <m:e>
            <m:r>
              <w:rPr>
                <w:rFonts w:ascii="Cambria Math" w:hAnsi="Cambria Math" w:cs="Cambria Math"/>
                <w:sz w:val="20"/>
                <w:szCs w:val="20"/>
              </w:rPr>
              <m:t>ω</m:t>
            </m:r>
          </m:e>
          <m:sub>
            <m:r>
              <m:rPr>
                <m:sty m:val="p"/>
              </m:rPr>
              <w:rPr>
                <w:rFonts w:ascii="Cambria Math" w:hAnsi="Cambria Math"/>
                <w:sz w:val="20"/>
                <w:szCs w:val="20"/>
              </w:rPr>
              <m:t>0</m:t>
            </m:r>
          </m:sub>
        </m:sSub>
      </m:oMath>
      <w:r>
        <w:rPr>
          <w:sz w:val="20"/>
          <w:szCs w:val="20"/>
        </w:rPr>
        <w:t xml:space="preserve">. The refractive index range is set from 4 to 50. </w:t>
      </w:r>
    </w:p>
    <w:p w14:paraId="69C5EA3B" w14:textId="0C88C445" w:rsidR="00950567" w:rsidRPr="00950567" w:rsidRDefault="00950567" w:rsidP="00950567">
      <w:pPr>
        <w:pStyle w:val="a4"/>
        <w:shd w:val="clear" w:color="auto" w:fill="FFFFFF"/>
        <w:ind w:firstLine="360"/>
        <w:jc w:val="both"/>
        <w:rPr>
          <w:noProof/>
          <w:sz w:val="20"/>
          <w:szCs w:val="20"/>
        </w:rPr>
      </w:pPr>
      <w:r w:rsidRPr="00950567">
        <w:rPr>
          <w:noProof/>
          <w:sz w:val="20"/>
          <w:szCs w:val="20"/>
        </w:rPr>
        <w:t xml:space="preserve">To validate the Anomalous Doppler Effect in high magnetic fields and assess its angle dependence, we consider a uniform magnetic field of </w:t>
      </w:r>
      <m:oMath>
        <m:r>
          <m:rPr>
            <m:sty m:val="p"/>
          </m:rPr>
          <w:rPr>
            <w:rFonts w:ascii="Cambria Math" w:hAnsi="Cambria Math"/>
            <w:noProof/>
            <w:sz w:val="20"/>
            <w:szCs w:val="20"/>
          </w:rPr>
          <m:t>B=2 T</m:t>
        </m:r>
      </m:oMath>
      <w:r w:rsidRPr="00EC4A70">
        <w:rPr>
          <w:noProof/>
          <w:sz w:val="20"/>
          <w:szCs w:val="20"/>
        </w:rPr>
        <w:t xml:space="preserve"> </w:t>
      </w:r>
      <w:r w:rsidRPr="00950567">
        <w:rPr>
          <w:noProof/>
          <w:sz w:val="20"/>
          <w:szCs w:val="20"/>
        </w:rPr>
        <w:t xml:space="preserve">and an electrostatic field </w:t>
      </w:r>
      <m:oMath>
        <m:sSub>
          <m:sSubPr>
            <m:ctrlPr>
              <w:rPr>
                <w:rFonts w:ascii="Cambria Math" w:hAnsi="Cambria Math"/>
                <w:sz w:val="20"/>
                <w:szCs w:val="20"/>
              </w:rPr>
            </m:ctrlPr>
          </m:sSubPr>
          <m:e>
            <m:r>
              <m:rPr>
                <m:sty m:val="p"/>
              </m:rPr>
              <w:rPr>
                <w:rFonts w:ascii="Cambria Math" w:hAnsi="Cambria Math"/>
                <w:noProof/>
                <w:sz w:val="20"/>
                <w:szCs w:val="20"/>
              </w:rPr>
              <m:t>E</m:t>
            </m:r>
          </m:e>
          <m:sub>
            <m:r>
              <m:rPr>
                <m:sty m:val="p"/>
              </m:rPr>
              <w:rPr>
                <w:rFonts w:ascii="Cambria Math" w:hAnsi="Cambria Math"/>
                <w:noProof/>
                <w:sz w:val="20"/>
                <w:szCs w:val="20"/>
              </w:rPr>
              <m:t>0</m:t>
            </m:r>
          </m:sub>
        </m:sSub>
        <m:r>
          <m:rPr>
            <m:sty m:val="p"/>
          </m:rPr>
          <w:rPr>
            <w:rFonts w:ascii="Cambria Math" w:hAnsi="Cambria Math"/>
            <w:noProof/>
            <w:sz w:val="20"/>
            <w:szCs w:val="20"/>
          </w:rPr>
          <m:t>=</m:t>
        </m:r>
        <m:r>
          <w:rPr>
            <w:rFonts w:ascii="Cambria Math" w:hAnsi="Cambria Math"/>
            <w:noProof/>
            <w:sz w:val="20"/>
            <w:szCs w:val="20"/>
          </w:rPr>
          <m:t>-</m:t>
        </m:r>
        <m:r>
          <m:rPr>
            <m:sty m:val="p"/>
          </m:rPr>
          <w:rPr>
            <w:rFonts w:ascii="Cambria Math" w:hAnsi="Cambria Math"/>
            <w:noProof/>
            <w:sz w:val="20"/>
            <w:szCs w:val="20"/>
          </w:rPr>
          <m:t>0.2 V/m</m:t>
        </m:r>
      </m:oMath>
      <w:r w:rsidRPr="00950567">
        <w:rPr>
          <w:noProof/>
          <w:sz w:val="20"/>
          <w:szCs w:val="20"/>
        </w:rPr>
        <w:t xml:space="preserve">, representative of typical tokamak startup conditions [21]. For a plane left-hand circularly polarized wave with parameters </w:t>
      </w:r>
      <m:oMath>
        <m:r>
          <w:rPr>
            <w:rFonts w:ascii="Cambria Math" w:hAnsi="Cambria Math"/>
            <w:noProof/>
            <w:sz w:val="20"/>
            <w:szCs w:val="20"/>
          </w:rPr>
          <m:t>f</m:t>
        </m:r>
        <m:r>
          <m:rPr>
            <m:sty m:val="p"/>
          </m:rPr>
          <w:rPr>
            <w:rFonts w:ascii="Cambria Math" w:hAnsi="Cambria Math"/>
            <w:noProof/>
            <w:sz w:val="20"/>
            <w:szCs w:val="20"/>
          </w:rPr>
          <m:t>=56 GHz</m:t>
        </m:r>
      </m:oMath>
      <w:r w:rsidRPr="00950567">
        <w:rPr>
          <w:noProof/>
          <w:sz w:val="20"/>
          <w:szCs w:val="20"/>
        </w:rPr>
        <w:t xml:space="preserve">,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p</m:t>
            </m:r>
          </m:sub>
        </m:sSub>
        <m:r>
          <m:rPr>
            <m:sty m:val="p"/>
          </m:rPr>
          <w:rPr>
            <w:rFonts w:ascii="Cambria Math" w:hAnsi="Cambria Math"/>
            <w:noProof/>
            <w:sz w:val="20"/>
            <w:szCs w:val="20"/>
          </w:rPr>
          <m:t>=40 V/m</m:t>
        </m:r>
      </m:oMath>
      <w:r w:rsidRPr="00EC4A70">
        <w:rPr>
          <w:noProof/>
          <w:sz w:val="20"/>
          <w:szCs w:val="20"/>
        </w:rPr>
        <w:t xml:space="preserve">, </w:t>
      </w:r>
      <w:r w:rsidRPr="00950567">
        <w:rPr>
          <w:noProof/>
          <w:sz w:val="20"/>
          <w:szCs w:val="20"/>
        </w:rPr>
        <w:t xml:space="preserve">and </w:t>
      </w:r>
      <m:oMath>
        <m:r>
          <m:rPr>
            <m:sty m:val="p"/>
          </m:rPr>
          <w:rPr>
            <w:rFonts w:ascii="Cambria Math" w:hAnsi="Cambria Math"/>
            <w:noProof/>
            <w:sz w:val="20"/>
            <w:szCs w:val="20"/>
          </w:rPr>
          <m:t>k=2.6</m:t>
        </m:r>
        <m:r>
          <w:rPr>
            <w:rFonts w:ascii="Cambria Math" w:hAnsi="Cambria Math"/>
            <w:noProof/>
            <w:sz w:val="20"/>
            <w:szCs w:val="20"/>
          </w:rPr>
          <m:t>×</m:t>
        </m:r>
        <m:r>
          <m:rPr>
            <m:sty m:val="p"/>
          </m:rPr>
          <w:rPr>
            <w:rFonts w:ascii="Cambria Math" w:hAnsi="Cambria Math"/>
            <w:noProof/>
            <w:sz w:val="20"/>
            <w:szCs w:val="20"/>
          </w:rPr>
          <m:t>1</m:t>
        </m:r>
        <m:sSup>
          <m:sSupPr>
            <m:ctrlPr>
              <w:rPr>
                <w:rFonts w:ascii="Cambria Math" w:hAnsi="Cambria Math"/>
                <w:sz w:val="20"/>
                <w:szCs w:val="20"/>
              </w:rPr>
            </m:ctrlPr>
          </m:sSupPr>
          <m:e>
            <m:r>
              <m:rPr>
                <m:sty m:val="p"/>
              </m:rPr>
              <w:rPr>
                <w:rFonts w:ascii="Cambria Math" w:hAnsi="Cambria Math"/>
                <w:noProof/>
                <w:sz w:val="20"/>
                <w:szCs w:val="20"/>
              </w:rPr>
              <m:t>0</m:t>
            </m:r>
          </m:e>
          <m:sup>
            <m:r>
              <m:rPr>
                <m:sty m:val="p"/>
              </m:rPr>
              <w:rPr>
                <w:rFonts w:ascii="Cambria Math" w:hAnsi="Cambria Math"/>
                <w:noProof/>
                <w:sz w:val="20"/>
                <w:szCs w:val="20"/>
              </w:rPr>
              <m:t>3</m:t>
            </m:r>
          </m:sup>
        </m:sSup>
        <m:r>
          <m:rPr>
            <m:sty m:val="p"/>
          </m:rPr>
          <w:rPr>
            <w:rFonts w:ascii="Cambria Math" w:hAnsi="Cambria Math"/>
            <w:noProof/>
            <w:sz w:val="20"/>
            <w:szCs w:val="20"/>
          </w:rPr>
          <m:t>/m</m:t>
        </m:r>
      </m:oMath>
      <w:r w:rsidRPr="00950567">
        <w:rPr>
          <w:noProof/>
          <w:sz w:val="20"/>
          <w:szCs w:val="20"/>
        </w:rPr>
        <w:t xml:space="preserve">, the wave’s energy flux is approximately </w:t>
      </w:r>
      <m:oMath>
        <m:r>
          <m:rPr>
            <m:sty m:val="p"/>
          </m:rPr>
          <w:rPr>
            <w:rFonts w:ascii="Cambria Math" w:hAnsi="Cambria Math"/>
            <w:noProof/>
            <w:sz w:val="20"/>
            <w:szCs w:val="20"/>
          </w:rPr>
          <m:t>9 W/</m:t>
        </m:r>
        <m:sSup>
          <m:sSupPr>
            <m:ctrlPr>
              <w:rPr>
                <w:rFonts w:ascii="Cambria Math" w:hAnsi="Cambria Math"/>
                <w:sz w:val="20"/>
                <w:szCs w:val="20"/>
              </w:rPr>
            </m:ctrlPr>
          </m:sSupPr>
          <m:e>
            <m:r>
              <m:rPr>
                <m:sty m:val="p"/>
              </m:rPr>
              <w:rPr>
                <w:rFonts w:ascii="Cambria Math" w:hAnsi="Cambria Math"/>
                <w:noProof/>
                <w:sz w:val="20"/>
                <w:szCs w:val="20"/>
              </w:rPr>
              <m:t>m</m:t>
            </m:r>
          </m:e>
          <m:sup>
            <m:r>
              <m:rPr>
                <m:sty m:val="p"/>
              </m:rPr>
              <w:rPr>
                <w:rFonts w:ascii="Cambria Math" w:hAnsi="Cambria Math"/>
                <w:noProof/>
                <w:sz w:val="20"/>
                <w:szCs w:val="20"/>
              </w:rPr>
              <m:t>2</m:t>
            </m:r>
          </m:sup>
        </m:sSup>
      </m:oMath>
      <w:r w:rsidRPr="00950567">
        <w:rPr>
          <w:noProof/>
          <w:sz w:val="20"/>
          <w:szCs w:val="20"/>
        </w:rPr>
        <w:t xml:space="preserve">. Utilizing the computational parallelism of a supercomputer, we simulate the interaction of 500 electrons with the wave at 500 distinct incident angles θ ranging from </w:t>
      </w:r>
      <w:r w:rsidR="00EC4A70" w:rsidRPr="00EC4A70">
        <w:rPr>
          <w:noProof/>
          <w:sz w:val="20"/>
          <w:szCs w:val="20"/>
        </w:rPr>
        <w:t>0 to 90 degrees</w:t>
      </w:r>
      <w:r w:rsidRPr="00950567">
        <w:rPr>
          <w:noProof/>
          <w:sz w:val="20"/>
          <w:szCs w:val="20"/>
        </w:rPr>
        <w:t xml:space="preserve">, thereby elucidating the angle dependence of the </w:t>
      </w:r>
      <w:r w:rsidR="00EC4A70" w:rsidRPr="00950567">
        <w:rPr>
          <w:noProof/>
          <w:sz w:val="20"/>
          <w:szCs w:val="20"/>
        </w:rPr>
        <w:t>Anomalous Doppler Effect</w:t>
      </w:r>
      <w:r w:rsidRPr="00950567">
        <w:rPr>
          <w:noProof/>
          <w:sz w:val="20"/>
          <w:szCs w:val="20"/>
        </w:rPr>
        <w:t xml:space="preserve"> effect.</w:t>
      </w:r>
    </w:p>
    <w:p w14:paraId="702ADF17" w14:textId="43FD2946" w:rsidR="00950567" w:rsidRDefault="00950567" w:rsidP="00950567">
      <w:pPr>
        <w:pStyle w:val="a4"/>
        <w:shd w:val="clear" w:color="auto" w:fill="FFFFFF"/>
        <w:ind w:firstLine="360"/>
        <w:jc w:val="both"/>
        <w:rPr>
          <w:noProof/>
          <w:sz w:val="20"/>
          <w:szCs w:val="20"/>
        </w:rPr>
      </w:pPr>
      <w:r w:rsidRPr="00950567">
        <w:rPr>
          <w:noProof/>
          <w:sz w:val="20"/>
          <w:szCs w:val="20"/>
        </w:rPr>
        <w:t xml:space="preserve">The simulation employs a time step of </w:t>
      </w:r>
      <m:oMath>
        <m:r>
          <m:rPr>
            <m:sty m:val="p"/>
          </m:rPr>
          <w:rPr>
            <w:rFonts w:ascii="Cambria Math" w:hAnsi="Cambria Math" w:cs="Cambria Math"/>
            <w:noProof/>
            <w:sz w:val="20"/>
            <w:szCs w:val="20"/>
          </w:rPr>
          <m:t>Δ</m:t>
        </m:r>
        <m:r>
          <w:rPr>
            <w:rFonts w:ascii="Cambria Math" w:hAnsi="Cambria Math"/>
            <w:noProof/>
            <w:sz w:val="20"/>
            <w:szCs w:val="20"/>
          </w:rPr>
          <m:t>t</m:t>
        </m:r>
        <m:r>
          <m:rPr>
            <m:sty m:val="p"/>
          </m:rPr>
          <w:rPr>
            <w:rFonts w:ascii="Cambria Math" w:hAnsi="Cambria Math"/>
            <w:noProof/>
            <w:sz w:val="20"/>
            <w:szCs w:val="20"/>
          </w:rPr>
          <m:t>=1</m:t>
        </m:r>
        <m:r>
          <w:rPr>
            <w:rFonts w:ascii="Cambria Math" w:hAnsi="Cambria Math"/>
            <w:noProof/>
            <w:sz w:val="20"/>
            <w:szCs w:val="20"/>
          </w:rPr>
          <m:t>×</m:t>
        </m:r>
        <m:r>
          <m:rPr>
            <m:sty m:val="p"/>
          </m:rPr>
          <w:rPr>
            <w:rFonts w:ascii="Cambria Math" w:hAnsi="Cambria Math"/>
            <w:noProof/>
            <w:sz w:val="20"/>
            <w:szCs w:val="20"/>
          </w:rPr>
          <m:t>1</m:t>
        </m:r>
        <m:sSup>
          <m:sSupPr>
            <m:ctrlPr>
              <w:rPr>
                <w:rFonts w:ascii="Cambria Math" w:hAnsi="Cambria Math"/>
                <w:sz w:val="20"/>
                <w:szCs w:val="20"/>
              </w:rPr>
            </m:ctrlPr>
          </m:sSupPr>
          <m:e>
            <m:r>
              <m:rPr>
                <m:sty m:val="p"/>
              </m:rPr>
              <w:rPr>
                <w:rFonts w:ascii="Cambria Math" w:hAnsi="Cambria Math"/>
                <w:noProof/>
                <w:sz w:val="20"/>
                <w:szCs w:val="20"/>
              </w:rPr>
              <m:t>0</m:t>
            </m:r>
          </m:e>
          <m:sup>
            <m:r>
              <w:rPr>
                <w:rFonts w:ascii="Cambria Math" w:hAnsi="Cambria Math"/>
                <w:noProof/>
                <w:sz w:val="20"/>
                <w:szCs w:val="20"/>
              </w:rPr>
              <m:t>-</m:t>
            </m:r>
            <m:r>
              <m:rPr>
                <m:sty m:val="p"/>
              </m:rPr>
              <w:rPr>
                <w:rFonts w:ascii="Cambria Math" w:hAnsi="Cambria Math"/>
                <w:noProof/>
                <w:sz w:val="20"/>
                <w:szCs w:val="20"/>
              </w:rPr>
              <m:t>14</m:t>
            </m:r>
          </m:sup>
        </m:sSup>
        <m:r>
          <m:rPr>
            <m:sty m:val="p"/>
          </m:rPr>
          <w:rPr>
            <w:rFonts w:ascii="Cambria Math" w:hAnsi="Cambria Math"/>
            <w:noProof/>
            <w:sz w:val="20"/>
            <w:szCs w:val="20"/>
          </w:rPr>
          <m:t xml:space="preserve"> s</m:t>
        </m:r>
      </m:oMath>
      <w:r w:rsidR="00EC4A70" w:rsidRPr="00EC4A70">
        <w:rPr>
          <w:noProof/>
          <w:sz w:val="20"/>
          <w:szCs w:val="20"/>
        </w:rPr>
        <w:t xml:space="preserve"> </w:t>
      </w:r>
      <w:r w:rsidRPr="00950567">
        <w:rPr>
          <w:noProof/>
          <w:sz w:val="20"/>
          <w:szCs w:val="20"/>
        </w:rPr>
        <w:t xml:space="preserve">to ensure result convergence. The outcomes are depicted in Fig. 10, where the dashed yellow line indicates the earliest resonant time satisfying the condition </w:t>
      </w:r>
      <m:oMath>
        <m:r>
          <w:rPr>
            <w:rFonts w:ascii="Cambria Math" w:hAnsi="Cambria Math" w:cs="Cambria Math"/>
            <w:noProof/>
            <w:sz w:val="20"/>
            <w:szCs w:val="20"/>
          </w:rPr>
          <m:t>ω</m:t>
        </m:r>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=0</m:t>
        </m:r>
      </m:oMath>
      <w:r w:rsidRPr="00950567">
        <w:rPr>
          <w:noProof/>
          <w:sz w:val="20"/>
          <w:szCs w:val="20"/>
        </w:rPr>
        <w:t xml:space="preserve">. The results reveal that as θ\theta increases, the onset of resonance is delayed, and the velocity required for resonance becomes higher. Once resonance begins, the rotational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oMath>
      <w:r w:rsidRPr="00950567">
        <w:rPr>
          <w:noProof/>
          <w:sz w:val="20"/>
          <w:szCs w:val="20"/>
        </w:rPr>
        <w:t>increases rapidly, while the parallel velocity becomes trapped in the resonant region, halting further growth.</w:t>
      </w:r>
    </w:p>
    <w:p w14:paraId="37BD64D9" w14:textId="77777777" w:rsidR="00950567" w:rsidRDefault="00950567" w:rsidP="00950567">
      <w:pPr>
        <w:pStyle w:val="a4"/>
        <w:shd w:val="clear" w:color="auto" w:fill="FFFFFF"/>
        <w:jc w:val="center"/>
        <w:rPr>
          <w:noProof/>
          <w:sz w:val="20"/>
          <w:szCs w:val="20"/>
        </w:rPr>
      </w:pPr>
      <w:r w:rsidRPr="00950567">
        <w:rPr>
          <w:noProof/>
          <w:sz w:val="20"/>
          <w:szCs w:val="20"/>
        </w:rPr>
        <w:drawing>
          <wp:inline distT="0" distB="0" distL="0" distR="0" wp14:anchorId="2A1B6254" wp14:editId="7797F5E5">
            <wp:extent cx="3017520" cy="1315720"/>
            <wp:effectExtent l="0" t="0" r="5080" b="5080"/>
            <wp:docPr id="1305572588" name="Picture 1" descr="A rainbow diagram of a rainb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72588" name="Picture 1" descr="A rainbow diagram of a rainbow&#10;&#10;Description automatically generated with medium confidence"/>
                    <pic:cNvPicPr/>
                  </pic:nvPicPr>
                  <pic:blipFill>
                    <a:blip r:embed="rId26"/>
                    <a:stretch>
                      <a:fillRect/>
                    </a:stretch>
                  </pic:blipFill>
                  <pic:spPr>
                    <a:xfrm>
                      <a:off x="0" y="0"/>
                      <a:ext cx="3035397" cy="1323515"/>
                    </a:xfrm>
                    <a:prstGeom prst="rect">
                      <a:avLst/>
                    </a:prstGeom>
                  </pic:spPr>
                </pic:pic>
              </a:graphicData>
            </a:graphic>
          </wp:inline>
        </w:drawing>
      </w:r>
    </w:p>
    <w:p w14:paraId="77D2BD75" w14:textId="77777777" w:rsidR="00950567" w:rsidRDefault="00950567" w:rsidP="00950567">
      <w:pPr>
        <w:pStyle w:val="21"/>
        <w:jc w:val="both"/>
        <w:rPr>
          <w:sz w:val="20"/>
          <w:szCs w:val="20"/>
        </w:rPr>
      </w:pPr>
      <w:r w:rsidRPr="00950567">
        <w:rPr>
          <w:rFonts w:hint="eastAsia"/>
          <w:sz w:val="20"/>
          <w:szCs w:val="20"/>
        </w:rPr>
        <w:t>Figure 10.</w:t>
      </w:r>
      <w:r>
        <w:rPr>
          <w:sz w:val="20"/>
          <w:szCs w:val="20"/>
        </w:rPr>
        <w:t xml:space="preserve"> </w:t>
      </w:r>
      <w:r w:rsidRPr="00950567">
        <w:rPr>
          <w:sz w:val="20"/>
          <w:szCs w:val="20"/>
        </w:rPr>
        <w:t xml:space="preserve">Time evolution of </w:t>
      </w:r>
      <m:oMath>
        <m:sSub>
          <m:sSubPr>
            <m:ctrlPr>
              <w:rPr>
                <w:rFonts w:ascii="Cambria Math" w:hAnsi="Cambria Math"/>
                <w:sz w:val="20"/>
                <w:szCs w:val="20"/>
              </w:rPr>
            </m:ctrlPr>
          </m:sSubPr>
          <m:e>
            <m:r>
              <w:rPr>
                <w:rFonts w:ascii="Cambria Math" w:hAnsi="Cambria Math"/>
                <w:sz w:val="20"/>
                <w:szCs w:val="20"/>
              </w:rPr>
              <m:t>v</m:t>
            </m:r>
          </m:e>
          <m:sub>
            <m:r>
              <m:rPr>
                <m:sty m:val="p"/>
              </m:rPr>
              <w:rPr>
                <w:rFonts w:ascii="Cambria Math" w:hAnsi="Cambria Math"/>
                <w:sz w:val="20"/>
                <w:szCs w:val="20"/>
              </w:rPr>
              <m:t>⊥</m:t>
            </m:r>
          </m:sub>
        </m:sSub>
      </m:oMath>
      <w:r w:rsidRPr="00950567">
        <w:rPr>
          <w:sz w:val="20"/>
          <w:szCs w:val="20"/>
        </w:rPr>
        <w:t xml:space="preserve"> </w:t>
      </w:r>
      <w:r>
        <w:rPr>
          <w:sz w:val="20"/>
          <w:szCs w:val="20"/>
        </w:rPr>
        <w:t xml:space="preserve">(left) </w:t>
      </w:r>
      <w:r w:rsidRPr="00950567">
        <w:rPr>
          <w:sz w:val="20"/>
          <w:szCs w:val="20"/>
        </w:rPr>
        <w:t xml:space="preserve">and </w:t>
      </w:r>
      <m:oMath>
        <m:sSub>
          <m:sSubPr>
            <m:ctrlPr>
              <w:rPr>
                <w:rFonts w:ascii="Cambria Math" w:hAnsi="Cambria Math"/>
                <w:sz w:val="20"/>
                <w:szCs w:val="20"/>
              </w:rPr>
            </m:ctrlPr>
          </m:sSubPr>
          <m:e>
            <m:r>
              <w:rPr>
                <w:rFonts w:ascii="Cambria Math" w:hAnsi="Cambria Math"/>
                <w:sz w:val="20"/>
                <w:szCs w:val="20"/>
              </w:rPr>
              <m:t>v</m:t>
            </m:r>
          </m:e>
          <m:sub>
            <m:r>
              <m:rPr>
                <m:sty m:val="p"/>
              </m:rPr>
              <w:rPr>
                <w:rFonts w:ascii="Cambria Math" w:hAnsi="Cambria Math"/>
                <w:sz w:val="20"/>
                <w:szCs w:val="20"/>
              </w:rPr>
              <m:t>∥</m:t>
            </m:r>
          </m:sub>
        </m:sSub>
      </m:oMath>
      <w:r w:rsidRPr="00950567">
        <w:rPr>
          <w:sz w:val="20"/>
          <w:szCs w:val="20"/>
        </w:rPr>
        <w:t xml:space="preserve"> </w:t>
      </w:r>
      <w:r>
        <w:rPr>
          <w:sz w:val="20"/>
          <w:szCs w:val="20"/>
        </w:rPr>
        <w:t xml:space="preserve">(right) </w:t>
      </w:r>
      <w:r w:rsidRPr="00950567">
        <w:rPr>
          <w:sz w:val="20"/>
          <w:szCs w:val="20"/>
        </w:rPr>
        <w:t xml:space="preserve">by electromgnetic wave with different </w:t>
      </w:r>
      <w:r w:rsidRPr="00950567">
        <w:rPr>
          <w:rFonts w:hint="eastAsia"/>
          <w:sz w:val="20"/>
          <w:szCs w:val="20"/>
        </w:rPr>
        <w:t xml:space="preserve">wave </w:t>
      </w:r>
      <w:r w:rsidRPr="00950567">
        <w:rPr>
          <w:sz w:val="20"/>
          <w:szCs w:val="20"/>
        </w:rPr>
        <w:t xml:space="preserve">incident angle </w:t>
      </w:r>
      <m:oMath>
        <m:sSubSup>
          <m:sSubSupPr>
            <m:ctrlPr>
              <w:rPr>
                <w:rFonts w:ascii="Cambria Math" w:hAnsi="Cambria Math"/>
                <w:sz w:val="20"/>
                <w:szCs w:val="20"/>
              </w:rPr>
            </m:ctrlPr>
          </m:sSubSupPr>
          <m:e>
            <m:r>
              <w:rPr>
                <w:rFonts w:ascii="Cambria Math" w:hAnsi="Cambria Math" w:cs="Cambria Math"/>
                <w:sz w:val="20"/>
                <w:szCs w:val="20"/>
              </w:rPr>
              <m:t>θ</m:t>
            </m:r>
          </m:e>
          <m:sub>
            <m:r>
              <w:rPr>
                <w:rFonts w:ascii="Cambria Math" w:hAnsi="Cambria Math"/>
                <w:sz w:val="20"/>
                <w:szCs w:val="20"/>
              </w:rPr>
              <m:t>k</m:t>
            </m:r>
          </m:sub>
          <m:sup>
            <m:r>
              <w:rPr>
                <w:rFonts w:ascii="Cambria Math" w:hAnsi="Cambria Math"/>
                <w:sz w:val="20"/>
                <w:szCs w:val="20"/>
              </w:rPr>
              <m:t>o</m:t>
            </m:r>
          </m:sup>
        </m:sSubSup>
      </m:oMath>
      <w:r>
        <w:rPr>
          <w:sz w:val="20"/>
          <w:szCs w:val="20"/>
        </w:rPr>
        <w:t>.</w:t>
      </w:r>
    </w:p>
    <w:p w14:paraId="27023999" w14:textId="77777777" w:rsidR="00941AF4" w:rsidRDefault="00941AF4" w:rsidP="00950567">
      <w:pPr>
        <w:pStyle w:val="21"/>
        <w:jc w:val="both"/>
        <w:rPr>
          <w:sz w:val="20"/>
          <w:szCs w:val="20"/>
        </w:rPr>
      </w:pPr>
    </w:p>
    <w:p w14:paraId="0DD7510F" w14:textId="5FE24385" w:rsidR="00941AF4" w:rsidRPr="00941AF4" w:rsidRDefault="00941AF4" w:rsidP="00941AF4">
      <w:pPr>
        <w:pStyle w:val="a4"/>
        <w:shd w:val="clear" w:color="auto" w:fill="FFFFFF"/>
        <w:spacing w:before="120" w:beforeAutospacing="0" w:after="120" w:afterAutospacing="0"/>
        <w:jc w:val="both"/>
        <w:rPr>
          <w:rFonts w:ascii="Arial" w:hAnsi="Arial" w:cs="Arial"/>
          <w:b/>
          <w:bCs/>
          <w:sz w:val="20"/>
          <w:szCs w:val="20"/>
        </w:rPr>
      </w:pPr>
      <w:r w:rsidRPr="00941AF4">
        <w:rPr>
          <w:rFonts w:ascii="Arial" w:hAnsi="Arial" w:cs="Arial" w:hint="eastAsia"/>
          <w:b/>
          <w:bCs/>
          <w:sz w:val="20"/>
          <w:szCs w:val="20"/>
        </w:rPr>
        <w:t>V.</w:t>
      </w:r>
      <w:r>
        <w:rPr>
          <w:rFonts w:ascii="Arial" w:hAnsi="Arial" w:cs="Arial"/>
          <w:b/>
          <w:bCs/>
          <w:sz w:val="20"/>
          <w:szCs w:val="20"/>
        </w:rPr>
        <w:t xml:space="preserve"> </w:t>
      </w:r>
      <w:r w:rsidRPr="00941AF4">
        <w:rPr>
          <w:rFonts w:ascii="Arial" w:hAnsi="Arial" w:cs="Arial"/>
          <w:b/>
          <w:bCs/>
          <w:sz w:val="20"/>
          <w:szCs w:val="20"/>
        </w:rPr>
        <w:t xml:space="preserve">Electromagnetic </w:t>
      </w:r>
      <w:proofErr w:type="gramStart"/>
      <w:r w:rsidRPr="00941AF4">
        <w:rPr>
          <w:rFonts w:ascii="Arial" w:hAnsi="Arial" w:cs="Arial"/>
          <w:b/>
          <w:bCs/>
          <w:sz w:val="20"/>
          <w:szCs w:val="20"/>
        </w:rPr>
        <w:t>wave drives</w:t>
      </w:r>
      <w:proofErr w:type="gramEnd"/>
      <w:r w:rsidRPr="00941AF4">
        <w:rPr>
          <w:rFonts w:ascii="Arial" w:hAnsi="Arial" w:cs="Arial"/>
          <w:b/>
          <w:bCs/>
          <w:sz w:val="20"/>
          <w:szCs w:val="20"/>
        </w:rPr>
        <w:t xml:space="preserve"> </w:t>
      </w:r>
      <w:r>
        <w:rPr>
          <w:rFonts w:ascii="Arial" w:hAnsi="Arial" w:cs="Arial"/>
          <w:b/>
          <w:bCs/>
          <w:sz w:val="20"/>
          <w:szCs w:val="20"/>
        </w:rPr>
        <w:t xml:space="preserve">the </w:t>
      </w:r>
      <w:r w:rsidRPr="00941AF4">
        <w:rPr>
          <w:rFonts w:ascii="Arial" w:hAnsi="Arial" w:cs="Arial"/>
          <w:b/>
          <w:bCs/>
          <w:sz w:val="20"/>
          <w:szCs w:val="20"/>
        </w:rPr>
        <w:t xml:space="preserve">Anomalous Doppler Effect in magnetized </w:t>
      </w:r>
      <w:proofErr w:type="gramStart"/>
      <w:r w:rsidRPr="00941AF4">
        <w:rPr>
          <w:rFonts w:ascii="Arial" w:hAnsi="Arial" w:cs="Arial"/>
          <w:b/>
          <w:bCs/>
          <w:sz w:val="20"/>
          <w:szCs w:val="20"/>
        </w:rPr>
        <w:t>plasma</w:t>
      </w:r>
      <w:proofErr w:type="gramEnd"/>
    </w:p>
    <w:p w14:paraId="2572C900" w14:textId="6A9B6DD5" w:rsidR="00941AF4" w:rsidRPr="00941AF4" w:rsidRDefault="00941AF4" w:rsidP="00941AF4">
      <w:pPr>
        <w:pStyle w:val="a4"/>
        <w:shd w:val="clear" w:color="auto" w:fill="FFFFFF"/>
        <w:ind w:firstLine="360"/>
        <w:jc w:val="both"/>
        <w:rPr>
          <w:noProof/>
          <w:sz w:val="20"/>
          <w:szCs w:val="20"/>
        </w:rPr>
      </w:pPr>
      <w:r w:rsidRPr="00941AF4">
        <w:rPr>
          <w:noProof/>
          <w:sz w:val="20"/>
          <w:szCs w:val="20"/>
        </w:rPr>
        <w:t>Runaway electrons pose a severe risk to tokamak devices, as their high-energy impacts can cause substantial damage to plasma-facing components (PFCs) [36]. Leveraging the Anomalous Doppler Effect within tokamaks provides a viable strategy for mitigating runaway electron energy, contingent upon satisfying three essential conditions</w:t>
      </w:r>
      <w:r>
        <w:rPr>
          <w:noProof/>
          <w:sz w:val="20"/>
          <w:szCs w:val="20"/>
        </w:rPr>
        <w:t xml:space="preserve">. </w:t>
      </w:r>
      <w:r w:rsidRPr="00941AF4">
        <w:rPr>
          <w:noProof/>
          <w:sz w:val="20"/>
          <w:szCs w:val="20"/>
        </w:rPr>
        <w:t>By fulfilling these criteria, it is possible to establish controlled resonant interactions, offering an effective means of suppressing runaway electrons.</w:t>
      </w:r>
    </w:p>
    <w:p w14:paraId="3F95D493" w14:textId="77777777" w:rsidR="00941AF4" w:rsidRPr="00941AF4" w:rsidRDefault="00941AF4" w:rsidP="00941AF4">
      <w:pPr>
        <w:pStyle w:val="a4"/>
        <w:numPr>
          <w:ilvl w:val="0"/>
          <w:numId w:val="15"/>
        </w:numPr>
        <w:shd w:val="clear" w:color="auto" w:fill="FFFFFF"/>
        <w:jc w:val="both"/>
        <w:rPr>
          <w:noProof/>
          <w:sz w:val="20"/>
          <w:szCs w:val="20"/>
        </w:rPr>
      </w:pPr>
      <w:r w:rsidRPr="00941AF4">
        <w:rPr>
          <w:noProof/>
          <w:sz w:val="20"/>
          <w:szCs w:val="20"/>
        </w:rPr>
        <w:lastRenderedPageBreak/>
        <w:t>The presence of a left-hand polarized wave component aligned with the electron motion in the magnetic field direction.</w:t>
      </w:r>
    </w:p>
    <w:p w14:paraId="7208E17E" w14:textId="77777777" w:rsidR="00941AF4" w:rsidRPr="00941AF4" w:rsidRDefault="00941AF4" w:rsidP="00941AF4">
      <w:pPr>
        <w:pStyle w:val="a4"/>
        <w:numPr>
          <w:ilvl w:val="0"/>
          <w:numId w:val="15"/>
        </w:numPr>
        <w:shd w:val="clear" w:color="auto" w:fill="FFFFFF"/>
        <w:jc w:val="both"/>
        <w:rPr>
          <w:noProof/>
          <w:sz w:val="20"/>
          <w:szCs w:val="20"/>
        </w:rPr>
      </w:pPr>
      <w:r w:rsidRPr="00941AF4">
        <w:rPr>
          <w:noProof/>
          <w:sz w:val="20"/>
          <w:szCs w:val="20"/>
        </w:rPr>
        <w:t>The phase velocity of the electromagnetic wave must remain subluminal, i.e., below the speed of light in a vacuum.</w:t>
      </w:r>
    </w:p>
    <w:p w14:paraId="59BF93A9" w14:textId="77777777" w:rsidR="00941AF4" w:rsidRPr="00941AF4" w:rsidRDefault="00941AF4" w:rsidP="00941AF4">
      <w:pPr>
        <w:pStyle w:val="a4"/>
        <w:numPr>
          <w:ilvl w:val="0"/>
          <w:numId w:val="15"/>
        </w:numPr>
        <w:shd w:val="clear" w:color="auto" w:fill="FFFFFF"/>
        <w:jc w:val="both"/>
        <w:rPr>
          <w:noProof/>
          <w:sz w:val="20"/>
          <w:szCs w:val="20"/>
        </w:rPr>
      </w:pPr>
      <w:r w:rsidRPr="00941AF4">
        <w:rPr>
          <w:noProof/>
          <w:sz w:val="20"/>
          <w:szCs w:val="20"/>
        </w:rPr>
        <w:t>The wave must carry sufficient energy to counterbalance the accelerating velocity of the electrons.</w:t>
      </w:r>
    </w:p>
    <w:p w14:paraId="4EE0CC97" w14:textId="77777777" w:rsidR="00C408F8" w:rsidRDefault="00941AF4" w:rsidP="00C408F8">
      <w:pPr>
        <w:pStyle w:val="a4"/>
        <w:shd w:val="clear" w:color="auto" w:fill="FFFFFF"/>
        <w:ind w:firstLine="360"/>
        <w:jc w:val="both"/>
        <w:rPr>
          <w:noProof/>
          <w:sz w:val="20"/>
          <w:szCs w:val="20"/>
        </w:rPr>
      </w:pPr>
      <w:r w:rsidRPr="00C408F8">
        <w:rPr>
          <w:noProof/>
          <w:sz w:val="20"/>
          <w:szCs w:val="20"/>
        </w:rPr>
        <w:t xml:space="preserve">The Appleton-Hartree formula is used to describe wave propagation in cold magnetized plasmas and is valid when the phase velocity significantly exceeds the thermal velocity of electrons. Considering the case where </w:t>
      </w: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pe</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=0.5</m:t>
        </m:r>
      </m:oMath>
      <w:r w:rsidRPr="00C408F8">
        <w:rPr>
          <w:noProof/>
          <w:sz w:val="20"/>
          <w:szCs w:val="20"/>
        </w:rPr>
        <w:t>, we can analyze wave behavior under these conditions.</w:t>
      </w:r>
      <w:r w:rsidR="00C408F8" w:rsidRPr="00C408F8">
        <w:rPr>
          <w:sz w:val="20"/>
          <w:szCs w:val="20"/>
        </w:rPr>
        <w:t xml:space="preserve"> </w:t>
      </w:r>
      <w:r w:rsidR="00C408F8" w:rsidRPr="00C408F8">
        <w:rPr>
          <w:noProof/>
          <w:sz w:val="20"/>
          <w:szCs w:val="20"/>
        </w:rPr>
        <w:t>The dispersion relation for a cold plasma in a magnetized medium is expressed as</w:t>
      </w:r>
      <w:r w:rsidR="00C408F8">
        <w:rPr>
          <w:noProof/>
          <w:sz w:val="20"/>
          <w:szCs w:val="20"/>
        </w:rPr>
        <w:t xml:space="preserve"> Eq. 19.</w:t>
      </w:r>
    </w:p>
    <w:p w14:paraId="4C5FC55D" w14:textId="40A16030" w:rsidR="00C408F8" w:rsidRDefault="00000000" w:rsidP="00C408F8">
      <w:pPr>
        <w:pStyle w:val="a4"/>
        <w:shd w:val="clear" w:color="auto" w:fill="FFFFFF"/>
        <w:ind w:hanging="90"/>
        <w:jc w:val="both"/>
        <w:rPr>
          <w:noProof/>
          <w:sz w:val="20"/>
          <w:szCs w:val="20"/>
        </w:rPr>
      </w:pPr>
      <m:oMath>
        <m:m>
          <m:mPr>
            <m:plcHide m:val="1"/>
            <m:mcs>
              <m:mc>
                <m:mcPr>
                  <m:count m:val="2"/>
                  <m:mcJc m:val="left"/>
                </m:mcPr>
              </m:mc>
            </m:mcs>
            <m:ctrlPr>
              <w:rPr>
                <w:rFonts w:ascii="Cambria Math" w:hAnsi="Cambria Math"/>
                <w:sz w:val="16"/>
                <w:szCs w:val="16"/>
              </w:rPr>
            </m:ctrlPr>
          </m:mPr>
          <m:mr>
            <m:e/>
            <m:e>
              <m:sSup>
                <m:sSupPr>
                  <m:ctrlPr>
                    <w:rPr>
                      <w:rFonts w:ascii="Cambria Math" w:hAnsi="Cambria Math"/>
                      <w:sz w:val="16"/>
                      <w:szCs w:val="16"/>
                    </w:rPr>
                  </m:ctrlPr>
                </m:sSupPr>
                <m:e>
                  <m:r>
                    <w:rPr>
                      <w:rFonts w:ascii="Cambria Math" w:hAnsi="Cambria Math" w:cs="Cambria Math"/>
                      <w:noProof/>
                      <w:sz w:val="16"/>
                      <w:szCs w:val="16"/>
                    </w:rPr>
                    <m:t>ω</m:t>
                  </m:r>
                </m:e>
                <m:sup>
                  <m:r>
                    <m:rPr>
                      <m:sty m:val="p"/>
                    </m:rPr>
                    <w:rPr>
                      <w:rFonts w:ascii="Cambria Math" w:hAnsi="Cambria Math"/>
                      <w:noProof/>
                      <w:sz w:val="16"/>
                      <w:szCs w:val="16"/>
                    </w:rPr>
                    <m:t>10</m:t>
                  </m:r>
                </m:sup>
              </m:sSup>
              <m:r>
                <w:rPr>
                  <w:rFonts w:ascii="Cambria Math" w:hAnsi="Cambria Math"/>
                  <w:noProof/>
                  <w:sz w:val="16"/>
                  <w:szCs w:val="16"/>
                </w:rPr>
                <m:t>-</m:t>
              </m:r>
              <m:sSup>
                <m:sSupPr>
                  <m:ctrlPr>
                    <w:rPr>
                      <w:rFonts w:ascii="Cambria Math" w:hAnsi="Cambria Math"/>
                      <w:sz w:val="16"/>
                      <w:szCs w:val="16"/>
                    </w:rPr>
                  </m:ctrlPr>
                </m:sSupPr>
                <m:e>
                  <m:r>
                    <w:rPr>
                      <w:rFonts w:ascii="Cambria Math" w:hAnsi="Cambria Math" w:cs="Cambria Math"/>
                      <w:noProof/>
                      <w:sz w:val="16"/>
                      <w:szCs w:val="16"/>
                    </w:rPr>
                    <m:t>ω</m:t>
                  </m:r>
                </m:e>
                <m:sup>
                  <m:r>
                    <m:rPr>
                      <m:sty m:val="p"/>
                    </m:rPr>
                    <w:rPr>
                      <w:rFonts w:ascii="Cambria Math" w:hAnsi="Cambria Math"/>
                      <w:noProof/>
                      <w:sz w:val="16"/>
                      <w:szCs w:val="16"/>
                    </w:rPr>
                    <m:t>8</m:t>
                  </m:r>
                </m:sup>
              </m:sSup>
              <m:d>
                <m:dPr>
                  <m:ctrlPr>
                    <w:rPr>
                      <w:rFonts w:ascii="Cambria Math" w:hAnsi="Cambria Math"/>
                      <w:sz w:val="16"/>
                      <w:szCs w:val="16"/>
                    </w:rPr>
                  </m:ctrlPr>
                </m:dPr>
                <m:e>
                  <m:r>
                    <m:rPr>
                      <m:sty m:val="p"/>
                    </m:rPr>
                    <w:rPr>
                      <w:rFonts w:ascii="Cambria Math" w:hAnsi="Cambria Math"/>
                      <w:noProof/>
                      <w:sz w:val="16"/>
                      <w:szCs w:val="16"/>
                    </w:rPr>
                    <m:t>2</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2</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2</m:t>
                      </m:r>
                    </m:sup>
                  </m:s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ce</m:t>
                      </m:r>
                    </m:sub>
                    <m:sup>
                      <m:r>
                        <m:rPr>
                          <m:sty m:val="p"/>
                        </m:rPr>
                        <w:rPr>
                          <w:rFonts w:ascii="Cambria Math" w:hAnsi="Cambria Math"/>
                          <w:noProof/>
                          <w:sz w:val="16"/>
                          <w:szCs w:val="16"/>
                        </w:rPr>
                        <m:t>2</m:t>
                      </m:r>
                    </m:sup>
                  </m:sSub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ci</m:t>
                      </m:r>
                    </m:sub>
                    <m:sup>
                      <m:r>
                        <m:rPr>
                          <m:sty m:val="p"/>
                        </m:rPr>
                        <w:rPr>
                          <w:rFonts w:ascii="Cambria Math" w:hAnsi="Cambria Math"/>
                          <w:noProof/>
                          <w:sz w:val="16"/>
                          <w:szCs w:val="16"/>
                        </w:rPr>
                        <m:t>2</m:t>
                      </m:r>
                    </m:sup>
                  </m:sSubSup>
                  <m:r>
                    <w:rPr>
                      <w:rFonts w:ascii="Cambria Math" w:hAnsi="Cambria Math"/>
                      <w:noProof/>
                      <w:sz w:val="16"/>
                      <w:szCs w:val="16"/>
                    </w:rPr>
                    <m:t>+</m:t>
                  </m:r>
                  <m:r>
                    <m:rPr>
                      <m:sty m:val="p"/>
                    </m:rPr>
                    <w:rPr>
                      <w:rFonts w:ascii="Cambria Math" w:hAnsi="Cambria Math"/>
                      <w:noProof/>
                      <w:sz w:val="16"/>
                      <w:szCs w:val="16"/>
                    </w:rPr>
                    <m:t>3</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e>
              </m:d>
            </m:e>
          </m:mr>
          <m:mr>
            <m:e/>
            <m:e>
              <m:r>
                <w:rPr>
                  <w:rFonts w:ascii="Cambria Math" w:hAnsi="Cambria Math"/>
                  <w:noProof/>
                  <w:sz w:val="16"/>
                  <w:szCs w:val="16"/>
                </w:rPr>
                <m:t>+</m:t>
              </m:r>
              <m:sSup>
                <m:sSupPr>
                  <m:ctrlPr>
                    <w:rPr>
                      <w:rFonts w:ascii="Cambria Math" w:hAnsi="Cambria Math"/>
                      <w:sz w:val="16"/>
                      <w:szCs w:val="16"/>
                    </w:rPr>
                  </m:ctrlPr>
                </m:sSupPr>
                <m:e>
                  <m:r>
                    <w:rPr>
                      <w:rFonts w:ascii="Cambria Math" w:hAnsi="Cambria Math" w:cs="Cambria Math"/>
                      <w:noProof/>
                      <w:sz w:val="16"/>
                      <w:szCs w:val="16"/>
                    </w:rPr>
                    <m:t>ω</m:t>
                  </m:r>
                </m:e>
                <m:sup>
                  <m:r>
                    <m:rPr>
                      <m:sty m:val="p"/>
                    </m:rPr>
                    <w:rPr>
                      <w:rFonts w:ascii="Cambria Math" w:hAnsi="Cambria Math"/>
                      <w:noProof/>
                      <w:sz w:val="16"/>
                      <w:szCs w:val="16"/>
                    </w:rPr>
                    <m:t>6</m:t>
                  </m:r>
                </m:sup>
              </m:sSup>
              <m:r>
                <m:rPr>
                  <m:sty m:val="p"/>
                </m:rP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4</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4</m:t>
                  </m:r>
                </m:sup>
              </m:sSup>
              <m:r>
                <w:rPr>
                  <w:rFonts w:ascii="Cambria Math" w:hAnsi="Cambria Math"/>
                  <w:noProof/>
                  <w:sz w:val="16"/>
                  <w:szCs w:val="16"/>
                </w:rPr>
                <m:t>+</m:t>
              </m:r>
              <m:d>
                <m:dPr>
                  <m:ctrlPr>
                    <w:rPr>
                      <w:rFonts w:ascii="Cambria Math" w:hAnsi="Cambria Math"/>
                      <w:sz w:val="16"/>
                      <w:szCs w:val="16"/>
                    </w:rPr>
                  </m:ctrlPr>
                </m:dPr>
                <m:e>
                  <m:r>
                    <m:rPr>
                      <m:sty m:val="p"/>
                    </m:rPr>
                    <w:rPr>
                      <w:rFonts w:ascii="Cambria Math" w:hAnsi="Cambria Math"/>
                      <w:noProof/>
                      <w:sz w:val="16"/>
                      <w:szCs w:val="16"/>
                    </w:rPr>
                    <m:t>2</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2</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2</m:t>
                      </m:r>
                    </m:sup>
                  </m:s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e>
              </m:d>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ci</m:t>
                      </m:r>
                    </m:sub>
                    <m:sup>
                      <m:r>
                        <m:rPr>
                          <m:sty m:val="p"/>
                        </m:rPr>
                        <w:rPr>
                          <w:rFonts w:ascii="Cambria Math" w:hAnsi="Cambria Math"/>
                          <w:noProof/>
                          <w:sz w:val="16"/>
                          <w:szCs w:val="16"/>
                        </w:rPr>
                        <m:t>2</m:t>
                      </m:r>
                    </m:sup>
                  </m:sSub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e>
              </m:d>
              <m:r>
                <w:rPr>
                  <w:rFonts w:ascii="Cambria Math" w:hAnsi="Cambria Math"/>
                  <w:noProof/>
                  <w:sz w:val="16"/>
                  <w:szCs w:val="16"/>
                </w:rPr>
                <m:t>+</m:t>
              </m:r>
              <m:sSup>
                <m:sSupPr>
                  <m:ctrlPr>
                    <w:rPr>
                      <w:rFonts w:ascii="Cambria Math" w:hAnsi="Cambria Math"/>
                      <w:sz w:val="16"/>
                      <w:szCs w:val="16"/>
                    </w:rPr>
                  </m:ctrlPr>
                </m:sSupPr>
                <m:e>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r>
                        <w:rPr>
                          <w:rFonts w:ascii="Cambria Math" w:hAnsi="Cambria Math"/>
                          <w:noProof/>
                          <w:sz w:val="16"/>
                          <w:szCs w:val="16"/>
                        </w:rPr>
                        <m:t>+</m:t>
                      </m:r>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e>
                  </m:d>
                </m:e>
                <m:sup>
                  <m:r>
                    <m:rPr>
                      <m:sty m:val="p"/>
                    </m:rPr>
                    <w:rPr>
                      <w:rFonts w:ascii="Cambria Math" w:hAnsi="Cambria Math"/>
                      <w:noProof/>
                      <w:sz w:val="16"/>
                      <w:szCs w:val="16"/>
                    </w:rPr>
                    <m:t>2</m:t>
                  </m:r>
                </m:sup>
              </m:sSup>
              <m:r>
                <m:rPr>
                  <m:sty m:val="p"/>
                </m:rPr>
                <w:rPr>
                  <w:rFonts w:ascii="Cambria Math" w:hAnsi="Cambria Math"/>
                  <w:noProof/>
                  <w:sz w:val="16"/>
                  <w:szCs w:val="16"/>
                </w:rPr>
                <m:t>]</m:t>
              </m:r>
            </m:e>
          </m:mr>
          <m:mr>
            <m:e/>
            <m:e>
              <m:r>
                <w:rPr>
                  <w:rFonts w:ascii="Cambria Math" w:hAnsi="Cambria Math"/>
                  <w:noProof/>
                  <w:sz w:val="16"/>
                  <w:szCs w:val="16"/>
                </w:rPr>
                <m:t>-</m:t>
              </m:r>
              <m:sSup>
                <m:sSupPr>
                  <m:ctrlPr>
                    <w:rPr>
                      <w:rFonts w:ascii="Cambria Math" w:hAnsi="Cambria Math"/>
                      <w:sz w:val="16"/>
                      <w:szCs w:val="16"/>
                    </w:rPr>
                  </m:ctrlPr>
                </m:sSupPr>
                <m:e>
                  <m:r>
                    <w:rPr>
                      <w:rFonts w:ascii="Cambria Math" w:hAnsi="Cambria Math" w:cs="Cambria Math"/>
                      <w:noProof/>
                      <w:sz w:val="16"/>
                      <w:szCs w:val="16"/>
                    </w:rPr>
                    <m:t>ω</m:t>
                  </m:r>
                </m:e>
                <m:sup>
                  <m:r>
                    <m:rPr>
                      <m:sty m:val="p"/>
                    </m:rPr>
                    <w:rPr>
                      <w:rFonts w:ascii="Cambria Math" w:hAnsi="Cambria Math"/>
                      <w:noProof/>
                      <w:sz w:val="16"/>
                      <w:szCs w:val="16"/>
                    </w:rPr>
                    <m:t>4</m:t>
                  </m:r>
                </m:sup>
              </m:sSup>
              <m:r>
                <m:rPr>
                  <m:sty m:val="p"/>
                </m:rP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4</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4</m:t>
                  </m:r>
                </m:sup>
              </m:sSup>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ce</m:t>
                      </m:r>
                    </m:sub>
                    <m:sup>
                      <m:r>
                        <m:rPr>
                          <m:sty m:val="p"/>
                        </m:rPr>
                        <w:rPr>
                          <w:rFonts w:ascii="Cambria Math" w:hAnsi="Cambria Math"/>
                          <w:noProof/>
                          <w:sz w:val="16"/>
                          <w:szCs w:val="16"/>
                        </w:rPr>
                        <m:t>2</m:t>
                      </m:r>
                    </m:sup>
                  </m:sSub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ci</m:t>
                      </m:r>
                    </m:sub>
                    <m:sup>
                      <m:r>
                        <m:rPr>
                          <m:sty m:val="p"/>
                        </m:rPr>
                        <w:rPr>
                          <w:rFonts w:ascii="Cambria Math" w:hAnsi="Cambria Math"/>
                          <w:noProof/>
                          <w:sz w:val="16"/>
                          <w:szCs w:val="16"/>
                        </w:rPr>
                        <m:t>2</m:t>
                      </m:r>
                    </m:sup>
                  </m:sSub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e>
              </m:d>
              <m:r>
                <w:rPr>
                  <w:rFonts w:ascii="Cambria Math" w:hAnsi="Cambria Math"/>
                  <w:noProof/>
                  <w:sz w:val="16"/>
                  <w:szCs w:val="16"/>
                </w:rPr>
                <m:t>+</m:t>
              </m:r>
              <m:r>
                <m:rPr>
                  <m:sty m:val="p"/>
                </m:rPr>
                <w:rPr>
                  <w:rFonts w:ascii="Cambria Math" w:hAnsi="Cambria Math"/>
                  <w:noProof/>
                  <w:sz w:val="16"/>
                  <w:szCs w:val="16"/>
                </w:rPr>
                <m:t>2</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2</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2</m:t>
                  </m:r>
                </m:sup>
              </m:sSup>
              <m:sSup>
                <m:sSupPr>
                  <m:ctrlPr>
                    <w:rPr>
                      <w:rFonts w:ascii="Cambria Math" w:hAnsi="Cambria Math"/>
                      <w:sz w:val="16"/>
                      <w:szCs w:val="16"/>
                    </w:rPr>
                  </m:ctrlPr>
                </m:sSupPr>
                <m:e>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4</m:t>
                          </m:r>
                        </m:sup>
                      </m:sSubSup>
                      <m:r>
                        <w:rPr>
                          <w:rFonts w:ascii="Cambria Math" w:hAnsi="Cambria Math"/>
                          <w:noProof/>
                          <w:sz w:val="16"/>
                          <w:szCs w:val="16"/>
                        </w:rPr>
                        <m:t>+</m:t>
                      </m:r>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e>
                  </m:d>
                </m:e>
                <m:sup>
                  <m:r>
                    <m:rPr>
                      <m:sty m:val="p"/>
                    </m:rPr>
                    <w:rPr>
                      <w:rFonts w:ascii="Cambria Math" w:hAnsi="Cambria Math"/>
                      <w:noProof/>
                      <w:sz w:val="16"/>
                      <w:szCs w:val="16"/>
                    </w:rPr>
                    <m:t>2</m:t>
                  </m:r>
                </m:sup>
              </m:sSup>
            </m:e>
          </m:mr>
          <m:mr>
            <m:e/>
            <m:e>
              <m: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2</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2</m:t>
                  </m:r>
                </m:sup>
              </m:sSup>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ce</m:t>
                      </m:r>
                    </m:sub>
                    <m:sup>
                      <m:r>
                        <m:rPr>
                          <m:sty m:val="p"/>
                        </m:rPr>
                        <w:rPr>
                          <w:rFonts w:ascii="Cambria Math" w:hAnsi="Cambria Math"/>
                          <w:noProof/>
                          <w:sz w:val="16"/>
                          <w:szCs w:val="16"/>
                        </w:rPr>
                        <m:t>2</m:t>
                      </m:r>
                    </m:sup>
                  </m:sSub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ci</m:t>
                      </m:r>
                    </m:sub>
                    <m:sup>
                      <m:r>
                        <m:rPr>
                          <m:sty m:val="p"/>
                        </m:rPr>
                        <w:rPr>
                          <w:rFonts w:ascii="Cambria Math" w:hAnsi="Cambria Math"/>
                          <w:noProof/>
                          <w:sz w:val="16"/>
                          <w:szCs w:val="16"/>
                        </w:rPr>
                        <m:t>2</m:t>
                      </m:r>
                    </m:sup>
                  </m:sSubSup>
                  <m:r>
                    <w:rPr>
                      <w:rFonts w:ascii="Cambria Math" w:hAnsi="Cambria Math"/>
                      <w:noProof/>
                      <w:sz w:val="16"/>
                      <w:szCs w:val="16"/>
                    </w:rPr>
                    <m:t>-</m:t>
                  </m:r>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e>
              </m:d>
              <m:d>
                <m:dPr>
                  <m:ctrlPr>
                    <w:rPr>
                      <w:rFonts w:ascii="Cambria Math" w:hAnsi="Cambria Math"/>
                      <w:sz w:val="16"/>
                      <w:szCs w:val="16"/>
                    </w:rPr>
                  </m:ctrlPr>
                </m:dPr>
                <m:e>
                  <m:r>
                    <m:rPr>
                      <m:sty m:val="p"/>
                    </m:rPr>
                    <w:rPr>
                      <w:rFonts w:ascii="Cambria Math" w:hAnsi="Cambria Math"/>
                      <w:noProof/>
                      <w:sz w:val="16"/>
                      <w:szCs w:val="16"/>
                    </w:rPr>
                    <m:t>1</m:t>
                  </m:r>
                  <m:r>
                    <w:rPr>
                      <w:rFonts w:ascii="Cambria Math" w:hAnsi="Cambria Math"/>
                      <w:noProof/>
                      <w:sz w:val="16"/>
                      <w:szCs w:val="16"/>
                    </w:rPr>
                    <m:t>+</m:t>
                  </m:r>
                  <m:sSup>
                    <m:sSupPr>
                      <m:ctrlPr>
                        <w:rPr>
                          <w:rFonts w:ascii="Cambria Math" w:hAnsi="Cambria Math"/>
                          <w:sz w:val="16"/>
                          <w:szCs w:val="16"/>
                        </w:rPr>
                      </m:ctrlPr>
                    </m:sSupPr>
                    <m:e>
                      <m:r>
                        <m:rPr>
                          <m:sty m:val="p"/>
                        </m:rPr>
                        <w:rPr>
                          <w:rFonts w:ascii="Cambria Math" w:hAnsi="Cambria Math"/>
                          <w:noProof/>
                          <w:sz w:val="16"/>
                          <w:szCs w:val="16"/>
                        </w:rPr>
                        <m:t>cos</m:t>
                      </m:r>
                    </m:e>
                    <m:sup>
                      <m:r>
                        <m:rPr>
                          <m:sty m:val="p"/>
                        </m:rPr>
                        <w:rPr>
                          <w:rFonts w:ascii="Cambria Math" w:hAnsi="Cambria Math"/>
                          <w:noProof/>
                          <w:sz w:val="16"/>
                          <w:szCs w:val="16"/>
                        </w:rPr>
                        <m:t>2</m:t>
                      </m:r>
                    </m:sup>
                  </m:sSup>
                  <m:r>
                    <w:rPr>
                      <w:rFonts w:ascii="Cambria Math" w:hAnsi="Cambria Math" w:cs="Cambria Math"/>
                      <w:noProof/>
                      <w:sz w:val="16"/>
                      <w:szCs w:val="16"/>
                    </w:rPr>
                    <m:t>θ</m:t>
                  </m:r>
                </m:e>
              </m:d>
            </m:e>
          </m:mr>
          <m:mr>
            <m:e/>
            <m:e>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sSup>
                <m:sSupPr>
                  <m:ctrlPr>
                    <w:rPr>
                      <w:rFonts w:ascii="Cambria Math" w:hAnsi="Cambria Math"/>
                      <w:sz w:val="16"/>
                      <w:szCs w:val="16"/>
                    </w:rPr>
                  </m:ctrlPr>
                </m:sSupPr>
                <m:e>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r>
                        <w:rPr>
                          <w:rFonts w:ascii="Cambria Math" w:hAnsi="Cambria Math"/>
                          <w:noProof/>
                          <w:sz w:val="16"/>
                          <w:szCs w:val="16"/>
                        </w:rPr>
                        <m:t>+</m:t>
                      </m:r>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e>
                  </m:d>
                </m:e>
                <m:sup>
                  <m:r>
                    <m:rPr>
                      <m:sty m:val="p"/>
                    </m:rPr>
                    <w:rPr>
                      <w:rFonts w:ascii="Cambria Math" w:hAnsi="Cambria Math"/>
                      <w:noProof/>
                      <w:sz w:val="16"/>
                      <w:szCs w:val="16"/>
                    </w:rPr>
                    <m:t>2</m:t>
                  </m:r>
                </m:sup>
              </m:sSup>
              <m:r>
                <m:rPr>
                  <m:sty m:val="p"/>
                </m:rPr>
                <w:rPr>
                  <w:rFonts w:ascii="Cambria Math" w:hAnsi="Cambria Math"/>
                  <w:noProof/>
                  <w:sz w:val="16"/>
                  <w:szCs w:val="16"/>
                </w:rPr>
                <m:t>]</m:t>
              </m:r>
              <m:r>
                <w:rPr>
                  <w:rFonts w:ascii="Cambria Math" w:hAnsi="Cambria Math"/>
                  <w:noProof/>
                  <w:sz w:val="16"/>
                  <w:szCs w:val="16"/>
                </w:rPr>
                <m:t>+</m:t>
              </m:r>
              <m:sSup>
                <m:sSupPr>
                  <m:ctrlPr>
                    <w:rPr>
                      <w:rFonts w:ascii="Cambria Math" w:hAnsi="Cambria Math"/>
                      <w:sz w:val="16"/>
                      <w:szCs w:val="16"/>
                    </w:rPr>
                  </m:ctrlPr>
                </m:sSupPr>
                <m:e>
                  <m:r>
                    <w:rPr>
                      <w:rFonts w:ascii="Cambria Math" w:hAnsi="Cambria Math" w:cs="Cambria Math"/>
                      <w:noProof/>
                      <w:sz w:val="16"/>
                      <w:szCs w:val="16"/>
                    </w:rPr>
                    <m:t>ω</m:t>
                  </m:r>
                </m:e>
                <m:sup>
                  <m:r>
                    <m:rPr>
                      <m:sty m:val="p"/>
                    </m:rPr>
                    <w:rPr>
                      <w:rFonts w:ascii="Cambria Math" w:hAnsi="Cambria Math"/>
                      <w:noProof/>
                      <w:sz w:val="16"/>
                      <w:szCs w:val="16"/>
                    </w:rPr>
                    <m:t>2</m:t>
                  </m:r>
                </m:sup>
              </m:sSup>
              <m:r>
                <m:rPr>
                  <m:sty m:val="p"/>
                </m:rP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4</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4</m:t>
                  </m:r>
                </m:sup>
              </m:sSup>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sSup>
                <m:sSupPr>
                  <m:ctrlPr>
                    <w:rPr>
                      <w:rFonts w:ascii="Cambria Math" w:hAnsi="Cambria Math"/>
                      <w:sz w:val="16"/>
                      <w:szCs w:val="16"/>
                    </w:rPr>
                  </m:ctrlPr>
                </m:sSupPr>
                <m:e>
                  <m:r>
                    <m:rPr>
                      <m:sty m:val="p"/>
                    </m:rPr>
                    <w:rPr>
                      <w:rFonts w:ascii="Cambria Math" w:hAnsi="Cambria Math"/>
                      <w:noProof/>
                      <w:sz w:val="16"/>
                      <w:szCs w:val="16"/>
                    </w:rPr>
                    <m:t>cos</m:t>
                  </m:r>
                </m:e>
                <m:sup>
                  <m:r>
                    <m:rPr>
                      <m:sty m:val="p"/>
                    </m:rPr>
                    <w:rPr>
                      <w:rFonts w:ascii="Cambria Math" w:hAnsi="Cambria Math"/>
                      <w:noProof/>
                      <w:sz w:val="16"/>
                      <w:szCs w:val="16"/>
                    </w:rPr>
                    <m:t>2</m:t>
                  </m:r>
                </m:sup>
              </m:sSup>
              <m:r>
                <w:rPr>
                  <w:rFonts w:ascii="Cambria Math" w:hAnsi="Cambria Math" w:cs="Cambria Math"/>
                  <w:noProof/>
                  <w:sz w:val="16"/>
                  <w:szCs w:val="16"/>
                </w:rPr>
                <m:t>θ</m:t>
              </m:r>
            </m:e>
          </m:mr>
          <m:mr>
            <m:e/>
            <m:e>
              <m: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2</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2</m:t>
                  </m:r>
                </m:sup>
              </m:sSup>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pe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pe</m:t>
                      </m:r>
                    </m:sub>
                  </m:sSub>
                  <m:r>
                    <w:rPr>
                      <w:rFonts w:ascii="Cambria Math" w:hAnsi="Cambria Math"/>
                      <w:noProof/>
                      <w:sz w:val="16"/>
                      <w:szCs w:val="16"/>
                    </w:rPr>
                    <m:t>+</m:t>
                  </m:r>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e>
              </m:d>
              <m:d>
                <m:dPr>
                  <m:ctrlPr>
                    <w:rPr>
                      <w:rFonts w:ascii="Cambria Math" w:hAnsi="Cambria Math"/>
                      <w:sz w:val="16"/>
                      <w:szCs w:val="16"/>
                    </w:rPr>
                  </m:ctrlPr>
                </m:dPr>
                <m:e>
                  <m:r>
                    <m:rPr>
                      <m:sty m:val="p"/>
                    </m:rPr>
                    <w:rPr>
                      <w:rFonts w:ascii="Cambria Math" w:hAnsi="Cambria Math"/>
                      <w:noProof/>
                      <w:sz w:val="16"/>
                      <w:szCs w:val="16"/>
                    </w:rPr>
                    <m:t>1</m:t>
                  </m:r>
                  <m:r>
                    <w:rPr>
                      <w:rFonts w:ascii="Cambria Math" w:hAnsi="Cambria Math"/>
                      <w:noProof/>
                      <w:sz w:val="16"/>
                      <w:szCs w:val="16"/>
                    </w:rPr>
                    <m:t>+</m:t>
                  </m:r>
                  <m:sSup>
                    <m:sSupPr>
                      <m:ctrlPr>
                        <w:rPr>
                          <w:rFonts w:ascii="Cambria Math" w:hAnsi="Cambria Math"/>
                          <w:sz w:val="16"/>
                          <w:szCs w:val="16"/>
                        </w:rPr>
                      </m:ctrlPr>
                    </m:sSupPr>
                    <m:e>
                      <m:r>
                        <m:rPr>
                          <m:sty m:val="p"/>
                        </m:rPr>
                        <w:rPr>
                          <w:rFonts w:ascii="Cambria Math" w:hAnsi="Cambria Math"/>
                          <w:noProof/>
                          <w:sz w:val="16"/>
                          <w:szCs w:val="16"/>
                        </w:rPr>
                        <m:t>cos</m:t>
                      </m:r>
                    </m:e>
                    <m:sup>
                      <m:r>
                        <m:rPr>
                          <m:sty m:val="p"/>
                        </m:rPr>
                        <w:rPr>
                          <w:rFonts w:ascii="Cambria Math" w:hAnsi="Cambria Math"/>
                          <w:noProof/>
                          <w:sz w:val="16"/>
                          <w:szCs w:val="16"/>
                        </w:rPr>
                        <m:t>2</m:t>
                      </m:r>
                    </m:sup>
                  </m:sSup>
                  <m:r>
                    <w:rPr>
                      <w:rFonts w:ascii="Cambria Math" w:hAnsi="Cambria Math" w:cs="Cambria Math"/>
                      <w:noProof/>
                      <w:sz w:val="16"/>
                      <w:szCs w:val="16"/>
                    </w:rPr>
                    <m:t>θ</m:t>
                  </m:r>
                </m:e>
              </m:d>
              <m:r>
                <m:rPr>
                  <m:sty m:val="p"/>
                </m:rPr>
                <w:rPr>
                  <w:rFonts w:ascii="Cambria Math" w:hAnsi="Cambria Math"/>
                  <w:noProof/>
                  <w:sz w:val="16"/>
                  <w:szCs w:val="16"/>
                </w:rPr>
                <m:t>]</m:t>
              </m:r>
            </m:e>
          </m:mr>
          <m:mr>
            <m:e/>
            <m:e>
              <m: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4</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4</m:t>
                  </m:r>
                </m:sup>
              </m:sSup>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ce</m:t>
                  </m:r>
                </m:sub>
                <m:sup>
                  <m:r>
                    <m:rPr>
                      <m:sty m:val="p"/>
                    </m:rPr>
                    <w:rPr>
                      <w:rFonts w:ascii="Cambria Math" w:hAnsi="Cambria Math"/>
                      <w:noProof/>
                      <w:sz w:val="16"/>
                      <w:szCs w:val="16"/>
                    </w:rPr>
                    <m:t>2</m:t>
                  </m:r>
                </m:sup>
              </m:sSubSup>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ci</m:t>
                  </m:r>
                </m:sub>
                <m:sup>
                  <m:r>
                    <m:rPr>
                      <m:sty m:val="p"/>
                    </m:rPr>
                    <w:rPr>
                      <w:rFonts w:ascii="Cambria Math" w:hAnsi="Cambria Math"/>
                      <w:noProof/>
                      <w:sz w:val="16"/>
                      <w:szCs w:val="16"/>
                    </w:rPr>
                    <m:t>2</m:t>
                  </m:r>
                </m:sup>
              </m:sSubSup>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sSup>
                <m:sSupPr>
                  <m:ctrlPr>
                    <w:rPr>
                      <w:rFonts w:ascii="Cambria Math" w:hAnsi="Cambria Math"/>
                      <w:sz w:val="16"/>
                      <w:szCs w:val="16"/>
                    </w:rPr>
                  </m:ctrlPr>
                </m:sSupPr>
                <m:e>
                  <m:r>
                    <m:rPr>
                      <m:sty m:val="p"/>
                    </m:rPr>
                    <w:rPr>
                      <w:rFonts w:ascii="Cambria Math" w:hAnsi="Cambria Math"/>
                      <w:noProof/>
                      <w:sz w:val="16"/>
                      <w:szCs w:val="16"/>
                    </w:rPr>
                    <m:t>cos</m:t>
                  </m:r>
                </m:e>
                <m:sup>
                  <m:r>
                    <m:rPr>
                      <m:sty m:val="p"/>
                    </m:rPr>
                    <w:rPr>
                      <w:rFonts w:ascii="Cambria Math" w:hAnsi="Cambria Math"/>
                      <w:noProof/>
                      <w:sz w:val="16"/>
                      <w:szCs w:val="16"/>
                    </w:rPr>
                    <m:t>2</m:t>
                  </m:r>
                </m:sup>
              </m:sSup>
              <m:r>
                <w:rPr>
                  <w:rFonts w:ascii="Cambria Math" w:hAnsi="Cambria Math" w:cs="Cambria Math"/>
                  <w:noProof/>
                  <w:sz w:val="16"/>
                  <w:szCs w:val="16"/>
                </w:rPr>
                <m:t>θ</m:t>
              </m:r>
              <m:r>
                <m:rPr>
                  <m:sty m:val="p"/>
                </m:rPr>
                <w:rPr>
                  <w:rFonts w:ascii="Cambria Math" w:hAnsi="Cambria Math"/>
                  <w:noProof/>
                  <w:sz w:val="16"/>
                  <w:szCs w:val="16"/>
                </w:rPr>
                <m:t>=0</m:t>
              </m:r>
            </m:e>
          </m:mr>
        </m:m>
      </m:oMath>
      <w:r w:rsidR="00C408F8" w:rsidRPr="00C408F8">
        <w:rPr>
          <w:noProof/>
          <w:sz w:val="20"/>
          <w:szCs w:val="20"/>
        </w:rPr>
        <w:tab/>
        <w:t>(19)</w:t>
      </w:r>
    </w:p>
    <w:p w14:paraId="6B70CD2A" w14:textId="16844850" w:rsidR="00C408F8" w:rsidRDefault="00C408F8" w:rsidP="00C408F8">
      <w:pPr>
        <w:pStyle w:val="a4"/>
        <w:shd w:val="clear" w:color="auto" w:fill="FFFFFF"/>
        <w:ind w:firstLine="360"/>
        <w:jc w:val="both"/>
        <w:rPr>
          <w:noProof/>
          <w:sz w:val="20"/>
          <w:szCs w:val="20"/>
        </w:rPr>
      </w:pPr>
      <w:r>
        <w:rPr>
          <w:iCs/>
          <w:noProof/>
          <w:sz w:val="20"/>
          <w:szCs w:val="20"/>
        </w:rPr>
        <w:t>The</w:t>
      </w:r>
      <m:oMath>
        <m:r>
          <w:rPr>
            <w:rFonts w:ascii="Cambria Math" w:hAnsi="Cambria Math" w:cs="Cambria Math"/>
            <w:noProof/>
            <w:sz w:val="20"/>
            <w:szCs w:val="20"/>
          </w:rPr>
          <m:t>ω</m:t>
        </m:r>
      </m:oMath>
      <w:r w:rsidRPr="00C408F8">
        <w:rPr>
          <w:noProof/>
          <w:sz w:val="20"/>
          <w:szCs w:val="20"/>
        </w:rPr>
        <w:t xml:space="preserve"> is the wave frequency and k represents the wavevector. Both </w:t>
      </w:r>
      <m:oMath>
        <m:r>
          <w:rPr>
            <w:rFonts w:ascii="Cambria Math" w:hAnsi="Cambria Math" w:cs="Cambria Math"/>
            <w:noProof/>
            <w:sz w:val="20"/>
            <w:szCs w:val="20"/>
          </w:rPr>
          <m:t>ω</m:t>
        </m:r>
      </m:oMath>
      <w:r w:rsidRPr="00C408F8">
        <w:rPr>
          <w:noProof/>
          <w:sz w:val="20"/>
          <w:szCs w:val="20"/>
        </w:rPr>
        <w:t xml:space="preserve"> and </w:t>
      </w:r>
      <m:oMath>
        <m:r>
          <w:rPr>
            <w:rFonts w:ascii="Cambria Math" w:hAnsi="Cambria Math"/>
            <w:noProof/>
            <w:sz w:val="20"/>
            <w:szCs w:val="20"/>
          </w:rPr>
          <m:t>k</m:t>
        </m:r>
      </m:oMath>
      <w:r w:rsidRPr="00C408F8">
        <w:rPr>
          <w:noProof/>
          <w:sz w:val="20"/>
          <w:szCs w:val="20"/>
        </w:rPr>
        <w:t xml:space="preserve"> depend on the electron cyclotron frequency(</w:t>
      </w:r>
      <m:oMath>
        <m:sSub>
          <m:sSubPr>
            <m:ctrlPr>
              <w:rPr>
                <w:rFonts w:ascii="Cambria Math" w:hAnsi="Cambria Math"/>
                <w:noProof/>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C408F8">
        <w:rPr>
          <w:noProof/>
          <w:sz w:val="20"/>
          <w:szCs w:val="20"/>
        </w:rPr>
        <w:t>), the plasma frequency (</w:t>
      </w:r>
      <m:oMath>
        <m:sSub>
          <m:sSubPr>
            <m:ctrlPr>
              <w:rPr>
                <w:rFonts w:ascii="Cambria Math" w:hAnsi="Cambria Math"/>
                <w:noProof/>
                <w:sz w:val="20"/>
                <w:szCs w:val="20"/>
              </w:rPr>
            </m:ctrlPr>
          </m:sSubPr>
          <m:e>
            <m:r>
              <w:rPr>
                <w:rFonts w:ascii="Cambria Math" w:hAnsi="Cambria Math" w:cs="Cambria Math"/>
                <w:noProof/>
                <w:sz w:val="20"/>
                <w:szCs w:val="20"/>
              </w:rPr>
              <m:t>ω</m:t>
            </m:r>
          </m:e>
          <m:sub>
            <m:r>
              <w:rPr>
                <w:rFonts w:ascii="Cambria Math" w:hAnsi="Cambria Math"/>
                <w:noProof/>
                <w:sz w:val="20"/>
                <w:szCs w:val="20"/>
              </w:rPr>
              <m:t>pe</m:t>
            </m:r>
          </m:sub>
        </m:sSub>
      </m:oMath>
      <w:r w:rsidRPr="00C408F8">
        <w:rPr>
          <w:noProof/>
          <w:sz w:val="20"/>
          <w:szCs w:val="20"/>
        </w:rPr>
        <w:t>) and the ion cyclotron frequency(</w:t>
      </w:r>
      <m:oMath>
        <m:sSub>
          <m:sSubPr>
            <m:ctrlPr>
              <w:rPr>
                <w:rFonts w:ascii="Cambria Math" w:hAnsi="Cambria Math"/>
                <w:noProof/>
                <w:sz w:val="20"/>
                <w:szCs w:val="20"/>
              </w:rPr>
            </m:ctrlPr>
          </m:sSubPr>
          <m:e>
            <m:r>
              <w:rPr>
                <w:rFonts w:ascii="Cambria Math" w:hAnsi="Cambria Math" w:cs="Cambria Math"/>
                <w:noProof/>
                <w:sz w:val="20"/>
                <w:szCs w:val="20"/>
              </w:rPr>
              <m:t>ω</m:t>
            </m:r>
          </m:e>
          <m:sub>
            <m:r>
              <w:rPr>
                <w:rFonts w:ascii="Cambria Math" w:hAnsi="Cambria Math"/>
                <w:noProof/>
                <w:sz w:val="20"/>
                <w:szCs w:val="20"/>
              </w:rPr>
              <m:t>ci</m:t>
            </m:r>
          </m:sub>
        </m:sSub>
      </m:oMath>
      <w:r w:rsidRPr="00C408F8">
        <w:rPr>
          <w:noProof/>
          <w:sz w:val="20"/>
          <w:szCs w:val="20"/>
        </w:rPr>
        <w:t xml:space="preserve">). Here, </w:t>
      </w:r>
      <m:oMath>
        <m:r>
          <w:rPr>
            <w:rFonts w:ascii="Cambria Math" w:hAnsi="Cambria Math" w:cs="Cambria Math"/>
            <w:noProof/>
            <w:sz w:val="20"/>
            <w:szCs w:val="20"/>
          </w:rPr>
          <m:t>θ</m:t>
        </m:r>
      </m:oMath>
      <w:r w:rsidRPr="00C408F8">
        <w:rPr>
          <w:noProof/>
          <w:sz w:val="20"/>
          <w:szCs w:val="20"/>
        </w:rPr>
        <w:t xml:space="preserve"> is the angle between </w:t>
      </w:r>
      <m:oMath>
        <m:acc>
          <m:accPr>
            <m:chr m:val="⃗"/>
            <m:ctrlPr>
              <w:rPr>
                <w:rFonts w:ascii="Cambria Math" w:hAnsi="Cambria Math"/>
                <w:noProof/>
                <w:sz w:val="20"/>
                <w:szCs w:val="20"/>
              </w:rPr>
            </m:ctrlPr>
          </m:accPr>
          <m:e>
            <m:r>
              <w:rPr>
                <w:rFonts w:ascii="Cambria Math" w:hAnsi="Cambria Math"/>
                <w:noProof/>
                <w:sz w:val="20"/>
                <w:szCs w:val="20"/>
              </w:rPr>
              <m:t>k</m:t>
            </m:r>
          </m:e>
        </m:acc>
      </m:oMath>
      <w:r w:rsidRPr="00C408F8">
        <w:rPr>
          <w:noProof/>
          <w:sz w:val="20"/>
          <w:szCs w:val="20"/>
        </w:rPr>
        <w:t xml:space="preserve"> and the static magnetic field </w:t>
      </w:r>
      <m:oMath>
        <m:acc>
          <m:accPr>
            <m:chr m:val="⃗"/>
            <m:ctrlPr>
              <w:rPr>
                <w:rFonts w:ascii="Cambria Math" w:hAnsi="Cambria Math"/>
                <w:noProof/>
                <w:sz w:val="20"/>
                <w:szCs w:val="20"/>
              </w:rPr>
            </m:ctrlPr>
          </m:accPr>
          <m:e>
            <m:r>
              <w:rPr>
                <w:rFonts w:ascii="Cambria Math" w:hAnsi="Cambria Math"/>
                <w:noProof/>
                <w:sz w:val="20"/>
                <w:szCs w:val="20"/>
              </w:rPr>
              <m:t>B</m:t>
            </m:r>
          </m:e>
        </m:acc>
      </m:oMath>
      <w:r w:rsidRPr="00C408F8">
        <w:rPr>
          <w:noProof/>
          <w:sz w:val="20"/>
          <w:szCs w:val="20"/>
        </w:rPr>
        <w:t xml:space="preserve">. The dispersion relationship can be illustrated in Fig. 6(a), where the blue color represents the wavevector </w:t>
      </w:r>
      <m:oMath>
        <m:r>
          <w:rPr>
            <w:rFonts w:ascii="Cambria Math" w:hAnsi="Cambria Math" w:cs="Cambria Math"/>
            <w:noProof/>
            <w:sz w:val="20"/>
            <w:szCs w:val="20"/>
          </w:rPr>
          <m:t>θ</m:t>
        </m:r>
        <m:r>
          <m:rPr>
            <m:sty m:val="p"/>
          </m:rPr>
          <w:rPr>
            <w:rFonts w:ascii="Cambria Math" w:hAnsi="Cambria Math"/>
            <w:noProof/>
            <w:sz w:val="20"/>
            <w:szCs w:val="20"/>
          </w:rPr>
          <m:t>=0</m:t>
        </m:r>
      </m:oMath>
      <w:r w:rsidRPr="00C408F8">
        <w:rPr>
          <w:noProof/>
          <w:sz w:val="20"/>
          <w:szCs w:val="20"/>
        </w:rPr>
        <w:t xml:space="preserve"> , while the red color represents </w:t>
      </w:r>
      <m:oMath>
        <m:r>
          <w:rPr>
            <w:rFonts w:ascii="Cambria Math" w:hAnsi="Cambria Math" w:cs="Cambria Math"/>
            <w:noProof/>
            <w:sz w:val="20"/>
            <w:szCs w:val="20"/>
          </w:rPr>
          <m:t>θ</m:t>
        </m:r>
        <m:r>
          <m:rPr>
            <m:sty m:val="p"/>
          </m:rPr>
          <w:rPr>
            <w:rFonts w:ascii="Cambria Math" w:hAnsi="Cambria Math"/>
            <w:noProof/>
            <w:sz w:val="20"/>
            <w:szCs w:val="20"/>
          </w:rPr>
          <m:t>=</m:t>
        </m:r>
      </m:oMath>
      <w:r>
        <w:rPr>
          <w:noProof/>
          <w:sz w:val="20"/>
          <w:szCs w:val="20"/>
        </w:rPr>
        <w:t xml:space="preserve"> 90 degrees</w:t>
      </w:r>
      <w:r w:rsidRPr="00C408F8">
        <w:rPr>
          <w:noProof/>
          <w:sz w:val="20"/>
          <w:szCs w:val="20"/>
        </w:rPr>
        <w:t xml:space="preserve">. The polarization component in direction </w:t>
      </w:r>
      <m:oMath>
        <m:r>
          <m:rPr>
            <m:sty m:val="p"/>
          </m:rPr>
          <w:rPr>
            <w:rFonts w:ascii="Cambria Math" w:hAnsi="Cambria Math"/>
            <w:noProof/>
            <w:sz w:val="20"/>
            <w:szCs w:val="20"/>
          </w:rPr>
          <m:t>(</m:t>
        </m:r>
        <m:sSub>
          <m:sSubPr>
            <m:ctrlPr>
              <w:rPr>
                <w:rFonts w:ascii="Cambria Math" w:hAnsi="Cambria Math"/>
                <w:noProof/>
                <w:sz w:val="20"/>
                <w:szCs w:val="20"/>
              </w:rPr>
            </m:ctrlPr>
          </m:sSubPr>
          <m:e>
            <m:r>
              <w:rPr>
                <w:rFonts w:ascii="Cambria Math" w:hAnsi="Cambria Math"/>
                <w:noProof/>
                <w:sz w:val="20"/>
                <w:szCs w:val="20"/>
              </w:rPr>
              <m:t>e</m:t>
            </m:r>
          </m:e>
          <m:sub>
            <m:r>
              <w:rPr>
                <w:rFonts w:ascii="Cambria Math" w:hAnsi="Cambria Math"/>
                <w:noProof/>
                <w:sz w:val="20"/>
                <w:szCs w:val="20"/>
              </w:rPr>
              <m:t>x</m:t>
            </m:r>
          </m:sub>
        </m:sSub>
        <m:r>
          <m:rPr>
            <m:sty m:val="p"/>
          </m:rPr>
          <w:rPr>
            <w:rFonts w:ascii="Cambria Math" w:hAnsi="Cambria Math"/>
            <w:noProof/>
            <w:sz w:val="20"/>
            <w:szCs w:val="20"/>
          </w:rPr>
          <m:t>,</m:t>
        </m:r>
        <m:sSub>
          <m:sSubPr>
            <m:ctrlPr>
              <w:rPr>
                <w:rFonts w:ascii="Cambria Math" w:hAnsi="Cambria Math"/>
                <w:noProof/>
                <w:sz w:val="20"/>
                <w:szCs w:val="20"/>
              </w:rPr>
            </m:ctrlPr>
          </m:sSubPr>
          <m:e>
            <m:r>
              <w:rPr>
                <w:rFonts w:ascii="Cambria Math" w:hAnsi="Cambria Math"/>
                <w:noProof/>
                <w:sz w:val="20"/>
                <w:szCs w:val="20"/>
              </w:rPr>
              <m:t>e</m:t>
            </m:r>
          </m:e>
          <m:sub>
            <m:r>
              <w:rPr>
                <w:rFonts w:ascii="Cambria Math" w:hAnsi="Cambria Math"/>
                <w:noProof/>
                <w:sz w:val="20"/>
                <w:szCs w:val="20"/>
              </w:rPr>
              <m:t>y</m:t>
            </m:r>
          </m:sub>
        </m:sSub>
        <m:r>
          <m:rPr>
            <m:sty m:val="p"/>
          </m:rPr>
          <w:rPr>
            <w:rFonts w:ascii="Cambria Math" w:hAnsi="Cambria Math"/>
            <w:noProof/>
            <w:sz w:val="20"/>
            <w:szCs w:val="20"/>
          </w:rPr>
          <m:t>,</m:t>
        </m:r>
        <m:sSub>
          <m:sSubPr>
            <m:ctrlPr>
              <w:rPr>
                <w:rFonts w:ascii="Cambria Math" w:hAnsi="Cambria Math"/>
                <w:noProof/>
                <w:sz w:val="20"/>
                <w:szCs w:val="20"/>
              </w:rPr>
            </m:ctrlPr>
          </m:sSubPr>
          <m:e>
            <m:r>
              <w:rPr>
                <w:rFonts w:ascii="Cambria Math" w:hAnsi="Cambria Math"/>
                <w:noProof/>
                <w:sz w:val="20"/>
                <w:szCs w:val="20"/>
              </w:rPr>
              <m:t>e</m:t>
            </m:r>
          </m:e>
          <m:sub>
            <m:r>
              <w:rPr>
                <w:rFonts w:ascii="Cambria Math" w:hAnsi="Cambria Math"/>
                <w:noProof/>
                <w:sz w:val="20"/>
                <w:szCs w:val="20"/>
              </w:rPr>
              <m:t>z</m:t>
            </m:r>
          </m:sub>
        </m:sSub>
        <m:r>
          <m:rPr>
            <m:sty m:val="p"/>
          </m:rPr>
          <w:rPr>
            <w:rFonts w:ascii="Cambria Math" w:hAnsi="Cambria Math"/>
            <w:noProof/>
            <w:sz w:val="20"/>
            <w:szCs w:val="20"/>
          </w:rPr>
          <m:t>)</m:t>
        </m:r>
      </m:oMath>
      <w:r w:rsidRPr="00C408F8">
        <w:rPr>
          <w:noProof/>
          <w:sz w:val="20"/>
          <w:szCs w:val="20"/>
        </w:rPr>
        <w:t xml:space="preserve"> of the wave can be expressed as[1]</w:t>
      </w:r>
      <w:r w:rsidRPr="00C408F8">
        <w:rPr>
          <w:rFonts w:hint="eastAsia"/>
          <w:noProof/>
          <w:sz w:val="20"/>
          <w:szCs w:val="20"/>
        </w:rPr>
        <w:t>.</w:t>
      </w:r>
      <w:r w:rsidRPr="00C408F8">
        <w:rPr>
          <w:noProof/>
          <w:sz w:val="20"/>
          <w:szCs w:val="20"/>
        </w:rPr>
        <w:t xml:space="preserve">  </w:t>
      </w:r>
    </w:p>
    <w:p w14:paraId="0401861F" w14:textId="44B7B865" w:rsidR="00C408F8" w:rsidRDefault="00000000" w:rsidP="00C408F8">
      <w:pPr>
        <w:pStyle w:val="a4"/>
        <w:shd w:val="clear" w:color="auto" w:fill="FFFFFF"/>
        <w:ind w:firstLine="360"/>
        <w:jc w:val="right"/>
        <w:rPr>
          <w:noProof/>
          <w:sz w:val="20"/>
          <w:szCs w:val="20"/>
        </w:rPr>
      </w:pPr>
      <m:oMath>
        <m:m>
          <m:mPr>
            <m:plcHide m:val="1"/>
            <m:mcs>
              <m:mc>
                <m:mcPr>
                  <m:count m:val="1"/>
                  <m:mcJc m:val="left"/>
                </m:mcPr>
              </m:mc>
            </m:mcs>
            <m:ctrlPr>
              <w:rPr>
                <w:rFonts w:ascii="Cambria Math" w:hAnsi="Cambria Math"/>
                <w:sz w:val="15"/>
                <w:szCs w:val="15"/>
              </w:rPr>
            </m:ctrlPr>
          </m:mPr>
          <m:mr>
            <m:e>
              <m:d>
                <m:dPr>
                  <m:ctrlPr>
                    <w:rPr>
                      <w:rFonts w:ascii="Cambria Math" w:hAnsi="Cambria Math"/>
                      <w:sz w:val="15"/>
                      <w:szCs w:val="15"/>
                    </w:rPr>
                  </m:ctrlPr>
                </m:dPr>
                <m:e>
                  <m:r>
                    <w:rPr>
                      <w:rFonts w:ascii="Cambria Math" w:hAnsi="Cambria Math"/>
                      <w:noProof/>
                      <w:sz w:val="15"/>
                      <w:szCs w:val="15"/>
                    </w:rPr>
                    <m:t>A</m:t>
                  </m:r>
                  <m:r>
                    <m:rPr>
                      <m:sty m:val="p"/>
                    </m:rPr>
                    <w:rPr>
                      <w:rFonts w:ascii="Cambria Math" w:hAnsi="Cambria Math"/>
                      <w:noProof/>
                      <w:sz w:val="15"/>
                      <w:szCs w:val="15"/>
                    </w:rPr>
                    <m:t>,</m:t>
                  </m:r>
                  <m:r>
                    <w:rPr>
                      <w:rFonts w:ascii="Cambria Math" w:hAnsi="Cambria Math"/>
                      <w:noProof/>
                      <w:sz w:val="15"/>
                      <w:szCs w:val="15"/>
                    </w:rPr>
                    <m:t>iB</m:t>
                  </m:r>
                  <m:r>
                    <m:rPr>
                      <m:sty m:val="p"/>
                    </m:rPr>
                    <w:rPr>
                      <w:rFonts w:ascii="Cambria Math" w:hAnsi="Cambria Math"/>
                      <w:noProof/>
                      <w:sz w:val="15"/>
                      <w:szCs w:val="15"/>
                    </w:rPr>
                    <m:t>,</m:t>
                  </m:r>
                  <m:r>
                    <w:rPr>
                      <w:rFonts w:ascii="Cambria Math" w:hAnsi="Cambria Math"/>
                      <w:noProof/>
                      <w:sz w:val="15"/>
                      <w:szCs w:val="15"/>
                    </w:rPr>
                    <m:t>C</m:t>
                  </m:r>
                </m:e>
              </m:d>
              <m:r>
                <m:rPr>
                  <m:sty m:val="p"/>
                </m:rPr>
                <w:rPr>
                  <w:rFonts w:ascii="Cambria Math" w:hAnsi="Cambria Math"/>
                  <w:noProof/>
                  <w:sz w:val="15"/>
                  <w:szCs w:val="15"/>
                </w:rPr>
                <m:t>=</m:t>
              </m:r>
              <m:d>
                <m:dPr>
                  <m:ctrlPr>
                    <w:rPr>
                      <w:rFonts w:ascii="Cambria Math" w:hAnsi="Cambria Math"/>
                      <w:sz w:val="15"/>
                      <w:szCs w:val="15"/>
                    </w:rPr>
                  </m:ctrlPr>
                </m:dPr>
                <m:e>
                  <m:r>
                    <m:rPr>
                      <m:sty m:val="p"/>
                    </m:rPr>
                    <w:rPr>
                      <w:rFonts w:ascii="Cambria Math" w:hAnsi="Cambria Math"/>
                      <w:noProof/>
                      <w:sz w:val="15"/>
                      <w:szCs w:val="15"/>
                    </w:rPr>
                    <m:t>1,</m:t>
                  </m:r>
                  <m:r>
                    <w:rPr>
                      <w:rFonts w:ascii="Cambria Math" w:hAnsi="Cambria Math"/>
                      <w:noProof/>
                      <w:sz w:val="15"/>
                      <w:szCs w:val="15"/>
                    </w:rPr>
                    <m:t>i</m:t>
                  </m:r>
                  <m:f>
                    <m:fPr>
                      <m:ctrlPr>
                        <w:rPr>
                          <w:rFonts w:ascii="Cambria Math" w:hAnsi="Cambria Math"/>
                          <w:sz w:val="15"/>
                          <w:szCs w:val="15"/>
                        </w:rPr>
                      </m:ctrlPr>
                    </m:fPr>
                    <m:num>
                      <m:f>
                        <m:fPr>
                          <m:ctrlPr>
                            <w:rPr>
                              <w:rFonts w:ascii="Cambria Math" w:hAnsi="Cambria Math"/>
                              <w:sz w:val="15"/>
                              <w:szCs w:val="15"/>
                            </w:rPr>
                          </m:ctrlPr>
                        </m:fPr>
                        <m:num>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sSub>
                            <m:sSubPr>
                              <m:ctrlPr>
                                <w:rPr>
                                  <w:rFonts w:ascii="Cambria Math" w:hAnsi="Cambria Math"/>
                                  <w:sz w:val="15"/>
                                  <w:szCs w:val="15"/>
                                </w:rPr>
                              </m:ctrlPr>
                            </m:sSubPr>
                            <m:e>
                              <m:r>
                                <w:rPr>
                                  <w:rFonts w:ascii="Cambria Math" w:hAnsi="Cambria Math" w:cs="Cambria Math"/>
                                  <w:noProof/>
                                  <w:sz w:val="15"/>
                                  <w:szCs w:val="15"/>
                                </w:rPr>
                                <m:t>ω</m:t>
                              </m:r>
                            </m:e>
                            <m:sub>
                              <m:r>
                                <w:rPr>
                                  <w:rFonts w:ascii="Cambria Math" w:hAnsi="Cambria Math"/>
                                  <w:noProof/>
                                  <w:sz w:val="15"/>
                                  <w:szCs w:val="15"/>
                                </w:rPr>
                                <m:t>ce</m:t>
                              </m:r>
                            </m:sub>
                          </m:sSub>
                        </m:num>
                        <m:den>
                          <m:r>
                            <w:rPr>
                              <w:rFonts w:ascii="Cambria Math" w:hAnsi="Cambria Math" w:cs="Cambria Math"/>
                              <w:noProof/>
                              <w:sz w:val="15"/>
                              <w:szCs w:val="15"/>
                            </w:rPr>
                            <m:t>ω</m:t>
                          </m:r>
                        </m:den>
                      </m:f>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f>
                        <m:fPr>
                          <m:ctrlPr>
                            <w:rPr>
                              <w:rFonts w:ascii="Cambria Math" w:hAnsi="Cambria Math"/>
                              <w:sz w:val="15"/>
                              <w:szCs w:val="15"/>
                            </w:rPr>
                          </m:ctrlPr>
                        </m:fPr>
                        <m:num>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den>
                  </m:f>
                  <m:r>
                    <m:rPr>
                      <m:sty m:val="p"/>
                    </m:rPr>
                    <w:rPr>
                      <w:rFonts w:ascii="Cambria Math" w:hAnsi="Cambria Math"/>
                      <w:noProof/>
                      <w:sz w:val="15"/>
                      <w:szCs w:val="15"/>
                    </w:rPr>
                    <m:t>,</m:t>
                  </m:r>
                  <m:f>
                    <m:fPr>
                      <m:ctrlPr>
                        <w:rPr>
                          <w:rFonts w:ascii="Cambria Math" w:hAnsi="Cambria Math"/>
                          <w:sz w:val="15"/>
                          <w:szCs w:val="15"/>
                        </w:rPr>
                      </m:ctrlPr>
                    </m:fPr>
                    <m:num>
                      <m:sSub>
                        <m:sSubPr>
                          <m:ctrlPr>
                            <w:rPr>
                              <w:rFonts w:ascii="Cambria Math" w:hAnsi="Cambria Math"/>
                              <w:sz w:val="15"/>
                              <w:szCs w:val="15"/>
                            </w:rPr>
                          </m:ctrlPr>
                        </m:sSubPr>
                        <m:e>
                          <m:r>
                            <w:rPr>
                              <w:rFonts w:ascii="Cambria Math" w:hAnsi="Cambria Math"/>
                              <w:noProof/>
                              <w:sz w:val="15"/>
                              <w:szCs w:val="15"/>
                            </w:rPr>
                            <m:t>k</m:t>
                          </m:r>
                        </m:e>
                        <m:sub>
                          <m:r>
                            <m:rPr>
                              <m:sty m:val="p"/>
                            </m:rPr>
                            <w:rPr>
                              <w:rFonts w:ascii="Cambria Math" w:hAnsi="Cambria Math"/>
                              <w:noProof/>
                              <w:sz w:val="15"/>
                              <w:szCs w:val="15"/>
                            </w:rPr>
                            <m:t>∥</m:t>
                          </m:r>
                        </m:sub>
                      </m:sSub>
                      <m:sSub>
                        <m:sSubPr>
                          <m:ctrlPr>
                            <w:rPr>
                              <w:rFonts w:ascii="Cambria Math" w:hAnsi="Cambria Math"/>
                              <w:sz w:val="15"/>
                              <w:szCs w:val="15"/>
                            </w:rPr>
                          </m:ctrlPr>
                        </m:sSubPr>
                        <m:e>
                          <m:r>
                            <w:rPr>
                              <w:rFonts w:ascii="Cambria Math" w:hAnsi="Cambria Math"/>
                              <w:noProof/>
                              <w:sz w:val="15"/>
                              <w:szCs w:val="15"/>
                            </w:rPr>
                            <m:t>k</m:t>
                          </m:r>
                        </m:e>
                        <m:sub>
                          <m:r>
                            <w:rPr>
                              <w:rFonts w:ascii="Cambria Math" w:hAnsi="Cambria Math"/>
                              <w:noProof/>
                              <w:sz w:val="15"/>
                              <w:szCs w:val="15"/>
                            </w:rPr>
                            <m:t>⊥</m:t>
                          </m:r>
                        </m:sub>
                      </m:sSub>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num>
                    <m:den>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noProof/>
                              <w:sz w:val="15"/>
                              <w:szCs w:val="15"/>
                            </w:rPr>
                            <m:t>k</m:t>
                          </m:r>
                        </m:e>
                        <m:sub>
                          <m:r>
                            <w:rPr>
                              <w:rFonts w:ascii="Cambria Math" w:hAnsi="Cambria Math"/>
                              <w:noProof/>
                              <w:sz w:val="15"/>
                              <w:szCs w:val="15"/>
                            </w:rPr>
                            <m:t>⊥</m:t>
                          </m:r>
                        </m:sub>
                        <m:sup>
                          <m:r>
                            <m:rPr>
                              <m:sty m:val="p"/>
                            </m:rPr>
                            <w:rPr>
                              <w:rFonts w:ascii="Cambria Math" w:hAnsi="Cambria Math"/>
                              <w:noProof/>
                              <w:sz w:val="15"/>
                              <w:szCs w:val="15"/>
                            </w:rPr>
                            <m:t>2</m:t>
                          </m:r>
                        </m:sup>
                      </m:sSub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e>
              </m:d>
            </m:e>
          </m:mr>
        </m:m>
      </m:oMath>
      <w:r w:rsidR="00C408F8">
        <w:rPr>
          <w:noProof/>
          <w:sz w:val="11"/>
          <w:szCs w:val="11"/>
        </w:rPr>
        <w:tab/>
      </w:r>
      <w:r w:rsidR="00C408F8" w:rsidRPr="00C408F8">
        <w:rPr>
          <w:noProof/>
          <w:sz w:val="20"/>
          <w:szCs w:val="20"/>
        </w:rPr>
        <w:t>(20)</w:t>
      </w:r>
    </w:p>
    <w:p w14:paraId="3EDA9F5D" w14:textId="1CADB595" w:rsidR="00C408F8" w:rsidRDefault="00C408F8" w:rsidP="00C408F8">
      <w:pPr>
        <w:pStyle w:val="a4"/>
        <w:shd w:val="clear" w:color="auto" w:fill="FFFFFF"/>
        <w:ind w:firstLine="360"/>
        <w:jc w:val="right"/>
        <w:rPr>
          <w:noProof/>
          <w:sz w:val="20"/>
          <w:szCs w:val="20"/>
        </w:rPr>
      </w:pPr>
      <m:oMath>
        <m:r>
          <w:rPr>
            <w:rFonts w:ascii="Cambria Math" w:hAnsi="Cambria Math" w:cs="Cambria Math"/>
            <w:noProof/>
            <w:sz w:val="20"/>
            <w:szCs w:val="20"/>
          </w:rPr>
          <m:t>ω</m:t>
        </m:r>
        <m:r>
          <w:rPr>
            <w:rFonts w:ascii="Cambria Math" w:hAnsi="Cambria Math"/>
            <w:noProof/>
            <w:sz w:val="20"/>
            <w:szCs w:val="20"/>
          </w:rPr>
          <m:t>+n</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=0</m:t>
        </m:r>
      </m:oMath>
      <w:r w:rsidRPr="00C408F8">
        <w:rPr>
          <w:noProof/>
          <w:sz w:val="20"/>
          <w:szCs w:val="20"/>
        </w:rPr>
        <w:tab/>
      </w:r>
      <w:r w:rsidRPr="00C408F8">
        <w:rPr>
          <w:rFonts w:hint="eastAsia"/>
          <w:noProof/>
          <w:sz w:val="20"/>
          <w:szCs w:val="20"/>
        </w:rPr>
        <w:t xml:space="preserve">        </w:t>
      </w:r>
      <w:r>
        <w:rPr>
          <w:noProof/>
          <w:sz w:val="20"/>
          <w:szCs w:val="20"/>
        </w:rPr>
        <w:tab/>
      </w:r>
      <w:r>
        <w:rPr>
          <w:noProof/>
          <w:sz w:val="20"/>
          <w:szCs w:val="20"/>
        </w:rPr>
        <w:tab/>
      </w:r>
      <w:r w:rsidRPr="00C408F8">
        <w:rPr>
          <w:rFonts w:hint="eastAsia"/>
          <w:noProof/>
          <w:sz w:val="20"/>
          <w:szCs w:val="20"/>
        </w:rPr>
        <w:t xml:space="preserve">     </w:t>
      </w:r>
      <w:r w:rsidRPr="00C408F8">
        <w:rPr>
          <w:noProof/>
          <w:sz w:val="20"/>
          <w:szCs w:val="20"/>
        </w:rPr>
        <w:t>(21)</w:t>
      </w:r>
    </w:p>
    <w:p w14:paraId="004036C2" w14:textId="3AD65D85" w:rsidR="00C408F8" w:rsidRPr="00C408F8" w:rsidRDefault="00C408F8" w:rsidP="00C408F8">
      <w:pPr>
        <w:pStyle w:val="a4"/>
        <w:shd w:val="clear" w:color="auto" w:fill="FFFFFF"/>
        <w:ind w:firstLine="360"/>
        <w:jc w:val="both"/>
        <w:rPr>
          <w:noProof/>
          <w:sz w:val="20"/>
          <w:szCs w:val="20"/>
        </w:rPr>
      </w:pPr>
      <w:r w:rsidRPr="00C408F8">
        <w:rPr>
          <w:noProof/>
          <w:sz w:val="20"/>
          <w:szCs w:val="20"/>
        </w:rPr>
        <w:t xml:space="preserve">The electric field of the wave is expressed as </w:t>
      </w:r>
      <m:oMath>
        <m:acc>
          <m:accPr>
            <m:chr m:val="⃗"/>
            <m:ctrlPr>
              <w:rPr>
                <w:rFonts w:ascii="Cambria Math" w:hAnsi="Cambria Math"/>
                <w:sz w:val="20"/>
                <w:szCs w:val="20"/>
              </w:rPr>
            </m:ctrlPr>
          </m:accPr>
          <m:e>
            <m:r>
              <w:rPr>
                <w:rFonts w:ascii="Cambria Math" w:hAnsi="Cambria Math"/>
                <w:noProof/>
                <w:sz w:val="20"/>
                <w:szCs w:val="20"/>
              </w:rPr>
              <m:t>E</m:t>
            </m:r>
          </m:e>
        </m:acc>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d>
          <m:dPr>
            <m:ctrlPr>
              <w:rPr>
                <w:rFonts w:ascii="Cambria Math" w:hAnsi="Cambria Math"/>
                <w:sz w:val="20"/>
                <w:szCs w:val="20"/>
              </w:rPr>
            </m:ctrlPr>
          </m:dPr>
          <m:e>
            <m:r>
              <w:rPr>
                <w:rFonts w:ascii="Cambria Math" w:hAnsi="Cambria Math"/>
                <w:noProof/>
                <w:sz w:val="20"/>
                <w:szCs w:val="20"/>
              </w:rPr>
              <m:t>A</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x</m:t>
                </m:r>
              </m:sub>
            </m:sSub>
            <m:r>
              <w:rPr>
                <w:rFonts w:ascii="Cambria Math" w:hAnsi="Cambria Math"/>
                <w:noProof/>
                <w:sz w:val="20"/>
                <w:szCs w:val="20"/>
              </w:rPr>
              <m:t>+iB</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y</m:t>
                </m:r>
              </m:sub>
            </m:sSub>
            <m:r>
              <w:rPr>
                <w:rFonts w:ascii="Cambria Math" w:hAnsi="Cambria Math"/>
                <w:noProof/>
                <w:sz w:val="20"/>
                <w:szCs w:val="20"/>
              </w:rPr>
              <m:t>+C</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z</m:t>
                </m:r>
              </m:sub>
            </m:sSub>
          </m:e>
        </m:d>
        <m:r>
          <m:rPr>
            <m:sty m:val="p"/>
          </m:rPr>
          <w:rPr>
            <w:rFonts w:ascii="Cambria Math" w:hAnsi="Cambria Math"/>
            <w:noProof/>
            <w:sz w:val="20"/>
            <w:szCs w:val="20"/>
          </w:rPr>
          <m:t>exp(</m:t>
        </m:r>
        <m:r>
          <w:rPr>
            <w:rFonts w:ascii="Cambria Math" w:hAnsi="Cambria Math"/>
            <w:noProof/>
            <w:sz w:val="20"/>
            <w:szCs w:val="20"/>
          </w:rPr>
          <m:t>i</m:t>
        </m:r>
        <m:r>
          <m:rPr>
            <m:sty m:val="p"/>
          </m:rP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r</m:t>
            </m:r>
          </m:e>
        </m:acc>
        <m:r>
          <w:rPr>
            <w:rFonts w:ascii="Cambria Math" w:hAnsi="Cambria Math"/>
            <w:noProof/>
            <w:sz w:val="20"/>
            <w:szCs w:val="20"/>
          </w:rPr>
          <m:t>-wt</m:t>
        </m:r>
        <m:r>
          <m:rPr>
            <m:sty m:val="p"/>
          </m:rPr>
          <w:rPr>
            <w:rFonts w:ascii="Cambria Math" w:hAnsi="Cambria Math"/>
            <w:noProof/>
            <w:sz w:val="20"/>
            <w:szCs w:val="20"/>
          </w:rPr>
          <m:t>))</m:t>
        </m:r>
      </m:oMath>
      <w:r w:rsidRPr="00C408F8">
        <w:rPr>
          <w:noProof/>
          <w:sz w:val="20"/>
          <w:szCs w:val="20"/>
        </w:rPr>
        <w:t xml:space="preserve">. For a wave propagating along the zz-axis, the left-hand polarized wave is represented as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r>
          <m:rPr>
            <m:sty m:val="p"/>
          </m:rPr>
          <w:rPr>
            <w:rFonts w:ascii="Cambria Math" w:hAnsi="Cambria Math"/>
            <w:noProof/>
            <w:sz w:val="20"/>
            <w:szCs w:val="20"/>
          </w:rPr>
          <m:t>=</m:t>
        </m:r>
        <m:d>
          <m:dPr>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x</m:t>
                </m:r>
              </m:sub>
            </m:sSub>
            <m:r>
              <w:rPr>
                <w:rFonts w:ascii="Cambria Math" w:hAnsi="Cambria Math"/>
                <w:noProof/>
                <w:sz w:val="20"/>
                <w:szCs w:val="20"/>
              </w:rPr>
              <m:t>-i</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y</m:t>
                </m:r>
              </m:sub>
            </m:sSub>
          </m:e>
        </m:d>
        <m:r>
          <w:rPr>
            <w:rFonts w:ascii="Cambria Math" w:hAnsi="Cambria Math"/>
            <w:noProof/>
            <w:sz w:val="20"/>
            <w:szCs w:val="20"/>
          </w:rPr>
          <m:t>exp</m:t>
        </m:r>
        <m:d>
          <m:dPr>
            <m:ctrlPr>
              <w:rPr>
                <w:rFonts w:ascii="Cambria Math" w:hAnsi="Cambria Math"/>
                <w:noProof/>
                <w:sz w:val="20"/>
                <w:szCs w:val="20"/>
              </w:rPr>
            </m:ctrlPr>
          </m:dPr>
          <m:e>
            <m:r>
              <w:rPr>
                <w:rFonts w:ascii="Cambria Math" w:hAnsi="Cambria Math"/>
                <w:noProof/>
                <w:sz w:val="20"/>
                <w:szCs w:val="20"/>
              </w:rPr>
              <m:t>i</m:t>
            </m:r>
            <m:d>
              <m:dPr>
                <m:ctrlPr>
                  <w:rPr>
                    <w:rFonts w:ascii="Cambria Math" w:hAnsi="Cambria Math"/>
                    <w:noProof/>
                    <w:sz w:val="20"/>
                    <w:szCs w:val="20"/>
                  </w:rPr>
                </m:ctrlPr>
              </m:dPr>
              <m:e>
                <m:r>
                  <w:rPr>
                    <w:rFonts w:ascii="Cambria Math" w:hAnsi="Cambria Math"/>
                    <w:noProof/>
                    <w:sz w:val="20"/>
                    <w:szCs w:val="20"/>
                  </w:rPr>
                  <m:t>k⋅z-</m:t>
                </m:r>
                <m:r>
                  <w:rPr>
                    <w:rFonts w:ascii="Cambria Math" w:hAnsi="Cambria Math" w:cs="Cambria Math"/>
                    <w:noProof/>
                    <w:sz w:val="20"/>
                    <w:szCs w:val="20"/>
                  </w:rPr>
                  <m:t>ω</m:t>
                </m:r>
                <m:r>
                  <w:rPr>
                    <w:rFonts w:ascii="Cambria Math" w:hAnsi="Cambria Math"/>
                    <w:noProof/>
                    <w:sz w:val="20"/>
                    <w:szCs w:val="20"/>
                  </w:rPr>
                  <m:t>t</m:t>
                </m:r>
              </m:e>
            </m:d>
          </m:e>
        </m:d>
      </m:oMath>
      <w:r w:rsidRPr="00C408F8">
        <w:rPr>
          <w:noProof/>
          <w:sz w:val="20"/>
          <w:szCs w:val="20"/>
        </w:rPr>
        <w:t xml:space="preserve">, while the right-hand polarized wave is given by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R</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x</m:t>
            </m:r>
          </m:sub>
        </m:sSub>
        <m:r>
          <w:rPr>
            <w:rFonts w:ascii="Cambria Math" w:hAnsi="Cambria Math"/>
            <w:noProof/>
            <w:sz w:val="20"/>
            <w:szCs w:val="20"/>
          </w:rPr>
          <m:t>+i</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y</m:t>
            </m:r>
          </m:sub>
        </m:sSub>
        <m:r>
          <m:rPr>
            <m:sty m:val="p"/>
          </m:rPr>
          <w:rPr>
            <w:rFonts w:ascii="Cambria Math" w:hAnsi="Cambria Math"/>
            <w:noProof/>
            <w:sz w:val="20"/>
            <w:szCs w:val="20"/>
          </w:rPr>
          <m:t>)</m:t>
        </m:r>
        <m:r>
          <w:rPr>
            <w:rFonts w:ascii="Cambria Math" w:hAnsi="Cambria Math"/>
            <w:noProof/>
            <w:sz w:val="20"/>
            <w:szCs w:val="20"/>
          </w:rPr>
          <m:t>exp</m:t>
        </m:r>
        <m:r>
          <m:rPr>
            <m:sty m:val="p"/>
          </m:rPr>
          <w:rPr>
            <w:rFonts w:ascii="Cambria Math" w:hAnsi="Cambria Math"/>
            <w:noProof/>
            <w:sz w:val="20"/>
            <w:szCs w:val="20"/>
          </w:rPr>
          <m:t>(</m:t>
        </m:r>
        <m:r>
          <w:rPr>
            <w:rFonts w:ascii="Cambria Math" w:hAnsi="Cambria Math"/>
            <w:noProof/>
            <w:sz w:val="20"/>
            <w:szCs w:val="20"/>
          </w:rPr>
          <m:t>i</m:t>
        </m:r>
        <m:r>
          <m:rPr>
            <m:sty m:val="p"/>
          </m:rPr>
          <w:rPr>
            <w:rFonts w:ascii="Cambria Math" w:hAnsi="Cambria Math"/>
            <w:noProof/>
            <w:sz w:val="20"/>
            <w:szCs w:val="20"/>
          </w:rPr>
          <m:t>(</m:t>
        </m:r>
        <m:r>
          <w:rPr>
            <w:rFonts w:ascii="Cambria Math" w:hAnsi="Cambria Math"/>
            <w:noProof/>
            <w:sz w:val="20"/>
            <w:szCs w:val="20"/>
          </w:rPr>
          <m:t>k⋅z-</m:t>
        </m:r>
        <m:r>
          <w:rPr>
            <w:rFonts w:ascii="Cambria Math" w:hAnsi="Cambria Math" w:cs="Cambria Math"/>
            <w:noProof/>
            <w:sz w:val="20"/>
            <w:szCs w:val="20"/>
          </w:rPr>
          <m:t>ω</m:t>
        </m:r>
        <m:r>
          <w:rPr>
            <w:rFonts w:ascii="Cambria Math" w:hAnsi="Cambria Math"/>
            <w:noProof/>
            <w:sz w:val="20"/>
            <w:szCs w:val="20"/>
          </w:rPr>
          <m:t>t</m:t>
        </m:r>
        <m:r>
          <m:rPr>
            <m:sty m:val="p"/>
          </m:rPr>
          <w:rPr>
            <w:rFonts w:ascii="Cambria Math" w:hAnsi="Cambria Math"/>
            <w:noProof/>
            <w:sz w:val="20"/>
            <w:szCs w:val="20"/>
          </w:rPr>
          <m:t>))</m:t>
        </m:r>
      </m:oMath>
      <w:r>
        <w:rPr>
          <w:noProof/>
          <w:sz w:val="20"/>
          <w:szCs w:val="20"/>
        </w:rPr>
        <w:t>.</w:t>
      </w:r>
    </w:p>
    <w:p w14:paraId="3A815C16" w14:textId="19432380" w:rsidR="00C408F8" w:rsidRDefault="00C408F8" w:rsidP="00C408F8">
      <w:pPr>
        <w:pStyle w:val="a4"/>
        <w:shd w:val="clear" w:color="auto" w:fill="FFFFFF"/>
        <w:ind w:firstLine="360"/>
        <w:jc w:val="both"/>
        <w:rPr>
          <w:noProof/>
          <w:sz w:val="20"/>
          <w:szCs w:val="20"/>
        </w:rPr>
      </w:pPr>
      <w:r w:rsidRPr="00C408F8">
        <w:rPr>
          <w:noProof/>
          <w:sz w:val="20"/>
          <w:szCs w:val="20"/>
        </w:rPr>
        <w:t xml:space="preserve">The left-hand </w:t>
      </w:r>
      <w:r w:rsidR="005C70FA">
        <w:rPr>
          <w:noProof/>
          <w:sz w:val="20"/>
          <w:szCs w:val="20"/>
        </w:rPr>
        <w:t xml:space="preserve">and right-hand </w:t>
      </w:r>
      <w:r w:rsidRPr="00C408F8">
        <w:rPr>
          <w:noProof/>
          <w:sz w:val="20"/>
          <w:szCs w:val="20"/>
        </w:rPr>
        <w:t xml:space="preserve">polarized wave component </w:t>
      </w:r>
      <w:r>
        <w:rPr>
          <w:noProof/>
          <w:sz w:val="20"/>
          <w:szCs w:val="20"/>
        </w:rPr>
        <w:t>is caluculated with:</w:t>
      </w:r>
    </w:p>
    <w:p w14:paraId="549CF7A0" w14:textId="3C675176" w:rsidR="00C408F8" w:rsidRDefault="00000000" w:rsidP="00C408F8">
      <w:pPr>
        <w:pStyle w:val="a4"/>
        <w:shd w:val="clear" w:color="auto" w:fill="FFFFFF"/>
        <w:ind w:firstLine="360"/>
        <w:jc w:val="both"/>
        <w:rPr>
          <w:noProof/>
        </w:rPr>
      </w:pPr>
      <m:oMath>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L</m:t>
            </m:r>
          </m:sub>
        </m:sSub>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r>
              <w:rPr>
                <w:rFonts w:ascii="Cambria Math" w:hAnsi="Cambria Math"/>
                <w:noProof/>
                <w:sz w:val="20"/>
                <w:szCs w:val="20"/>
              </w:rPr>
              <m:t>⋅</m:t>
            </m:r>
            <m:sSup>
              <m:sSupPr>
                <m:ctrlPr>
                  <w:rPr>
                    <w:rFonts w:ascii="Cambria Math" w:hAnsi="Cambria Math"/>
                    <w:sz w:val="20"/>
                    <w:szCs w:val="20"/>
                  </w:rPr>
                </m:ctrlPr>
              </m:sSupPr>
              <m:e>
                <m:r>
                  <w:rPr>
                    <w:rFonts w:ascii="Cambria Math" w:hAnsi="Cambria Math"/>
                    <w:noProof/>
                    <w:sz w:val="20"/>
                    <w:szCs w:val="20"/>
                  </w:rPr>
                  <m:t>E</m:t>
                </m:r>
              </m:e>
              <m:sup>
                <m:r>
                  <m:rPr>
                    <m:sty m:val="p"/>
                  </m:rPr>
                  <w:rPr>
                    <w:rFonts w:ascii="Cambria Math" w:hAnsi="Cambria Math"/>
                    <w:noProof/>
                    <w:sz w:val="20"/>
                    <w:szCs w:val="20"/>
                  </w:rPr>
                  <m:t>*</m:t>
                </m:r>
              </m:sup>
            </m:sSup>
          </m:num>
          <m:den>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r>
              <m:rPr>
                <m:sty m:val="p"/>
              </m:rPr>
              <w:rPr>
                <w:rFonts w:ascii="Cambria Math" w:hAnsi="Cambria Math"/>
                <w:noProof/>
                <w:sz w:val="20"/>
                <w:szCs w:val="20"/>
              </w:rPr>
              <m:t>|</m:t>
            </m:r>
            <m:r>
              <w:rPr>
                <w:rFonts w:ascii="Cambria Math" w:hAnsi="Cambria Math"/>
                <w:noProof/>
                <w:sz w:val="20"/>
                <w:szCs w:val="20"/>
              </w:rPr>
              <m:t>⋅</m:t>
            </m:r>
            <m:r>
              <m:rPr>
                <m:sty m:val="p"/>
              </m:rPr>
              <w:rPr>
                <w:rFonts w:ascii="Cambria Math" w:hAnsi="Cambria Math"/>
                <w:noProof/>
                <w:sz w:val="20"/>
                <w:szCs w:val="20"/>
              </w:rPr>
              <m:t>|</m:t>
            </m:r>
            <m:r>
              <w:rPr>
                <w:rFonts w:ascii="Cambria Math" w:hAnsi="Cambria Math"/>
                <w:noProof/>
                <w:sz w:val="20"/>
                <w:szCs w:val="20"/>
              </w:rPr>
              <m:t>E</m:t>
            </m:r>
            <m:r>
              <m:rPr>
                <m:sty m:val="p"/>
              </m:rPr>
              <w:rPr>
                <w:rFonts w:ascii="Cambria Math" w:hAnsi="Cambria Math"/>
                <w:noProof/>
                <w:sz w:val="20"/>
                <w:szCs w:val="20"/>
              </w:rPr>
              <m:t>|</m:t>
            </m:r>
          </m:den>
        </m:f>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|1</m:t>
            </m:r>
            <m:r>
              <w:rPr>
                <w:rFonts w:ascii="Cambria Math" w:hAnsi="Cambria Math"/>
                <w:noProof/>
                <w:sz w:val="20"/>
                <w:szCs w:val="20"/>
              </w:rPr>
              <m:t>-B</m:t>
            </m:r>
            <m:r>
              <m:rPr>
                <m:sty m:val="p"/>
              </m:rPr>
              <w:rPr>
                <w:rFonts w:ascii="Cambria Math" w:hAnsi="Cambria Math"/>
                <w:noProof/>
                <w:sz w:val="20"/>
                <w:szCs w:val="20"/>
              </w:rPr>
              <m:t>|</m:t>
            </m:r>
          </m:num>
          <m:den>
            <m:rad>
              <m:radPr>
                <m:degHide m:val="1"/>
                <m:ctrlPr>
                  <w:rPr>
                    <w:rFonts w:ascii="Cambria Math" w:hAnsi="Cambria Math"/>
                    <w:sz w:val="20"/>
                    <w:szCs w:val="20"/>
                  </w:rPr>
                </m:ctrlPr>
              </m:radPr>
              <m:deg/>
              <m:e>
                <m:r>
                  <m:rPr>
                    <m:sty m:val="p"/>
                  </m:rPr>
                  <w:rPr>
                    <w:rFonts w:ascii="Cambria Math" w:hAnsi="Cambria Math"/>
                    <w:noProof/>
                    <w:sz w:val="20"/>
                    <w:szCs w:val="20"/>
                  </w:rPr>
                  <m:t>2</m:t>
                </m:r>
              </m:e>
            </m:rad>
            <m:r>
              <m:rPr>
                <m:sty m:val="p"/>
              </m:rPr>
              <w:rPr>
                <w:rFonts w:ascii="Cambria Math" w:hAnsi="Cambria Math"/>
                <w:noProof/>
                <w:sz w:val="20"/>
                <w:szCs w:val="20"/>
              </w:rPr>
              <m:t>|</m:t>
            </m:r>
            <m:r>
              <w:rPr>
                <w:rFonts w:ascii="Cambria Math" w:hAnsi="Cambria Math"/>
                <w:noProof/>
                <w:sz w:val="20"/>
                <w:szCs w:val="20"/>
              </w:rPr>
              <m:t>E</m:t>
            </m:r>
            <m:r>
              <m:rPr>
                <m:sty m:val="p"/>
              </m:rPr>
              <w:rPr>
                <w:rFonts w:ascii="Cambria Math" w:hAnsi="Cambria Math"/>
                <w:noProof/>
                <w:sz w:val="20"/>
                <w:szCs w:val="20"/>
              </w:rPr>
              <m:t>|</m:t>
            </m:r>
          </m:den>
        </m:f>
      </m:oMath>
      <w:r w:rsidR="005C70FA">
        <w:rPr>
          <w:noProof/>
          <w:sz w:val="20"/>
          <w:szCs w:val="20"/>
        </w:rPr>
        <w:t xml:space="preserve"> , </w:t>
      </w:r>
      <m:oMath>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R</m:t>
            </m:r>
          </m:sub>
        </m:sSub>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R</m:t>
                </m:r>
              </m:sub>
            </m:sSub>
            <m:r>
              <w:rPr>
                <w:rFonts w:ascii="Cambria Math" w:hAnsi="Cambria Math"/>
                <w:noProof/>
                <w:sz w:val="20"/>
                <w:szCs w:val="20"/>
              </w:rPr>
              <m:t>⋅</m:t>
            </m:r>
            <m:sSup>
              <m:sSupPr>
                <m:ctrlPr>
                  <w:rPr>
                    <w:rFonts w:ascii="Cambria Math" w:hAnsi="Cambria Math"/>
                    <w:sz w:val="20"/>
                    <w:szCs w:val="20"/>
                  </w:rPr>
                </m:ctrlPr>
              </m:sSupPr>
              <m:e>
                <m:r>
                  <w:rPr>
                    <w:rFonts w:ascii="Cambria Math" w:hAnsi="Cambria Math"/>
                    <w:noProof/>
                    <w:sz w:val="20"/>
                    <w:szCs w:val="20"/>
                  </w:rPr>
                  <m:t>E</m:t>
                </m:r>
              </m:e>
              <m:sup>
                <m:r>
                  <m:rPr>
                    <m:sty m:val="p"/>
                  </m:rPr>
                  <w:rPr>
                    <w:rFonts w:ascii="Cambria Math" w:hAnsi="Cambria Math"/>
                    <w:noProof/>
                    <w:sz w:val="20"/>
                    <w:szCs w:val="20"/>
                  </w:rPr>
                  <m:t>*</m:t>
                </m:r>
              </m:sup>
            </m:sSup>
          </m:num>
          <m:den>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R</m:t>
                </m:r>
              </m:sub>
            </m:sSub>
            <m:r>
              <m:rPr>
                <m:sty m:val="p"/>
              </m:rPr>
              <w:rPr>
                <w:rFonts w:ascii="Cambria Math" w:hAnsi="Cambria Math"/>
                <w:noProof/>
                <w:sz w:val="20"/>
                <w:szCs w:val="20"/>
              </w:rPr>
              <m:t>|</m:t>
            </m:r>
            <m:r>
              <w:rPr>
                <w:rFonts w:ascii="Cambria Math" w:hAnsi="Cambria Math"/>
                <w:noProof/>
                <w:sz w:val="20"/>
                <w:szCs w:val="20"/>
              </w:rPr>
              <m:t>⋅</m:t>
            </m:r>
            <m:r>
              <m:rPr>
                <m:sty m:val="p"/>
              </m:rPr>
              <w:rPr>
                <w:rFonts w:ascii="Cambria Math" w:hAnsi="Cambria Math"/>
                <w:noProof/>
                <w:sz w:val="20"/>
                <w:szCs w:val="20"/>
              </w:rPr>
              <m:t>|</m:t>
            </m:r>
            <m:r>
              <w:rPr>
                <w:rFonts w:ascii="Cambria Math" w:hAnsi="Cambria Math"/>
                <w:noProof/>
                <w:sz w:val="20"/>
                <w:szCs w:val="20"/>
              </w:rPr>
              <m:t>E</m:t>
            </m:r>
            <m:r>
              <m:rPr>
                <m:sty m:val="p"/>
              </m:rPr>
              <w:rPr>
                <w:rFonts w:ascii="Cambria Math" w:hAnsi="Cambria Math"/>
                <w:noProof/>
                <w:sz w:val="20"/>
                <w:szCs w:val="20"/>
              </w:rPr>
              <m:t>|</m:t>
            </m:r>
          </m:den>
        </m:f>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|1</m:t>
            </m:r>
            <m:r>
              <w:rPr>
                <w:rFonts w:ascii="Cambria Math" w:hAnsi="Cambria Math"/>
                <w:noProof/>
                <w:sz w:val="20"/>
                <w:szCs w:val="20"/>
              </w:rPr>
              <m:t>+B</m:t>
            </m:r>
            <m:r>
              <m:rPr>
                <m:sty m:val="p"/>
              </m:rPr>
              <w:rPr>
                <w:rFonts w:ascii="Cambria Math" w:hAnsi="Cambria Math"/>
                <w:noProof/>
                <w:sz w:val="20"/>
                <w:szCs w:val="20"/>
              </w:rPr>
              <m:t>|</m:t>
            </m:r>
          </m:num>
          <m:den>
            <m:rad>
              <m:radPr>
                <m:degHide m:val="1"/>
                <m:ctrlPr>
                  <w:rPr>
                    <w:rFonts w:ascii="Cambria Math" w:hAnsi="Cambria Math"/>
                    <w:sz w:val="20"/>
                    <w:szCs w:val="20"/>
                  </w:rPr>
                </m:ctrlPr>
              </m:radPr>
              <m:deg/>
              <m:e>
                <m:r>
                  <m:rPr>
                    <m:sty m:val="p"/>
                  </m:rPr>
                  <w:rPr>
                    <w:rFonts w:ascii="Cambria Math" w:hAnsi="Cambria Math"/>
                    <w:noProof/>
                    <w:sz w:val="20"/>
                    <w:szCs w:val="20"/>
                  </w:rPr>
                  <m:t>2</m:t>
                </m:r>
              </m:e>
            </m:rad>
            <m:r>
              <m:rPr>
                <m:sty m:val="p"/>
              </m:rPr>
              <w:rPr>
                <w:rFonts w:ascii="Cambria Math" w:hAnsi="Cambria Math"/>
                <w:noProof/>
                <w:sz w:val="20"/>
                <w:szCs w:val="20"/>
              </w:rPr>
              <m:t>|</m:t>
            </m:r>
            <m:r>
              <w:rPr>
                <w:rFonts w:ascii="Cambria Math" w:hAnsi="Cambria Math"/>
                <w:noProof/>
                <w:sz w:val="20"/>
                <w:szCs w:val="20"/>
              </w:rPr>
              <m:t>E</m:t>
            </m:r>
            <m:r>
              <m:rPr>
                <m:sty m:val="p"/>
              </m:rPr>
              <w:rPr>
                <w:rFonts w:ascii="Cambria Math" w:hAnsi="Cambria Math"/>
                <w:noProof/>
                <w:sz w:val="20"/>
                <w:szCs w:val="20"/>
              </w:rPr>
              <m:t>|</m:t>
            </m:r>
          </m:den>
        </m:f>
      </m:oMath>
      <w:r w:rsidR="005C70FA">
        <w:rPr>
          <w:noProof/>
        </w:rPr>
        <w:t xml:space="preserve"> </w:t>
      </w:r>
    </w:p>
    <w:p w14:paraId="48852A2A" w14:textId="1EE078C3" w:rsidR="00C408F8" w:rsidRPr="00C408F8" w:rsidRDefault="00C408F8" w:rsidP="005C70FA">
      <w:pPr>
        <w:pStyle w:val="a4"/>
        <w:shd w:val="clear" w:color="auto" w:fill="FFFFFF"/>
        <w:ind w:firstLine="360"/>
        <w:jc w:val="both"/>
        <w:rPr>
          <w:noProof/>
          <w:sz w:val="20"/>
          <w:szCs w:val="20"/>
        </w:rPr>
      </w:pPr>
      <w:r w:rsidRPr="00C408F8">
        <w:rPr>
          <w:noProof/>
          <w:sz w:val="20"/>
          <w:szCs w:val="20"/>
        </w:rPr>
        <w:t>When</w:t>
      </w:r>
      <w:r w:rsidR="005C70FA" w:rsidRPr="005C70FA">
        <w:rPr>
          <w:noProof/>
          <w:sz w:val="20"/>
          <w:szCs w:val="20"/>
        </w:rPr>
        <w:t xml:space="preserve"> B &gt; 0 and </w:t>
      </w:r>
      <m:oMath>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R</m:t>
            </m:r>
          </m:sub>
        </m:sSub>
        <m:r>
          <m:rPr>
            <m:sty m:val="p"/>
          </m:rPr>
          <w:rPr>
            <w:rFonts w:ascii="Cambria Math" w:hAnsi="Cambria Math"/>
            <w:noProof/>
            <w:sz w:val="20"/>
            <w:szCs w:val="20"/>
          </w:rPr>
          <m:t>&gt;</m:t>
        </m:r>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L</m:t>
            </m:r>
          </m:sub>
        </m:sSub>
      </m:oMath>
      <w:r w:rsidRPr="00C408F8">
        <w:rPr>
          <w:noProof/>
          <w:sz w:val="20"/>
          <w:szCs w:val="20"/>
        </w:rPr>
        <w:t>, indicating that the wave is predominantly right-hand polarized. Conversely, the wave is primarily left-hand polarized.</w:t>
      </w:r>
    </w:p>
    <w:p w14:paraId="37AF63A7" w14:textId="3617E610" w:rsidR="00C408F8" w:rsidRPr="00C408F8" w:rsidRDefault="00C408F8" w:rsidP="00C408F8">
      <w:pPr>
        <w:pStyle w:val="a4"/>
        <w:shd w:val="clear" w:color="auto" w:fill="FFFFFF"/>
        <w:ind w:firstLine="360"/>
        <w:jc w:val="both"/>
        <w:rPr>
          <w:noProof/>
          <w:sz w:val="20"/>
          <w:szCs w:val="20"/>
        </w:rPr>
      </w:pPr>
      <w:r w:rsidRPr="00C408F8">
        <w:rPr>
          <w:noProof/>
          <w:sz w:val="20"/>
          <w:szCs w:val="20"/>
        </w:rPr>
        <w:t>The black dashed line in Fig. 11</w:t>
      </w:r>
      <w:r w:rsidR="005C70FA" w:rsidRPr="005C70FA">
        <w:rPr>
          <w:noProof/>
          <w:sz w:val="20"/>
          <w:szCs w:val="20"/>
        </w:rPr>
        <w:t>a</w:t>
      </w:r>
      <w:r w:rsidRPr="00C408F8">
        <w:rPr>
          <w:noProof/>
          <w:sz w:val="20"/>
          <w:szCs w:val="20"/>
        </w:rPr>
        <w:t xml:space="preserve"> denotes the boundary between the two polarization types, corresponding to </w:t>
      </w:r>
      <m:oMath>
        <m:r>
          <w:rPr>
            <w:rFonts w:ascii="Cambria Math" w:hAnsi="Cambria Math"/>
            <w:noProof/>
            <w:sz w:val="20"/>
            <w:szCs w:val="20"/>
          </w:rPr>
          <m:t>B</m:t>
        </m:r>
        <m:r>
          <m:rPr>
            <m:sty m:val="p"/>
          </m:rPr>
          <w:rPr>
            <w:rFonts w:ascii="Cambria Math" w:hAnsi="Cambria Math"/>
            <w:noProof/>
            <w:sz w:val="20"/>
            <w:szCs w:val="20"/>
          </w:rPr>
          <m:t>=±</m:t>
        </m:r>
        <m:r>
          <w:rPr>
            <w:rFonts w:ascii="Cambria Math" w:hAnsi="Cambria Math"/>
            <w:noProof/>
            <w:sz w:val="20"/>
            <w:szCs w:val="20"/>
          </w:rPr>
          <m:t xml:space="preserve">∞ </m:t>
        </m:r>
      </m:oMath>
      <w:r w:rsidRPr="00C408F8">
        <w:rPr>
          <w:noProof/>
          <w:sz w:val="20"/>
          <w:szCs w:val="20"/>
        </w:rPr>
        <w:t>in the dispersion relation for cold magnetized plasma. As shown in Fig. 1</w:t>
      </w:r>
      <w:r w:rsidR="005C70FA" w:rsidRPr="005C70FA">
        <w:rPr>
          <w:noProof/>
          <w:sz w:val="20"/>
          <w:szCs w:val="20"/>
        </w:rPr>
        <w:t>1b</w:t>
      </w:r>
      <w:r w:rsidRPr="00C408F8">
        <w:rPr>
          <w:noProof/>
          <w:sz w:val="20"/>
          <w:szCs w:val="20"/>
        </w:rPr>
        <w:t>, the region between the dashed lines predominantly features left-hand polarized waves, whereas outside these boundaries, the wave is mainly right-hand polarized.</w:t>
      </w:r>
    </w:p>
    <w:p w14:paraId="5E8EC1B4" w14:textId="3A305E2C" w:rsidR="00C408F8" w:rsidRPr="00C408F8" w:rsidRDefault="00C408F8" w:rsidP="00C408F8">
      <w:pPr>
        <w:pStyle w:val="a4"/>
        <w:shd w:val="clear" w:color="auto" w:fill="FFFFFF"/>
        <w:ind w:firstLine="360"/>
        <w:jc w:val="both"/>
        <w:rPr>
          <w:noProof/>
          <w:sz w:val="20"/>
          <w:szCs w:val="20"/>
        </w:rPr>
      </w:pPr>
      <w:r w:rsidRPr="00C408F8">
        <w:rPr>
          <w:noProof/>
          <w:sz w:val="20"/>
          <w:szCs w:val="20"/>
        </w:rPr>
        <w:t>In Fig. 11</w:t>
      </w:r>
      <w:r w:rsidR="005C70FA" w:rsidRPr="005C70FA">
        <w:rPr>
          <w:noProof/>
          <w:sz w:val="20"/>
          <w:szCs w:val="20"/>
        </w:rPr>
        <w:t>c</w:t>
      </w:r>
      <w:r w:rsidRPr="00C408F8">
        <w:rPr>
          <w:noProof/>
          <w:sz w:val="20"/>
          <w:szCs w:val="20"/>
        </w:rPr>
        <w:t xml:space="preserve">, the black line represents waves in a vacuum. Only waves below this line, where the phase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p</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w</m:t>
            </m:r>
          </m:num>
          <m:den>
            <m:r>
              <w:rPr>
                <w:rFonts w:ascii="Cambria Math" w:hAnsi="Cambria Math"/>
                <w:noProof/>
                <w:sz w:val="20"/>
                <w:szCs w:val="20"/>
              </w:rPr>
              <m:t>k</m:t>
            </m:r>
          </m:den>
        </m:f>
        <m:r>
          <m:rPr>
            <m:sty m:val="p"/>
          </m:rPr>
          <w:rPr>
            <w:rFonts w:ascii="Cambria Math" w:hAnsi="Cambria Math"/>
            <w:noProof/>
            <w:sz w:val="20"/>
            <w:szCs w:val="20"/>
          </w:rPr>
          <m:t>&lt;</m:t>
        </m:r>
        <m:r>
          <w:rPr>
            <w:rFonts w:ascii="Cambria Math" w:hAnsi="Cambria Math"/>
            <w:noProof/>
            <w:sz w:val="20"/>
            <w:szCs w:val="20"/>
          </w:rPr>
          <m:t>c</m:t>
        </m:r>
      </m:oMath>
      <w:r w:rsidRPr="00C408F8">
        <w:rPr>
          <w:noProof/>
          <w:sz w:val="20"/>
          <w:szCs w:val="20"/>
        </w:rPr>
        <w:t>, can drive the Anomalous Doppler Effect (ADE). Finally, as depicted in Fig. 11</w:t>
      </w:r>
      <w:r w:rsidR="005C70FA" w:rsidRPr="005C70FA">
        <w:rPr>
          <w:noProof/>
          <w:sz w:val="20"/>
          <w:szCs w:val="20"/>
        </w:rPr>
        <w:t>d</w:t>
      </w:r>
      <w:r w:rsidRPr="00C408F8">
        <w:rPr>
          <w:noProof/>
          <w:sz w:val="20"/>
          <w:szCs w:val="20"/>
        </w:rPr>
        <w:t xml:space="preserve">, </w:t>
      </w:r>
      <w:r w:rsidR="005C70FA" w:rsidRPr="00941AF4">
        <w:rPr>
          <w:noProof/>
          <w:sz w:val="20"/>
          <w:szCs w:val="20"/>
        </w:rPr>
        <w:t xml:space="preserve">Anomalous Doppler Effect </w:t>
      </w:r>
      <w:r w:rsidR="005C70FA" w:rsidRPr="005C70FA">
        <w:rPr>
          <w:noProof/>
          <w:sz w:val="20"/>
          <w:szCs w:val="20"/>
        </w:rPr>
        <w:t xml:space="preserve"> </w:t>
      </w:r>
      <w:r w:rsidRPr="00C408F8">
        <w:rPr>
          <w:noProof/>
          <w:sz w:val="20"/>
          <w:szCs w:val="20"/>
        </w:rPr>
        <w:t>supporting waves are observed in both low- and high-frequency regions.</w:t>
      </w:r>
    </w:p>
    <w:p w14:paraId="25A9ED89" w14:textId="77777777" w:rsidR="00C408F8" w:rsidRPr="00C408F8" w:rsidRDefault="00C408F8" w:rsidP="00C408F8">
      <w:pPr>
        <w:pStyle w:val="a4"/>
        <w:numPr>
          <w:ilvl w:val="0"/>
          <w:numId w:val="16"/>
        </w:numPr>
        <w:shd w:val="clear" w:color="auto" w:fill="FFFFFF"/>
        <w:jc w:val="both"/>
        <w:rPr>
          <w:noProof/>
          <w:sz w:val="20"/>
          <w:szCs w:val="20"/>
        </w:rPr>
      </w:pPr>
      <w:r w:rsidRPr="00C408F8">
        <w:rPr>
          <w:noProof/>
          <w:sz w:val="20"/>
          <w:szCs w:val="20"/>
        </w:rPr>
        <w:t>In the low-frequency region, whistler waves and magnetized electron plasma waves are characterized by right-hand polarization.</w:t>
      </w:r>
    </w:p>
    <w:p w14:paraId="030A5DC4" w14:textId="4B2BFAA0" w:rsidR="00C408F8" w:rsidRPr="00C408F8" w:rsidRDefault="00C408F8" w:rsidP="00C408F8">
      <w:pPr>
        <w:pStyle w:val="a4"/>
        <w:numPr>
          <w:ilvl w:val="0"/>
          <w:numId w:val="16"/>
        </w:numPr>
        <w:shd w:val="clear" w:color="auto" w:fill="FFFFFF"/>
        <w:jc w:val="both"/>
        <w:rPr>
          <w:noProof/>
          <w:sz w:val="20"/>
          <w:szCs w:val="20"/>
        </w:rPr>
      </w:pPr>
      <w:r w:rsidRPr="00C408F8">
        <w:rPr>
          <w:noProof/>
          <w:sz w:val="20"/>
          <w:szCs w:val="20"/>
        </w:rPr>
        <w:t>In the high-frequency region, extraordinary waves exhibit left-hand polarization when the angle θ</w:t>
      </w:r>
      <w:r w:rsidR="005C70FA">
        <w:rPr>
          <w:noProof/>
          <w:sz w:val="20"/>
          <w:szCs w:val="20"/>
        </w:rPr>
        <w:t xml:space="preserve"> is in close proximity to 90 degrees</w:t>
      </w:r>
      <w:r w:rsidRPr="00C408F8">
        <w:rPr>
          <w:noProof/>
          <w:sz w:val="20"/>
          <w:szCs w:val="20"/>
        </w:rPr>
        <w:t>, as shown in Fig. 11</w:t>
      </w:r>
      <w:r w:rsidR="005C70FA">
        <w:rPr>
          <w:noProof/>
          <w:sz w:val="20"/>
          <w:szCs w:val="20"/>
        </w:rPr>
        <w:t>b</w:t>
      </w:r>
      <w:r w:rsidRPr="00C408F8">
        <w:rPr>
          <w:noProof/>
          <w:sz w:val="20"/>
          <w:szCs w:val="20"/>
        </w:rPr>
        <w:t>.</w:t>
      </w:r>
    </w:p>
    <w:p w14:paraId="5DC0CEE0" w14:textId="4CF54CB2" w:rsidR="005C70FA" w:rsidRDefault="000020E7" w:rsidP="003120CC">
      <w:pPr>
        <w:pStyle w:val="a4"/>
        <w:shd w:val="clear" w:color="auto" w:fill="FFFFFF"/>
        <w:jc w:val="both"/>
        <w:rPr>
          <w:rFonts w:hint="eastAsia"/>
          <w:noProof/>
          <w:sz w:val="20"/>
          <w:szCs w:val="20"/>
        </w:rPr>
      </w:pPr>
      <w:r>
        <w:rPr>
          <w:noProof/>
          <w:sz w:val="20"/>
          <w:szCs w:val="20"/>
        </w:rPr>
        <w:drawing>
          <wp:inline distT="0" distB="0" distL="0" distR="0" wp14:anchorId="3E81C21D" wp14:editId="17062D3A">
            <wp:extent cx="2986405" cy="3265124"/>
            <wp:effectExtent l="0" t="0" r="4445" b="0"/>
            <wp:docPr id="1103878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96459" cy="3276116"/>
                    </a:xfrm>
                    <a:prstGeom prst="rect">
                      <a:avLst/>
                    </a:prstGeom>
                    <a:noFill/>
                  </pic:spPr>
                </pic:pic>
              </a:graphicData>
            </a:graphic>
          </wp:inline>
        </w:drawing>
      </w:r>
    </w:p>
    <w:p w14:paraId="4847B9BE" w14:textId="779739D0" w:rsidR="005C70FA" w:rsidRDefault="005C70FA" w:rsidP="005C70FA">
      <w:pPr>
        <w:pStyle w:val="21"/>
        <w:jc w:val="both"/>
        <w:rPr>
          <w:sz w:val="20"/>
          <w:szCs w:val="20"/>
        </w:rPr>
      </w:pPr>
      <w:r w:rsidRPr="005C70FA">
        <w:rPr>
          <w:rFonts w:hint="eastAsia"/>
          <w:sz w:val="20"/>
          <w:szCs w:val="20"/>
        </w:rPr>
        <w:t>Figure 11.</w:t>
      </w:r>
      <w:r>
        <w:rPr>
          <w:sz w:val="20"/>
          <w:szCs w:val="20"/>
        </w:rPr>
        <w:t xml:space="preserve"> </w:t>
      </w:r>
      <w:r w:rsidRPr="005C70FA">
        <w:rPr>
          <w:sz w:val="20"/>
          <w:szCs w:val="20"/>
        </w:rPr>
        <w:t>Dispersion relationship in cold magnetized plasma. (a) Complete dispersion relationship in cold magnetized plasma. (b) Region dominated by left-hand polarization. (c) Region where the phase velocity is smaller than the speed of light in vacuum. (d) High-frequency and low-frequency regions.</w:t>
      </w:r>
    </w:p>
    <w:p w14:paraId="1B27A4A6" w14:textId="4CD83EBA" w:rsidR="00D2291A" w:rsidRPr="00D2291A" w:rsidRDefault="00D2291A" w:rsidP="00D2291A">
      <w:pPr>
        <w:tabs>
          <w:tab w:val="center" w:pos="4800"/>
          <w:tab w:val="right" w:pos="9500"/>
        </w:tabs>
        <w:jc w:val="right"/>
        <w:rPr>
          <w:noProof/>
          <w:sz w:val="20"/>
          <w:szCs w:val="20"/>
        </w:rPr>
      </w:pPr>
      <m:oMath>
        <m:r>
          <w:rPr>
            <w:rFonts w:ascii="Cambria Math" w:hAnsi="Cambria Math" w:cs="Cambria Math"/>
            <w:noProof/>
            <w:sz w:val="20"/>
            <w:szCs w:val="20"/>
          </w:rPr>
          <w:lastRenderedPageBreak/>
          <m:t>ω</m:t>
        </m:r>
        <m:r>
          <w:rPr>
            <w:rFonts w:ascii="Cambria Math" w:hAnsi="Cambria Math"/>
            <w:noProof/>
            <w:sz w:val="20"/>
            <w:szCs w:val="20"/>
          </w:rPr>
          <m:t>+n</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=0</m:t>
        </m:r>
      </m:oMath>
      <w:r>
        <w:rPr>
          <w:noProof/>
          <w:sz w:val="20"/>
          <w:szCs w:val="20"/>
        </w:rPr>
        <w:t xml:space="preserve">                    </w:t>
      </w:r>
      <w:r w:rsidRPr="00D2291A">
        <w:rPr>
          <w:rFonts w:hint="eastAsia"/>
          <w:noProof/>
          <w:sz w:val="20"/>
          <w:szCs w:val="20"/>
        </w:rPr>
        <w:t xml:space="preserve"> </w:t>
      </w:r>
      <w:r w:rsidRPr="00D2291A">
        <w:rPr>
          <w:noProof/>
          <w:sz w:val="20"/>
          <w:szCs w:val="20"/>
        </w:rPr>
        <w:t>(21)</w:t>
      </w:r>
      <w:r w:rsidRPr="00D2291A">
        <w:rPr>
          <w:rFonts w:hint="eastAsia"/>
          <w:noProof/>
          <w:sz w:val="20"/>
          <w:szCs w:val="20"/>
        </w:rPr>
        <w:t xml:space="preserve">       </w:t>
      </w:r>
    </w:p>
    <w:p w14:paraId="61449E9C" w14:textId="149D59D9" w:rsidR="00D2291A" w:rsidRDefault="00D2291A" w:rsidP="00D2291A">
      <w:pPr>
        <w:pStyle w:val="a4"/>
        <w:shd w:val="clear" w:color="auto" w:fill="FFFFFF"/>
        <w:ind w:firstLine="360"/>
        <w:jc w:val="both"/>
        <w:rPr>
          <w:noProof/>
          <w:sz w:val="20"/>
          <w:szCs w:val="20"/>
        </w:rPr>
      </w:pPr>
      <w:r w:rsidRPr="00D2291A">
        <w:rPr>
          <w:noProof/>
          <w:sz w:val="20"/>
          <w:szCs w:val="20"/>
        </w:rPr>
        <w:t>When the runaway electron’s momentum satisfies the resonant condition</w:t>
      </w:r>
      <w:r>
        <w:rPr>
          <w:noProof/>
          <w:sz w:val="20"/>
          <w:szCs w:val="20"/>
        </w:rPr>
        <w:t xml:space="preserve"> (Eq. 21)</w:t>
      </w:r>
      <w:r w:rsidRPr="00D2291A">
        <w:rPr>
          <w:noProof/>
          <w:sz w:val="20"/>
          <w:szCs w:val="20"/>
        </w:rPr>
        <w:t>, it can excite intrinsic waves in the plasma. For simplification, we assume the velocity is aligned with the static magnetic field. In this analysis, we consider n=1 for the Anomalous Doppler Effect</w:t>
      </w:r>
      <w:r>
        <w:rPr>
          <w:noProof/>
          <w:sz w:val="20"/>
          <w:szCs w:val="20"/>
        </w:rPr>
        <w:t xml:space="preserve">, </w:t>
      </w:r>
      <w:r w:rsidRPr="00D2291A">
        <w:rPr>
          <w:noProof/>
          <w:sz w:val="20"/>
          <w:szCs w:val="20"/>
        </w:rPr>
        <w:t>and n=0</w:t>
      </w:r>
      <w:r>
        <w:rPr>
          <w:noProof/>
          <w:sz w:val="20"/>
          <w:szCs w:val="20"/>
        </w:rPr>
        <w:t xml:space="preserve"> </w:t>
      </w:r>
      <w:r w:rsidRPr="00D2291A">
        <w:rPr>
          <w:noProof/>
          <w:sz w:val="20"/>
          <w:szCs w:val="20"/>
        </w:rPr>
        <w:t>for Landau resonance. The case of n</w:t>
      </w:r>
      <w:r>
        <w:rPr>
          <w:noProof/>
          <w:sz w:val="20"/>
          <w:szCs w:val="20"/>
        </w:rPr>
        <w:t xml:space="preserve"> </w:t>
      </w:r>
      <w:r w:rsidRPr="00D2291A">
        <w:rPr>
          <w:noProof/>
          <w:sz w:val="20"/>
          <w:szCs w:val="20"/>
        </w:rPr>
        <w:t>=</w:t>
      </w:r>
      <w:r>
        <w:rPr>
          <w:noProof/>
          <w:sz w:val="20"/>
          <w:szCs w:val="20"/>
        </w:rPr>
        <w:t xml:space="preserve"> </w:t>
      </w:r>
      <w:r w:rsidRPr="00D2291A">
        <w:rPr>
          <w:noProof/>
          <w:sz w:val="20"/>
          <w:szCs w:val="20"/>
        </w:rPr>
        <w:t>−1 is excluded because the Normal Doppler Effect is not significant in the high-frequency region, as it requires a right-hand polarized wave.</w:t>
      </w:r>
      <w:r>
        <w:rPr>
          <w:noProof/>
          <w:sz w:val="20"/>
          <w:szCs w:val="20"/>
        </w:rPr>
        <w:t xml:space="preserve"> </w:t>
      </w:r>
      <w:r w:rsidRPr="00D2291A">
        <w:rPr>
          <w:noProof/>
          <w:sz w:val="20"/>
          <w:szCs w:val="20"/>
        </w:rPr>
        <w:t>By combining Eq</w:t>
      </w:r>
      <w:r>
        <w:rPr>
          <w:noProof/>
          <w:sz w:val="20"/>
          <w:szCs w:val="20"/>
        </w:rPr>
        <w:t xml:space="preserve">. 19 </w:t>
      </w:r>
      <w:r w:rsidRPr="00D2291A">
        <w:rPr>
          <w:noProof/>
          <w:sz w:val="20"/>
          <w:szCs w:val="20"/>
        </w:rPr>
        <w:t xml:space="preserve">and </w:t>
      </w:r>
      <w:r>
        <w:rPr>
          <w:noProof/>
          <w:sz w:val="20"/>
          <w:szCs w:val="20"/>
        </w:rPr>
        <w:t>Eq. 21</w:t>
      </w:r>
      <w:r w:rsidRPr="00D2291A">
        <w:rPr>
          <w:noProof/>
          <w:sz w:val="20"/>
          <w:szCs w:val="20"/>
        </w:rPr>
        <w:t>, we derive the relationship between the wave properties and the resonant momentum, which is depicted in Fig. 12.</w:t>
      </w:r>
    </w:p>
    <w:p w14:paraId="36EA3439" w14:textId="51E25129" w:rsidR="00D2291A" w:rsidRDefault="00D2291A" w:rsidP="00D2291A">
      <w:pPr>
        <w:pStyle w:val="a4"/>
        <w:shd w:val="clear" w:color="auto" w:fill="FFFFFF"/>
        <w:jc w:val="both"/>
        <w:rPr>
          <w:noProof/>
          <w:sz w:val="20"/>
          <w:szCs w:val="20"/>
        </w:rPr>
      </w:pPr>
      <w:r>
        <w:rPr>
          <w:noProof/>
        </w:rPr>
        <w:drawing>
          <wp:inline distT="0" distB="0" distL="0" distR="0" wp14:anchorId="725085A8" wp14:editId="66159B53">
            <wp:extent cx="3017520" cy="2523982"/>
            <wp:effectExtent l="0" t="0" r="5080" b="3810"/>
            <wp:docPr id="11" name="图片 1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A collage of graph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17520" cy="2523982"/>
                    </a:xfrm>
                    <a:prstGeom prst="rect">
                      <a:avLst/>
                    </a:prstGeom>
                    <a:noFill/>
                    <a:ln>
                      <a:noFill/>
                    </a:ln>
                  </pic:spPr>
                </pic:pic>
              </a:graphicData>
            </a:graphic>
          </wp:inline>
        </w:drawing>
      </w:r>
    </w:p>
    <w:p w14:paraId="6EFF23A5" w14:textId="30141E33" w:rsidR="00D2291A" w:rsidRDefault="00D2291A" w:rsidP="00D2291A">
      <w:pPr>
        <w:pStyle w:val="a4"/>
        <w:shd w:val="clear" w:color="auto" w:fill="FFFFFF"/>
        <w:jc w:val="both"/>
        <w:rPr>
          <w:noProof/>
          <w:sz w:val="20"/>
          <w:szCs w:val="20"/>
        </w:rPr>
      </w:pPr>
      <w:r w:rsidRPr="00D2291A">
        <w:rPr>
          <w:rFonts w:ascii="Calibri" w:eastAsia="Calibri" w:hAnsi="Calibri" w:cs="Calibri"/>
          <w:noProof/>
          <w:sz w:val="20"/>
          <w:szCs w:val="20"/>
          <w14:ligatures w14:val="standardContextual"/>
        </w:rPr>
        <w:t>Figure 12. In the high-frequency region, the lower-left boundary represents the upper hybrid wave at various angles. In the low-frequency region, the lower-right boundary corresponds to the lower hybrid wave at different angles. Panels (a) and (b) depict the dimensionless momentum for Landau resonance in the high-frequency region. Panels (c) and (d) illustrate the dimensionless momentum for the Anomalous Doppler Effect (ADE) in both high- and low-frequency regions. The unit for dimensionless momentum is expressed as</w:t>
      </w:r>
      <w:r w:rsidRPr="00D2291A">
        <w:rPr>
          <w:noProof/>
          <w:sz w:val="20"/>
          <w:szCs w:val="20"/>
        </w:rPr>
        <w:t xml:space="preserve"> </w:t>
      </w:r>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e</m:t>
            </m:r>
          </m:sub>
        </m:sSub>
        <m:r>
          <w:rPr>
            <w:rFonts w:ascii="Cambria Math" w:hAnsi="Cambria Math"/>
            <w:sz w:val="20"/>
            <w:szCs w:val="20"/>
          </w:rPr>
          <m:t>c</m:t>
        </m:r>
      </m:oMath>
      <w:r w:rsidRPr="00D2291A">
        <w:rPr>
          <w:noProof/>
          <w:sz w:val="20"/>
          <w:szCs w:val="20"/>
        </w:rPr>
        <w:t>.</w:t>
      </w:r>
    </w:p>
    <w:p w14:paraId="4F3FABC5" w14:textId="655E8D2F" w:rsidR="00D2291A" w:rsidRPr="00D2291A" w:rsidRDefault="00D2291A" w:rsidP="00D2291A">
      <w:pPr>
        <w:pStyle w:val="a4"/>
        <w:shd w:val="clear" w:color="auto" w:fill="FFFFFF"/>
        <w:ind w:firstLine="360"/>
        <w:jc w:val="both"/>
        <w:rPr>
          <w:noProof/>
          <w:sz w:val="20"/>
          <w:szCs w:val="20"/>
        </w:rPr>
      </w:pPr>
      <w:r w:rsidRPr="00D2291A">
        <w:rPr>
          <w:noProof/>
          <w:sz w:val="20"/>
          <w:szCs w:val="20"/>
        </w:rPr>
        <w:t xml:space="preserve">In the high-frequency region for ADE, resonance curves with dimensionless resonance momentum greater than unity converge to the bottom-right region shown in Fig. 12c, which corresponds to the Extraordinary wave with a frequency range of </w:t>
      </w:r>
      <m:oMath>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m:t>
            </m:r>
            <m:rad>
              <m:radPr>
                <m:degHide m:val="1"/>
                <m:ctrlPr>
                  <w:rPr>
                    <w:rFonts w:ascii="Cambria Math" w:hAnsi="Cambria Math"/>
                    <w:sz w:val="20"/>
                    <w:szCs w:val="20"/>
                  </w:rPr>
                </m:ctrlPr>
              </m:radPr>
              <m:deg/>
              <m:e>
                <m:sSubSup>
                  <m:sSubSupPr>
                    <m:ctrlPr>
                      <w:rPr>
                        <w:rFonts w:ascii="Cambria Math" w:hAnsi="Cambria Math"/>
                        <w:sz w:val="20"/>
                        <w:szCs w:val="20"/>
                      </w:rPr>
                    </m:ctrlPr>
                  </m:sSubSupPr>
                  <m:e>
                    <m:r>
                      <w:rPr>
                        <w:rFonts w:ascii="Cambria Math" w:hAnsi="Cambria Math" w:cs="Cambria Math"/>
                        <w:noProof/>
                        <w:sz w:val="20"/>
                        <w:szCs w:val="20"/>
                      </w:rPr>
                      <m:t>ω</m:t>
                    </m:r>
                  </m:e>
                  <m:sub>
                    <m:r>
                      <w:rPr>
                        <w:rFonts w:ascii="Cambria Math" w:hAnsi="Cambria Math"/>
                        <w:noProof/>
                        <w:sz w:val="20"/>
                        <w:szCs w:val="20"/>
                      </w:rPr>
                      <m:t>ce</m:t>
                    </m:r>
                  </m:sub>
                  <m:sup>
                    <m:r>
                      <m:rPr>
                        <m:sty m:val="p"/>
                      </m:rPr>
                      <w:rPr>
                        <w:rFonts w:ascii="Cambria Math" w:hAnsi="Cambria Math"/>
                        <w:noProof/>
                        <w:sz w:val="20"/>
                        <w:szCs w:val="20"/>
                      </w:rPr>
                      <m:t>2</m:t>
                    </m:r>
                  </m:sup>
                </m:sSubSup>
                <m:r>
                  <w:rPr>
                    <w:rFonts w:ascii="Cambria Math" w:hAnsi="Cambria Math"/>
                    <w:noProof/>
                    <w:sz w:val="20"/>
                    <w:szCs w:val="20"/>
                  </w:rPr>
                  <m:t>+</m:t>
                </m:r>
                <m:sSubSup>
                  <m:sSubSupPr>
                    <m:ctrlPr>
                      <w:rPr>
                        <w:rFonts w:ascii="Cambria Math" w:hAnsi="Cambria Math"/>
                        <w:sz w:val="20"/>
                        <w:szCs w:val="20"/>
                      </w:rPr>
                    </m:ctrlPr>
                  </m:sSubSupPr>
                  <m:e>
                    <m:r>
                      <w:rPr>
                        <w:rFonts w:ascii="Cambria Math" w:hAnsi="Cambria Math" w:cs="Cambria Math"/>
                        <w:noProof/>
                        <w:sz w:val="20"/>
                        <w:szCs w:val="20"/>
                      </w:rPr>
                      <m:t>ω</m:t>
                    </m:r>
                  </m:e>
                  <m:sub>
                    <m:r>
                      <w:rPr>
                        <w:rFonts w:ascii="Cambria Math" w:hAnsi="Cambria Math"/>
                        <w:noProof/>
                        <w:sz w:val="20"/>
                        <w:szCs w:val="20"/>
                      </w:rPr>
                      <m:t>pe</m:t>
                    </m:r>
                  </m:sub>
                  <m:sup>
                    <m:r>
                      <m:rPr>
                        <m:sty m:val="p"/>
                      </m:rPr>
                      <w:rPr>
                        <w:rFonts w:ascii="Cambria Math" w:hAnsi="Cambria Math"/>
                        <w:noProof/>
                        <w:sz w:val="20"/>
                        <w:szCs w:val="20"/>
                      </w:rPr>
                      <m:t>2</m:t>
                    </m:r>
                  </m:sup>
                </m:sSubSup>
              </m:e>
            </m:rad>
          </m:e>
        </m:d>
      </m:oMath>
      <w:r w:rsidRPr="00D2291A">
        <w:rPr>
          <w:noProof/>
          <w:sz w:val="20"/>
          <w:szCs w:val="20"/>
        </w:rPr>
        <w:t xml:space="preserve">. This explains the excitation of Extraordinary waves near these frequencies during runaway electron scattering in magnetized devices [28, 12]. Additionally, the dimensionless Landau resonant momentum in most of the low-frequency region is greater than 1, as shown in Fig. 12a, suggesting less wave attenuation by background thermal electrons, which facilitates wave formation in the </w:t>
      </w:r>
      <w:del w:id="6" w:author="Xinhang Xu" w:date="2024-12-25T00:26:00Z" w16du:dateUtc="2024-12-25T08:26:00Z">
        <w:r w:rsidRPr="00D2291A" w:rsidDel="00452A22">
          <w:rPr>
            <w:rFonts w:hint="eastAsia"/>
            <w:noProof/>
            <w:sz w:val="20"/>
            <w:szCs w:val="20"/>
          </w:rPr>
          <w:delText>low</w:delText>
        </w:r>
      </w:del>
      <w:ins w:id="7" w:author="Xinhang Xu" w:date="2024-12-25T00:26:00Z" w16du:dateUtc="2024-12-25T08:26:00Z">
        <w:r w:rsidR="00452A22">
          <w:rPr>
            <w:rFonts w:hint="eastAsia"/>
            <w:noProof/>
            <w:sz w:val="20"/>
            <w:szCs w:val="20"/>
          </w:rPr>
          <w:t>high</w:t>
        </w:r>
      </w:ins>
      <w:r w:rsidRPr="00D2291A">
        <w:rPr>
          <w:noProof/>
          <w:sz w:val="20"/>
          <w:szCs w:val="20"/>
        </w:rPr>
        <w:t xml:space="preserve">-frequency region. In the </w:t>
      </w:r>
      <w:ins w:id="8" w:author="Xinhang Xu" w:date="2024-12-25T00:26:00Z" w16du:dateUtc="2024-12-25T08:26:00Z">
        <w:r w:rsidR="00452A22">
          <w:rPr>
            <w:rFonts w:hint="eastAsia"/>
            <w:noProof/>
            <w:sz w:val="20"/>
            <w:szCs w:val="20"/>
          </w:rPr>
          <w:t>low</w:t>
        </w:r>
      </w:ins>
      <w:del w:id="9" w:author="Xinhang Xu" w:date="2024-12-25T00:26:00Z" w16du:dateUtc="2024-12-25T08:26:00Z">
        <w:r w:rsidRPr="00D2291A" w:rsidDel="00452A22">
          <w:rPr>
            <w:noProof/>
            <w:sz w:val="20"/>
            <w:szCs w:val="20"/>
          </w:rPr>
          <w:delText>high</w:delText>
        </w:r>
      </w:del>
      <w:r w:rsidRPr="00D2291A">
        <w:rPr>
          <w:noProof/>
          <w:sz w:val="20"/>
          <w:szCs w:val="20"/>
        </w:rPr>
        <w:t xml:space="preserve">-frequency region, when the energy of high-energy runaway electrons exceeds 10 MeV (with reduced </w:t>
      </w:r>
      <w:r w:rsidRPr="00D2291A">
        <w:rPr>
          <w:noProof/>
          <w:sz w:val="20"/>
          <w:szCs w:val="20"/>
        </w:rPr>
        <w:t>momentum p &gt; 20), the resonance curves of electromagnetic waves excited by the ADE effect typically pass through the top-left region depicted in Fig. 12d. This region is closely associated with the whistler wave zone, where whistler waves propagate parallel to the magnetic field. Thus, in Tokamak experiments, the observation of whistler waves is typically linked to the detection of high-energy electrons with energies exceeding 10 MeV [31]. In the low-frequency region, the dimensionless Landau resonance momentum is less than unity, as shown in Fig. 6b, indicating a higher degree of wave attenuation by background thermal electrons compared to the high-frequency region, making wave formation in this region more challenging.</w:t>
      </w:r>
    </w:p>
    <w:p w14:paraId="1DF865BF" w14:textId="5365CEE0" w:rsidR="00D2291A" w:rsidRPr="00D2291A" w:rsidRDefault="00D2291A" w:rsidP="00D2291A">
      <w:pPr>
        <w:pStyle w:val="a4"/>
        <w:shd w:val="clear" w:color="auto" w:fill="FFFFFF"/>
        <w:ind w:firstLine="360"/>
        <w:jc w:val="both"/>
        <w:rPr>
          <w:noProof/>
          <w:sz w:val="20"/>
          <w:szCs w:val="20"/>
        </w:rPr>
      </w:pPr>
      <w:r w:rsidRPr="00D2291A">
        <w:rPr>
          <w:noProof/>
          <w:sz w:val="20"/>
          <w:szCs w:val="20"/>
        </w:rPr>
        <w:t xml:space="preserve">Based on the above discussion, electromagnetic waves in the high-frequency region are more prone to exciting Anomalous Doppler Resonance due to polarization and damping effects, while waves in the low-frequency region are better suited for heating background electrons through Landau resonance, such as in lower-hybrid wave heating. Experiments have shown that runaway electrons can stimulate extraordinary waves with frequencies in the range </w:t>
      </w: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D2291A">
        <w:rPr>
          <w:noProof/>
          <w:sz w:val="20"/>
          <w:szCs w:val="20"/>
        </w:rPr>
        <w:t xml:space="preserve">to </w:t>
      </w: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uh</m:t>
            </m:r>
          </m:sub>
        </m:sSub>
      </m:oMath>
      <w:r w:rsidRPr="00D2291A">
        <w:rPr>
          <w:noProof/>
          <w:sz w:val="20"/>
          <w:szCs w:val="20"/>
        </w:rPr>
        <w:t xml:space="preserve"> through ADE, thereby transferring their parallel energy to rotational energy [12, 29]. This suggests the potential for utilizing the reverse process</w:t>
      </w:r>
      <w:r>
        <w:rPr>
          <w:noProof/>
          <w:sz w:val="20"/>
          <w:szCs w:val="20"/>
        </w:rPr>
        <w:t xml:space="preserve"> </w:t>
      </w:r>
      <w:r w:rsidRPr="00D2291A">
        <w:rPr>
          <w:noProof/>
          <w:sz w:val="20"/>
          <w:szCs w:val="20"/>
        </w:rPr>
        <w:t>—</w:t>
      </w:r>
      <w:r>
        <w:rPr>
          <w:noProof/>
          <w:sz w:val="20"/>
          <w:szCs w:val="20"/>
        </w:rPr>
        <w:t xml:space="preserve"> </w:t>
      </w:r>
      <w:r w:rsidRPr="00D2291A">
        <w:rPr>
          <w:noProof/>
          <w:sz w:val="20"/>
          <w:szCs w:val="20"/>
        </w:rPr>
        <w:t>injecting extraordinary waves to suppress runaway electrons.</w:t>
      </w:r>
    </w:p>
    <w:p w14:paraId="55C0169D" w14:textId="77777777" w:rsidR="0061261A" w:rsidRPr="0061261A" w:rsidRDefault="00F93110" w:rsidP="0061261A">
      <w:pPr>
        <w:pStyle w:val="a4"/>
        <w:shd w:val="clear" w:color="auto" w:fill="FFFFFF"/>
        <w:spacing w:before="120" w:beforeAutospacing="0" w:after="120" w:afterAutospacing="0"/>
        <w:jc w:val="both"/>
        <w:rPr>
          <w:rFonts w:ascii="Arial" w:hAnsi="Arial" w:cs="Arial"/>
          <w:b/>
          <w:bCs/>
          <w:sz w:val="20"/>
          <w:szCs w:val="20"/>
        </w:rPr>
      </w:pPr>
      <w:r w:rsidRPr="00061862">
        <w:rPr>
          <w:rFonts w:ascii="Arial" w:hAnsi="Arial" w:cs="Arial" w:hint="eastAsia"/>
          <w:b/>
          <w:bCs/>
          <w:sz w:val="20"/>
          <w:szCs w:val="20"/>
        </w:rPr>
        <w:t xml:space="preserve">VI. </w:t>
      </w:r>
      <w:r w:rsidR="0061261A" w:rsidRPr="0061261A">
        <w:rPr>
          <w:rFonts w:ascii="Arial" w:hAnsi="Arial" w:cs="Arial"/>
          <w:b/>
          <w:bCs/>
          <w:sz w:val="20"/>
          <w:szCs w:val="20"/>
        </w:rPr>
        <w:t>Launching Extraordinary Waves in Tokamaks for Runaway Electron Suppression</w:t>
      </w:r>
    </w:p>
    <w:p w14:paraId="5BB670B7" w14:textId="4482F9E9" w:rsidR="0061261A" w:rsidRDefault="0061261A" w:rsidP="0061261A">
      <w:pPr>
        <w:pStyle w:val="a4"/>
        <w:shd w:val="clear" w:color="auto" w:fill="FFFFFF"/>
        <w:ind w:firstLine="360"/>
        <w:jc w:val="both"/>
        <w:rPr>
          <w:noProof/>
          <w:sz w:val="20"/>
          <w:szCs w:val="20"/>
        </w:rPr>
      </w:pPr>
      <w:r w:rsidRPr="0061261A">
        <w:rPr>
          <w:noProof/>
          <w:sz w:val="20"/>
          <w:szCs w:val="20"/>
        </w:rPr>
        <w:t>The characteristic frequency with extraordinary mode in a tokamak plasma is shown in Fig. 13</w:t>
      </w:r>
      <w:r w:rsidR="00A337A7">
        <w:rPr>
          <w:rFonts w:hint="eastAsia"/>
          <w:noProof/>
          <w:sz w:val="20"/>
          <w:szCs w:val="20"/>
        </w:rPr>
        <w:t>.</w:t>
      </w:r>
      <w:r w:rsidRPr="0061261A">
        <w:rPr>
          <w:noProof/>
          <w:sz w:val="20"/>
          <w:szCs w:val="20"/>
        </w:rPr>
        <w:t xml:space="preserve"> Extraordinary waves slow down near the upper-hybrid frequency layer and reflect at the right-hand cut-off frequency layer. Therefore, it is necessary to inject the extraordinary wave from the high-field side of the tokamak, as it will be reflected at the right cut-off frequency when injected from the lower-field side. Different frequencies correspond to different</w:t>
      </w:r>
      <w:r w:rsidR="00F13902">
        <w:rPr>
          <w:rFonts w:hint="eastAsia"/>
          <w:noProof/>
          <w:sz w:val="20"/>
          <w:szCs w:val="20"/>
        </w:rPr>
        <w:t xml:space="preserve"> </w:t>
      </w:r>
      <w:r w:rsidR="00F13902" w:rsidRPr="0061261A">
        <w:rPr>
          <w:noProof/>
          <w:sz w:val="20"/>
          <w:szCs w:val="20"/>
        </w:rPr>
        <w:t>upper-hybrid frequency layer</w:t>
      </w:r>
      <w:r w:rsidR="00F13902">
        <w:rPr>
          <w:rFonts w:hint="eastAsia"/>
          <w:noProof/>
          <w:sz w:val="20"/>
          <w:szCs w:val="20"/>
        </w:rPr>
        <w:t xml:space="preserve"> </w:t>
      </w:r>
      <w:r w:rsidRPr="0061261A">
        <w:rPr>
          <w:noProof/>
          <w:sz w:val="20"/>
          <w:szCs w:val="20"/>
        </w:rPr>
        <w:t xml:space="preserve"> positions, allowing the frequency of the extraordinary wave to be adjusted to align with regions where runaway events are more likely to occur, such as the core of the tokamak. Since the power requirement for trapping runaway electrons is </w:t>
      </w:r>
      <w:r w:rsidR="00F13902">
        <w:rPr>
          <w:rFonts w:hint="eastAsia"/>
          <w:noProof/>
          <w:sz w:val="20"/>
          <w:szCs w:val="20"/>
        </w:rPr>
        <w:t xml:space="preserve">on the order of </w:t>
      </w:r>
      <w:r w:rsidRPr="0061261A">
        <w:rPr>
          <w:noProof/>
          <w:sz w:val="20"/>
          <w:szCs w:val="20"/>
        </w:rPr>
        <w:t>watts, it is worth noting that precise frequency adjustments based on real-time plasma density diagnosis are possible to achieve, allowing for alignment with the tokamak core.</w:t>
      </w:r>
    </w:p>
    <w:p w14:paraId="507850F8" w14:textId="2575F062" w:rsidR="000020E7" w:rsidRPr="000020E7" w:rsidRDefault="00A337A7" w:rsidP="000020E7">
      <w:pPr>
        <w:pStyle w:val="a4"/>
        <w:shd w:val="clear" w:color="auto" w:fill="FFFFFF"/>
        <w:ind w:firstLine="360"/>
        <w:rPr>
          <w:rFonts w:hint="eastAsia"/>
          <w:noProof/>
          <w:sz w:val="20"/>
          <w:szCs w:val="20"/>
        </w:rPr>
      </w:pPr>
      <w:r>
        <w:rPr>
          <w:noProof/>
          <w:sz w:val="20"/>
          <w:szCs w:val="20"/>
        </w:rPr>
        <w:lastRenderedPageBreak/>
        <w:drawing>
          <wp:inline distT="0" distB="0" distL="0" distR="0" wp14:anchorId="6B1FF0A0" wp14:editId="3A50E168">
            <wp:extent cx="2527300" cy="2304158"/>
            <wp:effectExtent l="0" t="0" r="6350" b="1270"/>
            <wp:docPr id="268194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0951" cy="2316604"/>
                    </a:xfrm>
                    <a:prstGeom prst="rect">
                      <a:avLst/>
                    </a:prstGeom>
                    <a:noFill/>
                  </pic:spPr>
                </pic:pic>
              </a:graphicData>
            </a:graphic>
          </wp:inline>
        </w:drawing>
      </w:r>
    </w:p>
    <w:p w14:paraId="05A754B4" w14:textId="496F5E0F" w:rsidR="00F13902" w:rsidRPr="00F13902" w:rsidDel="00EE0630" w:rsidRDefault="00F13902" w:rsidP="00061862">
      <w:pPr>
        <w:pStyle w:val="a4"/>
        <w:shd w:val="clear" w:color="auto" w:fill="FFFFFF"/>
        <w:jc w:val="both"/>
        <w:rPr>
          <w:del w:id="10" w:author="Xinhang Xu" w:date="2024-12-25T22:21:00Z" w16du:dateUtc="2024-12-26T06:21:00Z"/>
          <w:rFonts w:ascii="Calibri" w:hAnsi="Calibri" w:cs="Calibri" w:hint="eastAsia"/>
          <w:noProof/>
          <w:sz w:val="20"/>
          <w:szCs w:val="20"/>
          <w14:ligatures w14:val="standardContextual"/>
        </w:rPr>
      </w:pPr>
      <w:r>
        <w:rPr>
          <w:rFonts w:ascii="Calibri" w:hAnsi="Calibri" w:cs="Calibri" w:hint="eastAsia"/>
          <w:noProof/>
          <w:sz w:val="20"/>
          <w:szCs w:val="20"/>
          <w14:ligatures w14:val="standardContextual"/>
        </w:rPr>
        <w:t>Figure</w:t>
      </w:r>
      <w:r w:rsidR="000020E7">
        <w:rPr>
          <w:rFonts w:ascii="Calibri" w:hAnsi="Calibri" w:cs="Calibri" w:hint="eastAsia"/>
          <w:noProof/>
          <w:sz w:val="20"/>
          <w:szCs w:val="20"/>
          <w14:ligatures w14:val="standardContextual"/>
        </w:rPr>
        <w:t xml:space="preserve"> </w:t>
      </w:r>
      <w:r>
        <w:rPr>
          <w:rFonts w:ascii="Calibri" w:hAnsi="Calibri" w:cs="Calibri" w:hint="eastAsia"/>
          <w:noProof/>
          <w:sz w:val="20"/>
          <w:szCs w:val="20"/>
          <w14:ligatures w14:val="standardContextual"/>
        </w:rPr>
        <w:t>13. Characteristic frequencies in the tokamak. The Right-hand Cutoff layer is on the out side of the Upper Hybrid Resonance Layer .</w:t>
      </w:r>
    </w:p>
    <w:p w14:paraId="331760FA" w14:textId="77777777" w:rsidR="00061862" w:rsidRDefault="00061862" w:rsidP="00061862">
      <w:pPr>
        <w:pStyle w:val="a4"/>
        <w:shd w:val="clear" w:color="auto" w:fill="FFFFFF"/>
        <w:jc w:val="both"/>
        <w:rPr>
          <w:noProof/>
          <w:sz w:val="20"/>
          <w:szCs w:val="20"/>
        </w:rPr>
      </w:pPr>
    </w:p>
    <w:p w14:paraId="2FA0BE70" w14:textId="228A3FFE" w:rsidR="00061862" w:rsidRPr="00061862" w:rsidRDefault="00061862" w:rsidP="00061862">
      <w:pPr>
        <w:pStyle w:val="a4"/>
        <w:shd w:val="clear" w:color="auto" w:fill="FFFFFF"/>
        <w:spacing w:before="120" w:beforeAutospacing="0" w:after="120" w:afterAutospacing="0"/>
        <w:jc w:val="both"/>
        <w:rPr>
          <w:rFonts w:ascii="Arial" w:hAnsi="Arial" w:cs="Arial"/>
          <w:b/>
          <w:bCs/>
          <w:sz w:val="20"/>
          <w:szCs w:val="20"/>
        </w:rPr>
      </w:pPr>
      <w:r w:rsidRPr="00061862">
        <w:rPr>
          <w:rFonts w:ascii="Arial" w:hAnsi="Arial" w:cs="Arial" w:hint="eastAsia"/>
          <w:b/>
          <w:bCs/>
          <w:sz w:val="20"/>
          <w:szCs w:val="20"/>
        </w:rPr>
        <w:t xml:space="preserve">VII. </w:t>
      </w:r>
      <w:r w:rsidRPr="00061862">
        <w:rPr>
          <w:rFonts w:ascii="Arial" w:hAnsi="Arial" w:cs="Arial"/>
          <w:b/>
          <w:bCs/>
          <w:sz w:val="20"/>
          <w:szCs w:val="20"/>
        </w:rPr>
        <w:t>Summary</w:t>
      </w:r>
    </w:p>
    <w:p w14:paraId="3B249358" w14:textId="17E436AE" w:rsidR="00061862" w:rsidRDefault="00061862" w:rsidP="000F1878">
      <w:pPr>
        <w:pStyle w:val="a4"/>
        <w:shd w:val="clear" w:color="auto" w:fill="FFFFFF"/>
        <w:ind w:firstLine="360"/>
        <w:jc w:val="both"/>
        <w:rPr>
          <w:noProof/>
          <w:sz w:val="20"/>
          <w:szCs w:val="20"/>
        </w:rPr>
      </w:pPr>
      <w:r w:rsidRPr="00061862">
        <w:rPr>
          <w:noProof/>
          <w:sz w:val="20"/>
          <w:szCs w:val="20"/>
        </w:rPr>
        <w:t xml:space="preserve">This study </w:t>
      </w:r>
      <w:ins w:id="11" w:author="Xinhang Xu" w:date="2024-12-25T21:22:00Z" w16du:dateUtc="2024-12-26T05:22:00Z">
        <w:r w:rsidR="000F1878">
          <w:rPr>
            <w:rFonts w:hint="eastAsia"/>
            <w:noProof/>
            <w:sz w:val="20"/>
            <w:szCs w:val="20"/>
          </w:rPr>
          <w:t xml:space="preserve">illustrate the Anomalous Doppler effect based on </w:t>
        </w:r>
      </w:ins>
      <w:del w:id="12" w:author="Xinhang Xu" w:date="2024-12-25T21:22:00Z" w16du:dateUtc="2024-12-26T05:22:00Z">
        <w:r w:rsidRPr="00061862" w:rsidDel="000F1878">
          <w:rPr>
            <w:noProof/>
            <w:sz w:val="20"/>
            <w:szCs w:val="20"/>
          </w:rPr>
          <w:delText>presents a</w:delText>
        </w:r>
      </w:del>
      <w:r w:rsidR="000F1878">
        <w:rPr>
          <w:rFonts w:hint="eastAsia"/>
          <w:noProof/>
          <w:sz w:val="20"/>
          <w:szCs w:val="20"/>
        </w:rPr>
        <w:t>the</w:t>
      </w:r>
      <w:r w:rsidRPr="00061862">
        <w:rPr>
          <w:noProof/>
          <w:sz w:val="20"/>
          <w:szCs w:val="20"/>
        </w:rPr>
        <w:t xml:space="preserve"> simulation of the interaction between electrons and plane electromagnetic waves within uniform magnetic and electrostatic fields. </w:t>
      </w:r>
      <w:r w:rsidR="000F49A2" w:rsidRPr="000F49A2">
        <w:rPr>
          <w:noProof/>
          <w:sz w:val="20"/>
          <w:szCs w:val="20"/>
        </w:rPr>
        <w:t>It was found that the Anomalous Doppler effect could efficiently suppress runaway electron energy by scattering the electron's parallel energy into perpendicular energy. Based on the simulation results, only 9 W/m² of left-ha</w:t>
      </w:r>
      <w:r w:rsidR="002652D7">
        <w:rPr>
          <w:rFonts w:hint="eastAsia"/>
          <w:noProof/>
          <w:sz w:val="20"/>
          <w:szCs w:val="20"/>
        </w:rPr>
        <w:t>n</w:t>
      </w:r>
      <w:r w:rsidR="000F49A2" w:rsidRPr="000F49A2">
        <w:rPr>
          <w:noProof/>
          <w:sz w:val="20"/>
          <w:szCs w:val="20"/>
        </w:rPr>
        <w:t>d wave energy is sufficient to suppress the runaway elec</w:t>
      </w:r>
      <w:r w:rsidR="002652D7">
        <w:rPr>
          <w:rFonts w:hint="eastAsia"/>
          <w:noProof/>
          <w:sz w:val="20"/>
          <w:szCs w:val="20"/>
        </w:rPr>
        <w:t>t</w:t>
      </w:r>
      <w:r w:rsidR="000F49A2" w:rsidRPr="000F49A2">
        <w:rPr>
          <w:noProof/>
          <w:sz w:val="20"/>
          <w:szCs w:val="20"/>
        </w:rPr>
        <w:t xml:space="preserve">ron parallel energy under the typical </w:t>
      </w:r>
      <w:r w:rsidR="000F49A2">
        <w:rPr>
          <w:rFonts w:hint="eastAsia"/>
          <w:noProof/>
          <w:sz w:val="20"/>
          <w:szCs w:val="20"/>
        </w:rPr>
        <w:t xml:space="preserve">Tokamak </w:t>
      </w:r>
      <w:r w:rsidR="000F49A2" w:rsidRPr="000F49A2">
        <w:rPr>
          <w:noProof/>
          <w:sz w:val="20"/>
          <w:szCs w:val="20"/>
        </w:rPr>
        <w:t>startup background scenario.</w:t>
      </w:r>
      <w:r w:rsidR="000F1878">
        <w:rPr>
          <w:rFonts w:hint="eastAsia"/>
          <w:noProof/>
          <w:sz w:val="20"/>
          <w:szCs w:val="20"/>
        </w:rPr>
        <w:t>T</w:t>
      </w:r>
      <w:r w:rsidR="000F1878" w:rsidRPr="00061862">
        <w:rPr>
          <w:noProof/>
          <w:sz w:val="20"/>
          <w:szCs w:val="20"/>
        </w:rPr>
        <w:t>he extraordinary wave, located near the upper-hybrid resonance, is the most effective candidate for mitigating runaway electrons. By injecting this extraordinary wave from the high-field side of the Tokamak, runaway electrons at the Tokamak core can be suppressed. This suppression could be achieved based on real-time plasma density diagnostics by dynamically adjusting wave frequencies, with the required field intensity being only a few orders of magnitude greater than the electrostatic field.</w:t>
      </w:r>
      <w:r w:rsidRPr="00061862">
        <w:rPr>
          <w:noProof/>
          <w:sz w:val="20"/>
          <w:szCs w:val="20"/>
        </w:rPr>
        <w:t xml:space="preserve">The simulation demonstrates that during the </w:t>
      </w:r>
      <w:r w:rsidR="000F49A2" w:rsidRPr="000F49A2">
        <w:rPr>
          <w:noProof/>
          <w:sz w:val="20"/>
          <w:szCs w:val="20"/>
        </w:rPr>
        <w:t>Anomalous Doppler effect</w:t>
      </w:r>
      <w:r w:rsidRPr="00061862">
        <w:rPr>
          <w:noProof/>
          <w:sz w:val="20"/>
          <w:szCs w:val="20"/>
        </w:rPr>
        <w:t xml:space="preserve">, the parallel velocity of electrons can be rapidly converted into rotational velocity, with only left-hand circular polarization waves contributing to this effect. When the electric field exceeds the critical threshold, the electromagnetic wave captures the parallel momentum of the electrons, continuously transferring energy from the parallel electrostatic field to rotational energy and resonance waves. The ratio between the loss of parallel energy and the increase in rotational energy is consistent with both quantum theory and simulation results. Additionally, the study explores the fundamental physics of ADE through energy, momentum, and angular momentum conservation. </w:t>
      </w:r>
    </w:p>
    <w:p w14:paraId="72B89E60" w14:textId="77777777" w:rsidR="00061862" w:rsidRPr="001456F2" w:rsidRDefault="00061862" w:rsidP="00061862">
      <w:pPr>
        <w:pStyle w:val="a4"/>
        <w:shd w:val="clear" w:color="auto" w:fill="FFFFFF"/>
        <w:jc w:val="both"/>
        <w:rPr>
          <w:noProof/>
          <w:sz w:val="20"/>
          <w:szCs w:val="20"/>
        </w:rPr>
      </w:pPr>
    </w:p>
    <w:p w14:paraId="63C5F892" w14:textId="77777777" w:rsidR="001456F2" w:rsidRPr="001456F2" w:rsidRDefault="001456F2" w:rsidP="001456F2">
      <w:pPr>
        <w:pStyle w:val="a4"/>
        <w:shd w:val="clear" w:color="auto" w:fill="FFFFFF"/>
        <w:ind w:firstLine="360"/>
        <w:jc w:val="both"/>
        <w:rPr>
          <w:noProof/>
          <w:sz w:val="20"/>
          <w:szCs w:val="20"/>
        </w:rPr>
      </w:pPr>
    </w:p>
    <w:p w14:paraId="517CBD8F" w14:textId="72D7740E" w:rsidR="0060684F" w:rsidRPr="0060684F" w:rsidRDefault="0060684F" w:rsidP="0060684F">
      <w:pPr>
        <w:pStyle w:val="a4"/>
        <w:shd w:val="clear" w:color="auto" w:fill="FFFFFF"/>
        <w:ind w:firstLine="360"/>
        <w:jc w:val="both"/>
        <w:rPr>
          <w:noProof/>
          <w:sz w:val="20"/>
          <w:szCs w:val="20"/>
        </w:rPr>
      </w:pPr>
    </w:p>
    <w:p w14:paraId="63AD90FB" w14:textId="77777777" w:rsidR="00B36F1D" w:rsidRPr="00A535ED" w:rsidRDefault="00B36F1D" w:rsidP="004659E4">
      <w:pPr>
        <w:pStyle w:val="a4"/>
        <w:shd w:val="clear" w:color="auto" w:fill="FFFFFF"/>
        <w:ind w:firstLine="360"/>
        <w:jc w:val="both"/>
        <w:rPr>
          <w:noProof/>
          <w:sz w:val="20"/>
          <w:szCs w:val="20"/>
        </w:rPr>
      </w:pPr>
    </w:p>
    <w:p w14:paraId="4FFEFA50" w14:textId="77777777" w:rsidR="0043119C" w:rsidRPr="00A535ED" w:rsidRDefault="0043119C">
      <w:pPr>
        <w:rPr>
          <w:kern w:val="2"/>
          <w:sz w:val="20"/>
          <w:szCs w:val="20"/>
        </w:rPr>
      </w:pPr>
      <w:r w:rsidRPr="00A535ED">
        <w:rPr>
          <w:kern w:val="2"/>
          <w:sz w:val="20"/>
          <w:szCs w:val="20"/>
        </w:rPr>
        <w:br w:type="page"/>
      </w:r>
    </w:p>
    <w:p w14:paraId="1C7ECF9A" w14:textId="467A4103" w:rsidR="0067457F" w:rsidRPr="00A535ED" w:rsidRDefault="0033479C" w:rsidP="0067457F">
      <w:pPr>
        <w:jc w:val="both"/>
        <w:rPr>
          <w:rFonts w:ascii="Arial" w:hAnsi="Arial"/>
          <w:b/>
          <w:sz w:val="20"/>
          <w:szCs w:val="20"/>
        </w:rPr>
      </w:pPr>
      <w:r w:rsidRPr="00A535ED">
        <w:rPr>
          <w:rFonts w:ascii="Arial" w:hAnsi="Arial"/>
          <w:b/>
          <w:sz w:val="20"/>
          <w:szCs w:val="20"/>
        </w:rPr>
        <w:lastRenderedPageBreak/>
        <w:t>REFERENCES</w:t>
      </w:r>
    </w:p>
    <w:p w14:paraId="59CE506D" w14:textId="7FD3B57E" w:rsidR="002652D7" w:rsidRDefault="002652D7" w:rsidP="00AC2787">
      <w:pPr>
        <w:pStyle w:val="a4"/>
        <w:shd w:val="clear" w:color="auto" w:fill="FFFFFF"/>
        <w:jc w:val="both"/>
        <w:rPr>
          <w:sz w:val="20"/>
          <w:szCs w:val="20"/>
        </w:rPr>
      </w:pPr>
      <w:r w:rsidRPr="002652D7">
        <w:rPr>
          <w:sz w:val="20"/>
          <w:szCs w:val="20"/>
        </w:rPr>
        <w:t>[1</w:t>
      </w:r>
      <w:r w:rsidRPr="002652D7">
        <w:rPr>
          <w:sz w:val="20"/>
          <w:szCs w:val="20"/>
        </w:rPr>
        <w:t>] Pavel</w:t>
      </w:r>
      <w:r w:rsidRPr="002652D7">
        <w:rPr>
          <w:sz w:val="20"/>
          <w:szCs w:val="20"/>
        </w:rPr>
        <w:t xml:space="preserve"> Aleynikov and Boris </w:t>
      </w:r>
      <w:proofErr w:type="spellStart"/>
      <w:r w:rsidRPr="002652D7">
        <w:rPr>
          <w:sz w:val="20"/>
          <w:szCs w:val="20"/>
        </w:rPr>
        <w:t>Breizman</w:t>
      </w:r>
      <w:proofErr w:type="spellEnd"/>
      <w:r w:rsidRPr="002652D7">
        <w:rPr>
          <w:sz w:val="20"/>
          <w:szCs w:val="20"/>
        </w:rPr>
        <w:t>. Stability analysis of runaway-driven waves in a tokamak</w:t>
      </w:r>
      <w:proofErr w:type="gramStart"/>
      <w:r w:rsidRPr="002652D7">
        <w:rPr>
          <w:sz w:val="20"/>
          <w:szCs w:val="20"/>
        </w:rPr>
        <w:t xml:space="preserve">.  </w:t>
      </w:r>
      <w:proofErr w:type="gramEnd"/>
      <w:r w:rsidRPr="002652D7">
        <w:rPr>
          <w:sz w:val="20"/>
          <w:szCs w:val="20"/>
        </w:rPr>
        <w:t>Nuclear Fusion, 55(4):043014, 2015.</w:t>
      </w:r>
    </w:p>
    <w:p w14:paraId="46134728" w14:textId="36C90B16" w:rsidR="002652D7" w:rsidRPr="002652D7" w:rsidRDefault="002652D7" w:rsidP="002652D7">
      <w:pPr>
        <w:pStyle w:val="a4"/>
        <w:shd w:val="clear" w:color="auto" w:fill="FFFFFF"/>
        <w:jc w:val="both"/>
        <w:rPr>
          <w:rFonts w:hint="eastAsia"/>
          <w:sz w:val="20"/>
          <w:szCs w:val="20"/>
        </w:rPr>
      </w:pPr>
      <w:r w:rsidRPr="002652D7">
        <w:rPr>
          <w:sz w:val="20"/>
          <w:szCs w:val="20"/>
        </w:rPr>
        <w:t>[2</w:t>
      </w:r>
      <w:r w:rsidRPr="002652D7">
        <w:rPr>
          <w:sz w:val="20"/>
          <w:szCs w:val="20"/>
        </w:rPr>
        <w:t>] V.</w:t>
      </w:r>
      <w:r w:rsidRPr="002652D7">
        <w:rPr>
          <w:sz w:val="20"/>
          <w:szCs w:val="20"/>
        </w:rPr>
        <w:t xml:space="preserve"> V. </w:t>
      </w:r>
      <w:proofErr w:type="spellStart"/>
      <w:r w:rsidRPr="002652D7">
        <w:rPr>
          <w:sz w:val="20"/>
          <w:szCs w:val="20"/>
        </w:rPr>
        <w:t>Alikaev</w:t>
      </w:r>
      <w:proofErr w:type="spellEnd"/>
      <w:r w:rsidRPr="002652D7">
        <w:rPr>
          <w:sz w:val="20"/>
          <w:szCs w:val="20"/>
        </w:rPr>
        <w:t xml:space="preserve"> and V. V. </w:t>
      </w:r>
      <w:proofErr w:type="spellStart"/>
      <w:r w:rsidRPr="002652D7">
        <w:rPr>
          <w:sz w:val="20"/>
          <w:szCs w:val="20"/>
        </w:rPr>
        <w:t>Parail</w:t>
      </w:r>
      <w:proofErr w:type="spellEnd"/>
      <w:r w:rsidRPr="002652D7">
        <w:rPr>
          <w:sz w:val="20"/>
          <w:szCs w:val="20"/>
        </w:rPr>
        <w:t xml:space="preserve">. </w:t>
      </w:r>
      <w:proofErr w:type="gramStart"/>
      <w:r w:rsidRPr="002652D7">
        <w:rPr>
          <w:sz w:val="20"/>
          <w:szCs w:val="20"/>
        </w:rPr>
        <w:t>Current</w:t>
      </w:r>
      <w:proofErr w:type="gramEnd"/>
      <w:r w:rsidRPr="002652D7">
        <w:rPr>
          <w:sz w:val="20"/>
          <w:szCs w:val="20"/>
        </w:rPr>
        <w:t xml:space="preserve"> drive by electron-cyclotron waves</w:t>
      </w:r>
      <w:proofErr w:type="gramStart"/>
      <w:r w:rsidRPr="002652D7">
        <w:rPr>
          <w:sz w:val="20"/>
          <w:szCs w:val="20"/>
        </w:rPr>
        <w:t xml:space="preserve">.  </w:t>
      </w:r>
      <w:proofErr w:type="gramEnd"/>
      <w:r w:rsidRPr="002652D7">
        <w:rPr>
          <w:sz w:val="20"/>
          <w:szCs w:val="20"/>
        </w:rPr>
        <w:t xml:space="preserve"> Plasma Physics and Controlled Fusion, 33(13):1639–1656, 1991.</w:t>
      </w:r>
    </w:p>
    <w:p w14:paraId="44592B0F" w14:textId="1F627963" w:rsidR="002652D7" w:rsidRDefault="002652D7" w:rsidP="002652D7">
      <w:pPr>
        <w:pStyle w:val="a4"/>
        <w:shd w:val="clear" w:color="auto" w:fill="FFFFFF"/>
        <w:jc w:val="both"/>
        <w:rPr>
          <w:sz w:val="20"/>
          <w:szCs w:val="20"/>
        </w:rPr>
      </w:pPr>
      <w:r w:rsidRPr="002652D7">
        <w:rPr>
          <w:sz w:val="20"/>
          <w:szCs w:val="20"/>
        </w:rPr>
        <w:t>[3</w:t>
      </w:r>
      <w:r w:rsidRPr="002652D7">
        <w:rPr>
          <w:sz w:val="20"/>
          <w:szCs w:val="20"/>
        </w:rPr>
        <w:t>] James</w:t>
      </w:r>
      <w:r w:rsidRPr="002652D7">
        <w:rPr>
          <w:sz w:val="20"/>
          <w:szCs w:val="20"/>
        </w:rPr>
        <w:t xml:space="preserve"> Benford, John A Swegle, and Edl </w:t>
      </w:r>
      <w:proofErr w:type="spellStart"/>
      <w:r w:rsidRPr="002652D7">
        <w:rPr>
          <w:sz w:val="20"/>
          <w:szCs w:val="20"/>
        </w:rPr>
        <w:t>Schamiloglu</w:t>
      </w:r>
      <w:proofErr w:type="spellEnd"/>
      <w:proofErr w:type="gramStart"/>
      <w:r w:rsidRPr="002652D7">
        <w:rPr>
          <w:sz w:val="20"/>
          <w:szCs w:val="20"/>
        </w:rPr>
        <w:t xml:space="preserve">.  </w:t>
      </w:r>
      <w:proofErr w:type="gramEnd"/>
      <w:r w:rsidRPr="002652D7">
        <w:rPr>
          <w:sz w:val="20"/>
          <w:szCs w:val="20"/>
        </w:rPr>
        <w:t xml:space="preserve"> High power microwaves</w:t>
      </w:r>
      <w:proofErr w:type="gramStart"/>
      <w:r w:rsidRPr="002652D7">
        <w:rPr>
          <w:sz w:val="20"/>
          <w:szCs w:val="20"/>
        </w:rPr>
        <w:t xml:space="preserve">.  </w:t>
      </w:r>
      <w:proofErr w:type="gramEnd"/>
      <w:r w:rsidRPr="002652D7">
        <w:rPr>
          <w:sz w:val="20"/>
          <w:szCs w:val="20"/>
        </w:rPr>
        <w:t>CRC press, 2007.</w:t>
      </w:r>
    </w:p>
    <w:p w14:paraId="37884A5B" w14:textId="2F4F51C9" w:rsidR="002652D7" w:rsidRPr="002652D7" w:rsidRDefault="002652D7" w:rsidP="002652D7">
      <w:pPr>
        <w:pStyle w:val="a4"/>
        <w:shd w:val="clear" w:color="auto" w:fill="FFFFFF"/>
        <w:jc w:val="both"/>
        <w:rPr>
          <w:rFonts w:hint="eastAsia"/>
          <w:sz w:val="20"/>
          <w:szCs w:val="20"/>
        </w:rPr>
      </w:pPr>
      <w:r w:rsidRPr="002652D7">
        <w:rPr>
          <w:sz w:val="20"/>
          <w:szCs w:val="20"/>
        </w:rPr>
        <w:t>[4</w:t>
      </w:r>
      <w:r w:rsidRPr="002652D7">
        <w:rPr>
          <w:sz w:val="20"/>
          <w:szCs w:val="20"/>
        </w:rPr>
        <w:t>] W.</w:t>
      </w:r>
      <w:r w:rsidRPr="002652D7">
        <w:rPr>
          <w:sz w:val="20"/>
          <w:szCs w:val="20"/>
        </w:rPr>
        <w:t xml:space="preserve"> Bin, C. Castaldo, F. Napoli, P. Buratti, A. Cardinali, A. </w:t>
      </w:r>
      <w:proofErr w:type="spellStart"/>
      <w:r w:rsidRPr="002652D7">
        <w:rPr>
          <w:sz w:val="20"/>
          <w:szCs w:val="20"/>
        </w:rPr>
        <w:t>Selce</w:t>
      </w:r>
      <w:proofErr w:type="spellEnd"/>
      <w:r w:rsidRPr="002652D7">
        <w:rPr>
          <w:sz w:val="20"/>
          <w:szCs w:val="20"/>
        </w:rPr>
        <w:t xml:space="preserve">, and O. Tudisco. First </w:t>
      </w:r>
      <w:proofErr w:type="spellStart"/>
      <w:r w:rsidRPr="002652D7">
        <w:rPr>
          <w:sz w:val="20"/>
          <w:szCs w:val="20"/>
        </w:rPr>
        <w:t>intrashot</w:t>
      </w:r>
      <w:proofErr w:type="spellEnd"/>
      <w:r w:rsidRPr="002652D7">
        <w:rPr>
          <w:sz w:val="20"/>
          <w:szCs w:val="20"/>
        </w:rPr>
        <w:t xml:space="preserve"> observation of runaway-electron-driven instabilities at the lower-hybrid frequency range under </w:t>
      </w:r>
      <w:proofErr w:type="spellStart"/>
      <w:r w:rsidRPr="002652D7">
        <w:rPr>
          <w:sz w:val="20"/>
          <w:szCs w:val="20"/>
        </w:rPr>
        <w:t>iter</w:t>
      </w:r>
      <w:proofErr w:type="spellEnd"/>
      <w:r w:rsidRPr="002652D7">
        <w:rPr>
          <w:sz w:val="20"/>
          <w:szCs w:val="20"/>
        </w:rPr>
        <w:t>-relevant plasma-wave dispersion conditions</w:t>
      </w:r>
      <w:proofErr w:type="gramStart"/>
      <w:r w:rsidRPr="002652D7">
        <w:rPr>
          <w:sz w:val="20"/>
          <w:szCs w:val="20"/>
        </w:rPr>
        <w:t xml:space="preserve">.  </w:t>
      </w:r>
      <w:proofErr w:type="gramEnd"/>
      <w:r w:rsidRPr="002652D7">
        <w:rPr>
          <w:sz w:val="20"/>
          <w:szCs w:val="20"/>
        </w:rPr>
        <w:t>Physical Review Letters, 129(4), 2022.</w:t>
      </w:r>
    </w:p>
    <w:p w14:paraId="7900CAE4" w14:textId="6830AB45" w:rsidR="002652D7" w:rsidRPr="002652D7" w:rsidRDefault="002652D7" w:rsidP="002652D7">
      <w:pPr>
        <w:pStyle w:val="a4"/>
        <w:shd w:val="clear" w:color="auto" w:fill="FFFFFF"/>
        <w:jc w:val="both"/>
        <w:rPr>
          <w:rFonts w:hint="eastAsia"/>
          <w:sz w:val="20"/>
          <w:szCs w:val="20"/>
        </w:rPr>
      </w:pPr>
      <w:r w:rsidRPr="002652D7">
        <w:rPr>
          <w:sz w:val="20"/>
          <w:szCs w:val="20"/>
        </w:rPr>
        <w:t>[5</w:t>
      </w:r>
      <w:r w:rsidRPr="002652D7">
        <w:rPr>
          <w:sz w:val="20"/>
          <w:szCs w:val="20"/>
        </w:rPr>
        <w:t>] DA</w:t>
      </w:r>
      <w:r w:rsidRPr="002652D7">
        <w:rPr>
          <w:sz w:val="20"/>
          <w:szCs w:val="20"/>
        </w:rPr>
        <w:t xml:space="preserve"> Boyd, FJ Stauffer, and AW Synchrotron radiation from the </w:t>
      </w:r>
      <w:proofErr w:type="spellStart"/>
      <w:r w:rsidRPr="002652D7">
        <w:rPr>
          <w:sz w:val="20"/>
          <w:szCs w:val="20"/>
        </w:rPr>
        <w:t>atc</w:t>
      </w:r>
      <w:proofErr w:type="spellEnd"/>
      <w:r w:rsidRPr="002652D7">
        <w:rPr>
          <w:sz w:val="20"/>
          <w:szCs w:val="20"/>
        </w:rPr>
        <w:t xml:space="preserve"> tokamak plasma</w:t>
      </w:r>
      <w:proofErr w:type="gramStart"/>
      <w:r w:rsidRPr="002652D7">
        <w:rPr>
          <w:sz w:val="20"/>
          <w:szCs w:val="20"/>
        </w:rPr>
        <w:t xml:space="preserve">.  </w:t>
      </w:r>
      <w:proofErr w:type="gramEnd"/>
      <w:r w:rsidRPr="002652D7">
        <w:rPr>
          <w:sz w:val="20"/>
          <w:szCs w:val="20"/>
        </w:rPr>
        <w:t>37(2):98, 1976.</w:t>
      </w:r>
    </w:p>
    <w:p w14:paraId="1D865A94" w14:textId="27A08492" w:rsidR="002652D7" w:rsidRPr="002652D7" w:rsidRDefault="002652D7" w:rsidP="002652D7">
      <w:pPr>
        <w:pStyle w:val="a4"/>
        <w:shd w:val="clear" w:color="auto" w:fill="FFFFFF"/>
        <w:jc w:val="both"/>
        <w:rPr>
          <w:rFonts w:hint="eastAsia"/>
          <w:sz w:val="20"/>
          <w:szCs w:val="20"/>
        </w:rPr>
      </w:pPr>
      <w:r w:rsidRPr="002652D7">
        <w:rPr>
          <w:sz w:val="20"/>
          <w:szCs w:val="20"/>
        </w:rPr>
        <w:t>[6</w:t>
      </w:r>
      <w:r w:rsidRPr="002652D7">
        <w:rPr>
          <w:sz w:val="20"/>
          <w:szCs w:val="20"/>
        </w:rPr>
        <w:t>] DJ</w:t>
      </w:r>
      <w:r w:rsidRPr="002652D7">
        <w:rPr>
          <w:sz w:val="20"/>
          <w:szCs w:val="20"/>
        </w:rPr>
        <w:t xml:space="preserve"> Campbell, A </w:t>
      </w:r>
      <w:proofErr w:type="spellStart"/>
      <w:r w:rsidRPr="002652D7">
        <w:rPr>
          <w:sz w:val="20"/>
          <w:szCs w:val="20"/>
        </w:rPr>
        <w:t>Eberhagen</w:t>
      </w:r>
      <w:proofErr w:type="spellEnd"/>
      <w:r w:rsidRPr="002652D7">
        <w:rPr>
          <w:sz w:val="20"/>
          <w:szCs w:val="20"/>
        </w:rPr>
        <w:t xml:space="preserve">, and </w:t>
      </w:r>
      <w:proofErr w:type="gramStart"/>
      <w:r w:rsidRPr="002652D7">
        <w:rPr>
          <w:sz w:val="20"/>
          <w:szCs w:val="20"/>
        </w:rPr>
        <w:t>SE  Analysis</w:t>
      </w:r>
      <w:proofErr w:type="gramEnd"/>
      <w:r w:rsidRPr="002652D7">
        <w:rPr>
          <w:sz w:val="20"/>
          <w:szCs w:val="20"/>
        </w:rPr>
        <w:t xml:space="preserve"> of electron cyclotron emission from non-thermal discharges in </w:t>
      </w:r>
      <w:proofErr w:type="spellStart"/>
      <w:r w:rsidRPr="002652D7">
        <w:rPr>
          <w:sz w:val="20"/>
          <w:szCs w:val="20"/>
        </w:rPr>
        <w:t>asdex</w:t>
      </w:r>
      <w:proofErr w:type="spellEnd"/>
      <w:r w:rsidRPr="002652D7">
        <w:rPr>
          <w:sz w:val="20"/>
          <w:szCs w:val="20"/>
        </w:rPr>
        <w:t xml:space="preserve"> tokamak.   </w:t>
      </w:r>
      <w:proofErr w:type="spellStart"/>
      <w:r w:rsidRPr="002652D7">
        <w:rPr>
          <w:sz w:val="20"/>
          <w:szCs w:val="20"/>
        </w:rPr>
        <w:t>Nucl</w:t>
      </w:r>
      <w:proofErr w:type="spellEnd"/>
      <w:r w:rsidRPr="002652D7">
        <w:rPr>
          <w:sz w:val="20"/>
          <w:szCs w:val="20"/>
        </w:rPr>
        <w:t>. Fusion, 24(3):297, 1984.</w:t>
      </w:r>
    </w:p>
    <w:p w14:paraId="464DA693" w14:textId="166A87E1" w:rsidR="002652D7" w:rsidRPr="002652D7" w:rsidRDefault="002652D7" w:rsidP="002652D7">
      <w:pPr>
        <w:pStyle w:val="a4"/>
        <w:shd w:val="clear" w:color="auto" w:fill="FFFFFF"/>
        <w:jc w:val="both"/>
        <w:rPr>
          <w:sz w:val="20"/>
          <w:szCs w:val="20"/>
        </w:rPr>
      </w:pPr>
      <w:r w:rsidRPr="002652D7">
        <w:rPr>
          <w:sz w:val="20"/>
          <w:szCs w:val="20"/>
        </w:rPr>
        <w:t>[7</w:t>
      </w:r>
      <w:r w:rsidRPr="002652D7">
        <w:rPr>
          <w:sz w:val="20"/>
          <w:szCs w:val="20"/>
        </w:rPr>
        <w:t>] ZY</w:t>
      </w:r>
      <w:r w:rsidRPr="002652D7">
        <w:rPr>
          <w:sz w:val="20"/>
          <w:szCs w:val="20"/>
        </w:rPr>
        <w:t xml:space="preserve"> Chen, JX Zhu, HJ Ju, Q Du, YJ Shi, HF Liang, M Li, and WD Cai</w:t>
      </w:r>
      <w:proofErr w:type="gramStart"/>
      <w:r w:rsidRPr="002652D7">
        <w:rPr>
          <w:sz w:val="20"/>
          <w:szCs w:val="20"/>
        </w:rPr>
        <w:t xml:space="preserve">.  </w:t>
      </w:r>
      <w:proofErr w:type="gramEnd"/>
      <w:r w:rsidRPr="002652D7">
        <w:rPr>
          <w:sz w:val="20"/>
          <w:szCs w:val="20"/>
        </w:rPr>
        <w:t>Characteristics of the runaway electron beam instability in the ht-7 tokamak</w:t>
      </w:r>
      <w:proofErr w:type="gramStart"/>
      <w:r w:rsidRPr="002652D7">
        <w:rPr>
          <w:sz w:val="20"/>
          <w:szCs w:val="20"/>
        </w:rPr>
        <w:t xml:space="preserve">.  </w:t>
      </w:r>
      <w:proofErr w:type="gramEnd"/>
      <w:r w:rsidRPr="002652D7">
        <w:rPr>
          <w:sz w:val="20"/>
          <w:szCs w:val="20"/>
        </w:rPr>
        <w:t xml:space="preserve"> Journal of plasma physics, 75(5):661–667, 2009.</w:t>
      </w:r>
    </w:p>
    <w:p w14:paraId="67BC601F" w14:textId="27E2BFC8" w:rsidR="002652D7" w:rsidRPr="002652D7" w:rsidRDefault="002652D7" w:rsidP="002652D7">
      <w:pPr>
        <w:pStyle w:val="a4"/>
        <w:shd w:val="clear" w:color="auto" w:fill="FFFFFF"/>
        <w:jc w:val="both"/>
        <w:rPr>
          <w:sz w:val="20"/>
          <w:szCs w:val="20"/>
        </w:rPr>
      </w:pPr>
      <w:r w:rsidRPr="002652D7">
        <w:rPr>
          <w:sz w:val="20"/>
          <w:szCs w:val="20"/>
        </w:rPr>
        <w:t>[8</w:t>
      </w:r>
      <w:r w:rsidRPr="002652D7">
        <w:rPr>
          <w:sz w:val="20"/>
          <w:szCs w:val="20"/>
        </w:rPr>
        <w:t>] L.</w:t>
      </w:r>
      <w:r w:rsidRPr="002652D7">
        <w:rPr>
          <w:sz w:val="20"/>
          <w:szCs w:val="20"/>
        </w:rPr>
        <w:t xml:space="preserve"> V. Filatov and V. F. Melnikov. The role of the anomalous doppler effect in the interaction of energetic electrons with whistler turbulence in flare loops</w:t>
      </w:r>
      <w:proofErr w:type="gramStart"/>
      <w:r w:rsidRPr="002652D7">
        <w:rPr>
          <w:sz w:val="20"/>
          <w:szCs w:val="20"/>
        </w:rPr>
        <w:t xml:space="preserve">.  </w:t>
      </w:r>
      <w:proofErr w:type="gramEnd"/>
      <w:r w:rsidRPr="002652D7">
        <w:rPr>
          <w:sz w:val="20"/>
          <w:szCs w:val="20"/>
        </w:rPr>
        <w:t xml:space="preserve"> Geomagnetism and Aeronomy, 61(8):1183–1188.</w:t>
      </w:r>
    </w:p>
    <w:p w14:paraId="069AE973" w14:textId="5D04A347" w:rsidR="002652D7" w:rsidRPr="002652D7" w:rsidRDefault="002652D7" w:rsidP="002652D7">
      <w:pPr>
        <w:pStyle w:val="a4"/>
        <w:shd w:val="clear" w:color="auto" w:fill="FFFFFF"/>
        <w:jc w:val="both"/>
        <w:rPr>
          <w:sz w:val="20"/>
          <w:szCs w:val="20"/>
        </w:rPr>
      </w:pPr>
      <w:r w:rsidRPr="002652D7">
        <w:rPr>
          <w:sz w:val="20"/>
          <w:szCs w:val="20"/>
        </w:rPr>
        <w:t>[9</w:t>
      </w:r>
      <w:r w:rsidRPr="002652D7">
        <w:rPr>
          <w:sz w:val="20"/>
          <w:szCs w:val="20"/>
        </w:rPr>
        <w:t>] NJ</w:t>
      </w:r>
      <w:r w:rsidRPr="002652D7">
        <w:rPr>
          <w:sz w:val="20"/>
          <w:szCs w:val="20"/>
        </w:rPr>
        <w:t xml:space="preserve"> Fisch and Allen H Boozer. Creating </w:t>
      </w:r>
      <w:proofErr w:type="gramStart"/>
      <w:r w:rsidRPr="002652D7">
        <w:rPr>
          <w:sz w:val="20"/>
          <w:szCs w:val="20"/>
        </w:rPr>
        <w:t>an asymmetric</w:t>
      </w:r>
      <w:proofErr w:type="gramEnd"/>
      <w:r w:rsidRPr="002652D7">
        <w:rPr>
          <w:sz w:val="20"/>
          <w:szCs w:val="20"/>
        </w:rPr>
        <w:t xml:space="preserve"> plasma resistivity with waves</w:t>
      </w:r>
      <w:proofErr w:type="gramStart"/>
      <w:r w:rsidRPr="002652D7">
        <w:rPr>
          <w:sz w:val="20"/>
          <w:szCs w:val="20"/>
        </w:rPr>
        <w:t xml:space="preserve">.  </w:t>
      </w:r>
      <w:proofErr w:type="gramEnd"/>
      <w:r w:rsidRPr="002652D7">
        <w:rPr>
          <w:sz w:val="20"/>
          <w:szCs w:val="20"/>
        </w:rPr>
        <w:t xml:space="preserve"> Physical Review Letters, 45(9):720, 1980.</w:t>
      </w:r>
    </w:p>
    <w:p w14:paraId="37FC62E3" w14:textId="721921B6" w:rsidR="002652D7" w:rsidRPr="002652D7" w:rsidRDefault="002652D7" w:rsidP="002652D7">
      <w:pPr>
        <w:pStyle w:val="a4"/>
        <w:shd w:val="clear" w:color="auto" w:fill="FFFFFF"/>
        <w:jc w:val="both"/>
        <w:rPr>
          <w:sz w:val="20"/>
          <w:szCs w:val="20"/>
        </w:rPr>
      </w:pPr>
      <w:r w:rsidRPr="002652D7">
        <w:rPr>
          <w:sz w:val="20"/>
          <w:szCs w:val="20"/>
        </w:rPr>
        <w:t>[10</w:t>
      </w:r>
      <w:r w:rsidRPr="002652D7">
        <w:rPr>
          <w:sz w:val="20"/>
          <w:szCs w:val="20"/>
        </w:rPr>
        <w:t>] IM</w:t>
      </w:r>
      <w:r w:rsidRPr="002652D7">
        <w:rPr>
          <w:sz w:val="20"/>
          <w:szCs w:val="20"/>
        </w:rPr>
        <w:t xml:space="preserve"> Frank</w:t>
      </w:r>
      <w:proofErr w:type="gramStart"/>
      <w:r w:rsidRPr="002652D7">
        <w:rPr>
          <w:sz w:val="20"/>
          <w:szCs w:val="20"/>
        </w:rPr>
        <w:t xml:space="preserve">.  </w:t>
      </w:r>
      <w:proofErr w:type="gramEnd"/>
      <w:r w:rsidRPr="002652D7">
        <w:rPr>
          <w:sz w:val="20"/>
          <w:szCs w:val="20"/>
        </w:rPr>
        <w:t>Optics of light sources moving in refractive media: Vavilov-cherenkov radiation, though interesting, is but an experimental instance of a more general problem</w:t>
      </w:r>
      <w:proofErr w:type="gramStart"/>
      <w:r w:rsidRPr="002652D7">
        <w:rPr>
          <w:sz w:val="20"/>
          <w:szCs w:val="20"/>
        </w:rPr>
        <w:t xml:space="preserve">.  </w:t>
      </w:r>
      <w:proofErr w:type="gramEnd"/>
      <w:r w:rsidRPr="002652D7">
        <w:rPr>
          <w:sz w:val="20"/>
          <w:szCs w:val="20"/>
        </w:rPr>
        <w:t xml:space="preserve"> Science, 131(3402):702–712, 1960.</w:t>
      </w:r>
    </w:p>
    <w:p w14:paraId="7F512982" w14:textId="0A17B516" w:rsidR="002652D7" w:rsidRPr="002652D7" w:rsidRDefault="002652D7" w:rsidP="002652D7">
      <w:pPr>
        <w:pStyle w:val="a4"/>
        <w:shd w:val="clear" w:color="auto" w:fill="FFFFFF"/>
        <w:jc w:val="both"/>
        <w:rPr>
          <w:rFonts w:hint="eastAsia"/>
          <w:sz w:val="20"/>
          <w:szCs w:val="20"/>
        </w:rPr>
      </w:pPr>
      <w:r w:rsidRPr="002652D7">
        <w:rPr>
          <w:sz w:val="20"/>
          <w:szCs w:val="20"/>
        </w:rPr>
        <w:t>[11</w:t>
      </w:r>
      <w:r w:rsidRPr="002652D7">
        <w:rPr>
          <w:sz w:val="20"/>
          <w:szCs w:val="20"/>
        </w:rPr>
        <w:t>] IM</w:t>
      </w:r>
      <w:r w:rsidRPr="002652D7">
        <w:rPr>
          <w:sz w:val="20"/>
          <w:szCs w:val="20"/>
        </w:rPr>
        <w:t xml:space="preserve"> Frank</w:t>
      </w:r>
      <w:proofErr w:type="gramStart"/>
      <w:r w:rsidRPr="002652D7">
        <w:rPr>
          <w:sz w:val="20"/>
          <w:szCs w:val="20"/>
        </w:rPr>
        <w:t xml:space="preserve">.  </w:t>
      </w:r>
      <w:proofErr w:type="gramEnd"/>
      <w:r w:rsidRPr="002652D7">
        <w:rPr>
          <w:sz w:val="20"/>
          <w:szCs w:val="20"/>
        </w:rPr>
        <w:t>Optics of light sources moving in refractive media: Vavilov-cherenkov radiation, though interesting, is but an experimental instance of a more general problem</w:t>
      </w:r>
      <w:proofErr w:type="gramStart"/>
      <w:r w:rsidRPr="002652D7">
        <w:rPr>
          <w:sz w:val="20"/>
          <w:szCs w:val="20"/>
        </w:rPr>
        <w:t xml:space="preserve">.  </w:t>
      </w:r>
      <w:proofErr w:type="gramEnd"/>
      <w:r w:rsidRPr="002652D7">
        <w:rPr>
          <w:sz w:val="20"/>
          <w:szCs w:val="20"/>
        </w:rPr>
        <w:t xml:space="preserve"> Science, 131(3402):702–712, 1960.</w:t>
      </w:r>
    </w:p>
    <w:p w14:paraId="67B25D0F" w14:textId="596CFF53" w:rsidR="002652D7" w:rsidRPr="002652D7" w:rsidRDefault="002652D7" w:rsidP="002652D7">
      <w:pPr>
        <w:pStyle w:val="a4"/>
        <w:shd w:val="clear" w:color="auto" w:fill="FFFFFF"/>
        <w:jc w:val="both"/>
        <w:rPr>
          <w:sz w:val="20"/>
          <w:szCs w:val="20"/>
        </w:rPr>
      </w:pPr>
      <w:r w:rsidRPr="002652D7">
        <w:rPr>
          <w:sz w:val="20"/>
          <w:szCs w:val="20"/>
        </w:rPr>
        <w:t>[12</w:t>
      </w:r>
      <w:r w:rsidRPr="002652D7">
        <w:rPr>
          <w:sz w:val="20"/>
          <w:szCs w:val="20"/>
        </w:rPr>
        <w:t>] S.</w:t>
      </w:r>
      <w:r w:rsidRPr="002652D7">
        <w:rPr>
          <w:sz w:val="20"/>
          <w:szCs w:val="20"/>
        </w:rPr>
        <w:t xml:space="preserve"> J. Freethy, K. G. McClements, S. C. Chapman, R. O. Dendy, W. N. Lai, S. J. P. Pamela, V. F. Shevchenko, and R. G. L. Vann</w:t>
      </w:r>
      <w:proofErr w:type="gramStart"/>
      <w:r w:rsidRPr="002652D7">
        <w:rPr>
          <w:sz w:val="20"/>
          <w:szCs w:val="20"/>
        </w:rPr>
        <w:t xml:space="preserve">.  </w:t>
      </w:r>
      <w:proofErr w:type="gramEnd"/>
      <w:r w:rsidRPr="002652D7">
        <w:rPr>
          <w:sz w:val="20"/>
          <w:szCs w:val="20"/>
        </w:rPr>
        <w:t>Electron kinetics inferred from observations of microwave bursts during edge localized modes in the mega-amp spherical tokamak. Physical Review Letters, 114, 2015.</w:t>
      </w:r>
    </w:p>
    <w:p w14:paraId="2F31AD04" w14:textId="714D0375" w:rsidR="002652D7" w:rsidRDefault="002652D7" w:rsidP="002652D7">
      <w:pPr>
        <w:pStyle w:val="a4"/>
        <w:shd w:val="clear" w:color="auto" w:fill="FFFFFF"/>
        <w:jc w:val="both"/>
        <w:rPr>
          <w:sz w:val="20"/>
          <w:szCs w:val="20"/>
        </w:rPr>
      </w:pPr>
      <w:r w:rsidRPr="002652D7">
        <w:rPr>
          <w:sz w:val="20"/>
          <w:szCs w:val="20"/>
        </w:rPr>
        <w:t>[13</w:t>
      </w:r>
      <w:r w:rsidRPr="002652D7">
        <w:rPr>
          <w:sz w:val="20"/>
          <w:szCs w:val="20"/>
        </w:rPr>
        <w:t>] NS</w:t>
      </w:r>
      <w:r w:rsidRPr="002652D7">
        <w:rPr>
          <w:sz w:val="20"/>
          <w:szCs w:val="20"/>
        </w:rPr>
        <w:t xml:space="preserve"> Ginzburg. Nonlinear theory of electromagnetic wave generation and amplification based on the </w:t>
      </w:r>
      <w:r w:rsidR="003120CC" w:rsidRPr="002652D7">
        <w:rPr>
          <w:sz w:val="20"/>
          <w:szCs w:val="20"/>
        </w:rPr>
        <w:t>anomalous</w:t>
      </w:r>
      <w:r w:rsidRPr="002652D7">
        <w:rPr>
          <w:sz w:val="20"/>
          <w:szCs w:val="20"/>
        </w:rPr>
        <w:t xml:space="preserve"> doppler effect</w:t>
      </w:r>
      <w:proofErr w:type="gramStart"/>
      <w:r w:rsidRPr="002652D7">
        <w:rPr>
          <w:sz w:val="20"/>
          <w:szCs w:val="20"/>
        </w:rPr>
        <w:t xml:space="preserve">.  </w:t>
      </w:r>
      <w:proofErr w:type="gramEnd"/>
      <w:r w:rsidR="003120CC" w:rsidRPr="002652D7">
        <w:rPr>
          <w:sz w:val="20"/>
          <w:szCs w:val="20"/>
        </w:rPr>
        <w:t>Radio physics</w:t>
      </w:r>
      <w:r w:rsidRPr="002652D7">
        <w:rPr>
          <w:sz w:val="20"/>
          <w:szCs w:val="20"/>
        </w:rPr>
        <w:t xml:space="preserve"> and Quantum Electronics, 22(4):323–330, 1979.</w:t>
      </w:r>
    </w:p>
    <w:p w14:paraId="44FA8891" w14:textId="4F125951" w:rsidR="002652D7" w:rsidRPr="002652D7" w:rsidRDefault="002652D7" w:rsidP="002652D7">
      <w:pPr>
        <w:pStyle w:val="a4"/>
        <w:shd w:val="clear" w:color="auto" w:fill="FFFFFF"/>
        <w:jc w:val="both"/>
        <w:rPr>
          <w:sz w:val="20"/>
          <w:szCs w:val="20"/>
        </w:rPr>
      </w:pPr>
      <w:r w:rsidRPr="002652D7">
        <w:rPr>
          <w:sz w:val="20"/>
          <w:szCs w:val="20"/>
        </w:rPr>
        <w:t>[14</w:t>
      </w:r>
      <w:r w:rsidRPr="002652D7">
        <w:rPr>
          <w:sz w:val="20"/>
          <w:szCs w:val="20"/>
        </w:rPr>
        <w:t>] Vitalii</w:t>
      </w:r>
      <w:r w:rsidRPr="002652D7">
        <w:rPr>
          <w:sz w:val="20"/>
          <w:szCs w:val="20"/>
        </w:rPr>
        <w:t xml:space="preserve"> </w:t>
      </w:r>
      <w:proofErr w:type="spellStart"/>
      <w:r w:rsidRPr="002652D7">
        <w:rPr>
          <w:sz w:val="20"/>
          <w:szCs w:val="20"/>
        </w:rPr>
        <w:t>Lazarevich</w:t>
      </w:r>
      <w:proofErr w:type="spellEnd"/>
      <w:r w:rsidRPr="002652D7">
        <w:rPr>
          <w:sz w:val="20"/>
          <w:szCs w:val="20"/>
        </w:rPr>
        <w:t xml:space="preserve"> Ginzburg. Radiation of uniformly moving sources (</w:t>
      </w:r>
      <w:proofErr w:type="spellStart"/>
      <w:r w:rsidRPr="002652D7">
        <w:rPr>
          <w:sz w:val="20"/>
          <w:szCs w:val="20"/>
        </w:rPr>
        <w:t>vavilov-cherenkov</w:t>
      </w:r>
      <w:proofErr w:type="spellEnd"/>
      <w:r w:rsidRPr="002652D7">
        <w:rPr>
          <w:sz w:val="20"/>
          <w:szCs w:val="20"/>
        </w:rPr>
        <w:t xml:space="preserve"> effect, transition radiation, and other phenomena)</w:t>
      </w:r>
      <w:proofErr w:type="gramStart"/>
      <w:r w:rsidRPr="002652D7">
        <w:rPr>
          <w:sz w:val="20"/>
          <w:szCs w:val="20"/>
        </w:rPr>
        <w:t xml:space="preserve">.  </w:t>
      </w:r>
      <w:proofErr w:type="gramEnd"/>
      <w:r w:rsidRPr="002652D7">
        <w:rPr>
          <w:sz w:val="20"/>
          <w:szCs w:val="20"/>
        </w:rPr>
        <w:t xml:space="preserve"> PHYSICS USPEKHI C/C OF USPEKHI FIZICHESKIKH NAUK, 39:973–982, 1996.</w:t>
      </w:r>
    </w:p>
    <w:p w14:paraId="22113C6E" w14:textId="74FD01BC" w:rsidR="002652D7" w:rsidRPr="002652D7" w:rsidRDefault="002652D7" w:rsidP="002652D7">
      <w:pPr>
        <w:pStyle w:val="a4"/>
        <w:shd w:val="clear" w:color="auto" w:fill="FFFFFF"/>
        <w:jc w:val="both"/>
        <w:rPr>
          <w:sz w:val="20"/>
          <w:szCs w:val="20"/>
        </w:rPr>
      </w:pPr>
      <w:r w:rsidRPr="002652D7">
        <w:rPr>
          <w:sz w:val="20"/>
          <w:szCs w:val="20"/>
        </w:rPr>
        <w:t>[15</w:t>
      </w:r>
      <w:r w:rsidRPr="002652D7">
        <w:rPr>
          <w:sz w:val="20"/>
          <w:szCs w:val="20"/>
        </w:rPr>
        <w:t>] Vitalii</w:t>
      </w:r>
      <w:r w:rsidRPr="002652D7">
        <w:rPr>
          <w:sz w:val="20"/>
          <w:szCs w:val="20"/>
        </w:rPr>
        <w:t xml:space="preserve"> L. Ginzburg.</w:t>
      </w:r>
      <w:r w:rsidR="003120CC">
        <w:rPr>
          <w:rFonts w:hint="eastAsia"/>
          <w:sz w:val="20"/>
          <w:szCs w:val="20"/>
        </w:rPr>
        <w:t xml:space="preserve"> </w:t>
      </w:r>
      <w:r w:rsidRPr="002652D7">
        <w:rPr>
          <w:sz w:val="20"/>
          <w:szCs w:val="20"/>
        </w:rPr>
        <w:t xml:space="preserve">Certain theoretical aspects of radiation </w:t>
      </w:r>
      <w:proofErr w:type="gramStart"/>
      <w:r w:rsidRPr="002652D7">
        <w:rPr>
          <w:sz w:val="20"/>
          <w:szCs w:val="20"/>
        </w:rPr>
        <w:t>due</w:t>
      </w:r>
      <w:proofErr w:type="gramEnd"/>
      <w:r w:rsidRPr="002652D7">
        <w:rPr>
          <w:sz w:val="20"/>
          <w:szCs w:val="20"/>
        </w:rPr>
        <w:t xml:space="preserve"> to superluminal motion in a medium</w:t>
      </w:r>
      <w:proofErr w:type="gramStart"/>
      <w:r w:rsidRPr="002652D7">
        <w:rPr>
          <w:sz w:val="20"/>
          <w:szCs w:val="20"/>
        </w:rPr>
        <w:t xml:space="preserve">.  </w:t>
      </w:r>
      <w:proofErr w:type="gramEnd"/>
      <w:r w:rsidRPr="002652D7">
        <w:rPr>
          <w:sz w:val="20"/>
          <w:szCs w:val="20"/>
        </w:rPr>
        <w:t xml:space="preserve"> Soviet Physics </w:t>
      </w:r>
      <w:proofErr w:type="spellStart"/>
      <w:r w:rsidRPr="002652D7">
        <w:rPr>
          <w:sz w:val="20"/>
          <w:szCs w:val="20"/>
        </w:rPr>
        <w:t>Uspekhi</w:t>
      </w:r>
      <w:proofErr w:type="spellEnd"/>
      <w:r w:rsidRPr="002652D7">
        <w:rPr>
          <w:sz w:val="20"/>
          <w:szCs w:val="20"/>
        </w:rPr>
        <w:t>, 2(6):874–893, 1960.</w:t>
      </w:r>
    </w:p>
    <w:p w14:paraId="4373BA62" w14:textId="0261AC6B" w:rsidR="002652D7" w:rsidRPr="002652D7" w:rsidRDefault="002652D7" w:rsidP="002652D7">
      <w:pPr>
        <w:pStyle w:val="a4"/>
        <w:shd w:val="clear" w:color="auto" w:fill="FFFFFF"/>
        <w:jc w:val="both"/>
        <w:rPr>
          <w:sz w:val="20"/>
          <w:szCs w:val="20"/>
        </w:rPr>
      </w:pPr>
      <w:r w:rsidRPr="002652D7">
        <w:rPr>
          <w:sz w:val="20"/>
          <w:szCs w:val="20"/>
        </w:rPr>
        <w:t>[16</w:t>
      </w:r>
      <w:r w:rsidRPr="002652D7">
        <w:rPr>
          <w:sz w:val="20"/>
          <w:szCs w:val="20"/>
        </w:rPr>
        <w:t>] V.</w:t>
      </w:r>
      <w:r w:rsidRPr="002652D7">
        <w:rPr>
          <w:sz w:val="20"/>
          <w:szCs w:val="20"/>
        </w:rPr>
        <w:t xml:space="preserve"> L. Ginzburg.</w:t>
      </w:r>
      <w:r w:rsidR="003120CC">
        <w:rPr>
          <w:rFonts w:hint="eastAsia"/>
          <w:sz w:val="20"/>
          <w:szCs w:val="20"/>
        </w:rPr>
        <w:t xml:space="preserve"> </w:t>
      </w:r>
      <w:r w:rsidRPr="002652D7">
        <w:rPr>
          <w:sz w:val="20"/>
          <w:szCs w:val="20"/>
        </w:rPr>
        <w:t>Vavilov-</w:t>
      </w:r>
      <w:r w:rsidR="003120CC" w:rsidRPr="002652D7">
        <w:rPr>
          <w:sz w:val="20"/>
          <w:szCs w:val="20"/>
        </w:rPr>
        <w:t>Cerenkov</w:t>
      </w:r>
      <w:r w:rsidRPr="002652D7">
        <w:rPr>
          <w:sz w:val="20"/>
          <w:szCs w:val="20"/>
        </w:rPr>
        <w:t xml:space="preserve"> effect and anomalous doppler effect in medium which wave phase velocity exceeds velocity of light in vacuum. </w:t>
      </w:r>
      <w:proofErr w:type="spellStart"/>
      <w:r w:rsidRPr="002652D7">
        <w:rPr>
          <w:sz w:val="20"/>
          <w:szCs w:val="20"/>
        </w:rPr>
        <w:t>Zhurnal</w:t>
      </w:r>
      <w:proofErr w:type="spellEnd"/>
      <w:r w:rsidRPr="002652D7">
        <w:rPr>
          <w:sz w:val="20"/>
          <w:szCs w:val="20"/>
        </w:rPr>
        <w:t xml:space="preserve"> </w:t>
      </w:r>
      <w:proofErr w:type="spellStart"/>
      <w:r w:rsidRPr="002652D7">
        <w:rPr>
          <w:sz w:val="20"/>
          <w:szCs w:val="20"/>
        </w:rPr>
        <w:t>Eksperimentalnoi</w:t>
      </w:r>
      <w:proofErr w:type="spellEnd"/>
      <w:r w:rsidRPr="002652D7">
        <w:rPr>
          <w:sz w:val="20"/>
          <w:szCs w:val="20"/>
        </w:rPr>
        <w:t xml:space="preserve"> I </w:t>
      </w:r>
      <w:proofErr w:type="spellStart"/>
      <w:r w:rsidRPr="002652D7">
        <w:rPr>
          <w:sz w:val="20"/>
          <w:szCs w:val="20"/>
        </w:rPr>
        <w:t>Teoreticheskoi</w:t>
      </w:r>
      <w:proofErr w:type="spellEnd"/>
      <w:r w:rsidRPr="002652D7">
        <w:rPr>
          <w:sz w:val="20"/>
          <w:szCs w:val="20"/>
        </w:rPr>
        <w:t xml:space="preserve"> </w:t>
      </w:r>
      <w:proofErr w:type="spellStart"/>
      <w:r w:rsidRPr="002652D7">
        <w:rPr>
          <w:sz w:val="20"/>
          <w:szCs w:val="20"/>
        </w:rPr>
        <w:t>Fiziki</w:t>
      </w:r>
      <w:proofErr w:type="spellEnd"/>
      <w:r w:rsidRPr="002652D7">
        <w:rPr>
          <w:sz w:val="20"/>
          <w:szCs w:val="20"/>
        </w:rPr>
        <w:t>, 62(1):173, 1972.</w:t>
      </w:r>
    </w:p>
    <w:p w14:paraId="0311355C" w14:textId="4B64B9AF" w:rsidR="002652D7" w:rsidRPr="002652D7" w:rsidRDefault="002652D7" w:rsidP="002652D7">
      <w:pPr>
        <w:pStyle w:val="a4"/>
        <w:shd w:val="clear" w:color="auto" w:fill="FFFFFF"/>
        <w:jc w:val="both"/>
        <w:rPr>
          <w:sz w:val="20"/>
          <w:szCs w:val="20"/>
        </w:rPr>
      </w:pPr>
      <w:r w:rsidRPr="002652D7">
        <w:rPr>
          <w:sz w:val="20"/>
          <w:szCs w:val="20"/>
        </w:rPr>
        <w:t>[17</w:t>
      </w:r>
      <w:r w:rsidRPr="002652D7">
        <w:rPr>
          <w:sz w:val="20"/>
          <w:szCs w:val="20"/>
        </w:rPr>
        <w:t>] BB</w:t>
      </w:r>
      <w:r w:rsidRPr="002652D7">
        <w:rPr>
          <w:sz w:val="20"/>
          <w:szCs w:val="20"/>
        </w:rPr>
        <w:t xml:space="preserve"> </w:t>
      </w:r>
      <w:proofErr w:type="spellStart"/>
      <w:r w:rsidRPr="002652D7">
        <w:rPr>
          <w:sz w:val="20"/>
          <w:szCs w:val="20"/>
        </w:rPr>
        <w:t>Kadomtsev</w:t>
      </w:r>
      <w:proofErr w:type="spellEnd"/>
      <w:r w:rsidRPr="002652D7">
        <w:rPr>
          <w:sz w:val="20"/>
          <w:szCs w:val="20"/>
        </w:rPr>
        <w:t xml:space="preserve"> and OP </w:t>
      </w:r>
      <w:proofErr w:type="spellStart"/>
      <w:r w:rsidRPr="002652D7">
        <w:rPr>
          <w:sz w:val="20"/>
          <w:szCs w:val="20"/>
        </w:rPr>
        <w:t>Pogutse</w:t>
      </w:r>
      <w:proofErr w:type="spellEnd"/>
      <w:r w:rsidRPr="002652D7">
        <w:rPr>
          <w:sz w:val="20"/>
          <w:szCs w:val="20"/>
        </w:rPr>
        <w:t>. Electric conductivity of a plasma in a strong magnetic field</w:t>
      </w:r>
      <w:proofErr w:type="gramStart"/>
      <w:r w:rsidRPr="002652D7">
        <w:rPr>
          <w:sz w:val="20"/>
          <w:szCs w:val="20"/>
        </w:rPr>
        <w:t xml:space="preserve">.  </w:t>
      </w:r>
      <w:proofErr w:type="gramEnd"/>
      <w:r w:rsidRPr="002652D7">
        <w:rPr>
          <w:sz w:val="20"/>
          <w:szCs w:val="20"/>
        </w:rPr>
        <w:t xml:space="preserve"> Sov. Phys. JETP, 26:1146, 1968.</w:t>
      </w:r>
    </w:p>
    <w:p w14:paraId="42866D3D" w14:textId="038441AD" w:rsidR="002652D7" w:rsidRPr="002652D7" w:rsidRDefault="002652D7" w:rsidP="002652D7">
      <w:pPr>
        <w:pStyle w:val="a4"/>
        <w:shd w:val="clear" w:color="auto" w:fill="FFFFFF"/>
        <w:jc w:val="both"/>
        <w:rPr>
          <w:sz w:val="20"/>
          <w:szCs w:val="20"/>
        </w:rPr>
      </w:pPr>
      <w:r w:rsidRPr="002652D7">
        <w:rPr>
          <w:sz w:val="20"/>
          <w:szCs w:val="20"/>
        </w:rPr>
        <w:t>[18</w:t>
      </w:r>
      <w:r w:rsidRPr="002652D7">
        <w:rPr>
          <w:sz w:val="20"/>
          <w:szCs w:val="20"/>
        </w:rPr>
        <w:t>] T.</w:t>
      </w:r>
      <w:r w:rsidRPr="002652D7">
        <w:rPr>
          <w:sz w:val="20"/>
          <w:szCs w:val="20"/>
        </w:rPr>
        <w:t xml:space="preserve"> H. Kho and A. T. Lin. Slow-wave electron-cyclotron maser</w:t>
      </w:r>
      <w:proofErr w:type="gramStart"/>
      <w:r w:rsidRPr="002652D7">
        <w:rPr>
          <w:sz w:val="20"/>
          <w:szCs w:val="20"/>
        </w:rPr>
        <w:t xml:space="preserve">.  </w:t>
      </w:r>
      <w:proofErr w:type="gramEnd"/>
      <w:r w:rsidRPr="002652D7">
        <w:rPr>
          <w:sz w:val="20"/>
          <w:szCs w:val="20"/>
        </w:rPr>
        <w:t>Physical Review A, 38(6):2883–2888, 1988.</w:t>
      </w:r>
    </w:p>
    <w:p w14:paraId="55DBEAF9" w14:textId="2A22B9CE" w:rsidR="002652D7" w:rsidRPr="002652D7" w:rsidRDefault="002652D7" w:rsidP="002652D7">
      <w:pPr>
        <w:pStyle w:val="a4"/>
        <w:shd w:val="clear" w:color="auto" w:fill="FFFFFF"/>
        <w:jc w:val="both"/>
        <w:rPr>
          <w:sz w:val="20"/>
          <w:szCs w:val="20"/>
        </w:rPr>
      </w:pPr>
      <w:r w:rsidRPr="002652D7">
        <w:rPr>
          <w:sz w:val="20"/>
          <w:szCs w:val="20"/>
        </w:rPr>
        <w:t>[19</w:t>
      </w:r>
      <w:r w:rsidRPr="002652D7">
        <w:rPr>
          <w:sz w:val="20"/>
          <w:szCs w:val="20"/>
        </w:rPr>
        <w:t>] L.</w:t>
      </w:r>
      <w:r w:rsidRPr="002652D7">
        <w:rPr>
          <w:sz w:val="20"/>
          <w:szCs w:val="20"/>
        </w:rPr>
        <w:t xml:space="preserve"> B. Kong, Z. L. Hou, and C. R. Xie. The self-consistent nonlinear theory of electron cyclotron maser based on anomalous doppler effect</w:t>
      </w:r>
      <w:proofErr w:type="gramStart"/>
      <w:r w:rsidRPr="002652D7">
        <w:rPr>
          <w:sz w:val="20"/>
          <w:szCs w:val="20"/>
        </w:rPr>
        <w:t xml:space="preserve">.  </w:t>
      </w:r>
      <w:proofErr w:type="gramEnd"/>
      <w:r w:rsidRPr="002652D7">
        <w:rPr>
          <w:sz w:val="20"/>
          <w:szCs w:val="20"/>
        </w:rPr>
        <w:t>Applied Physics Letters, 98(26), 2011.</w:t>
      </w:r>
    </w:p>
    <w:p w14:paraId="73139709" w14:textId="43D53922" w:rsidR="002652D7" w:rsidRPr="002652D7" w:rsidRDefault="002652D7" w:rsidP="002652D7">
      <w:pPr>
        <w:pStyle w:val="a4"/>
        <w:shd w:val="clear" w:color="auto" w:fill="FFFFFF"/>
        <w:jc w:val="both"/>
        <w:rPr>
          <w:sz w:val="20"/>
          <w:szCs w:val="20"/>
        </w:rPr>
      </w:pPr>
      <w:r w:rsidRPr="002652D7">
        <w:rPr>
          <w:sz w:val="20"/>
          <w:szCs w:val="20"/>
        </w:rPr>
        <w:t>[20</w:t>
      </w:r>
      <w:r w:rsidRPr="002652D7">
        <w:rPr>
          <w:sz w:val="20"/>
          <w:szCs w:val="20"/>
        </w:rPr>
        <w:t>] M.</w:t>
      </w:r>
      <w:r w:rsidRPr="002652D7">
        <w:rPr>
          <w:sz w:val="20"/>
          <w:szCs w:val="20"/>
        </w:rPr>
        <w:t xml:space="preserve"> A. LIEBERUN</w:t>
      </w:r>
      <w:proofErr w:type="gramStart"/>
      <w:r w:rsidRPr="002652D7">
        <w:rPr>
          <w:sz w:val="20"/>
          <w:szCs w:val="20"/>
        </w:rPr>
        <w:t xml:space="preserve">.  </w:t>
      </w:r>
      <w:proofErr w:type="gramEnd"/>
      <w:r w:rsidRPr="002652D7">
        <w:rPr>
          <w:sz w:val="20"/>
          <w:szCs w:val="20"/>
        </w:rPr>
        <w:t>Theory of electron cyclotron resonance heating. ii. long time and stochastic effects. Plasma Physics, 1972.</w:t>
      </w:r>
    </w:p>
    <w:p w14:paraId="7D888377" w14:textId="19867C96" w:rsidR="002652D7" w:rsidRPr="002652D7" w:rsidRDefault="002652D7" w:rsidP="002652D7">
      <w:pPr>
        <w:pStyle w:val="a4"/>
        <w:shd w:val="clear" w:color="auto" w:fill="FFFFFF"/>
        <w:jc w:val="both"/>
        <w:rPr>
          <w:rFonts w:hint="eastAsia"/>
          <w:sz w:val="20"/>
          <w:szCs w:val="20"/>
        </w:rPr>
      </w:pPr>
      <w:r w:rsidRPr="002652D7">
        <w:rPr>
          <w:sz w:val="20"/>
          <w:szCs w:val="20"/>
        </w:rPr>
        <w:t>[21</w:t>
      </w:r>
      <w:r w:rsidRPr="002652D7">
        <w:rPr>
          <w:sz w:val="20"/>
          <w:szCs w:val="20"/>
        </w:rPr>
        <w:t>] C.</w:t>
      </w:r>
      <w:r w:rsidRPr="002652D7">
        <w:rPr>
          <w:sz w:val="20"/>
          <w:szCs w:val="20"/>
        </w:rPr>
        <w:t xml:space="preserve"> Liu, E. </w:t>
      </w:r>
      <w:proofErr w:type="spellStart"/>
      <w:r w:rsidRPr="002652D7">
        <w:rPr>
          <w:sz w:val="20"/>
          <w:szCs w:val="20"/>
        </w:rPr>
        <w:t>Hirvijoki</w:t>
      </w:r>
      <w:proofErr w:type="spellEnd"/>
      <w:r w:rsidRPr="002652D7">
        <w:rPr>
          <w:sz w:val="20"/>
          <w:szCs w:val="20"/>
        </w:rPr>
        <w:t>, G. Y. Fu, D. P. Brennan, A. Bhattacharjee, and C. Paz-Soldan. Role of kinetic instability in runaway-electron avalanches and elevated critical electric fields</w:t>
      </w:r>
      <w:proofErr w:type="gramStart"/>
      <w:r w:rsidRPr="002652D7">
        <w:rPr>
          <w:sz w:val="20"/>
          <w:szCs w:val="20"/>
        </w:rPr>
        <w:t xml:space="preserve">.  </w:t>
      </w:r>
      <w:proofErr w:type="gramEnd"/>
      <w:r w:rsidRPr="002652D7">
        <w:rPr>
          <w:sz w:val="20"/>
          <w:szCs w:val="20"/>
        </w:rPr>
        <w:t xml:space="preserve"> Physical Review Letters, 120(26), 2018.</w:t>
      </w:r>
    </w:p>
    <w:p w14:paraId="792861F1" w14:textId="27EF728A" w:rsidR="002652D7" w:rsidRPr="002652D7" w:rsidRDefault="002652D7" w:rsidP="002652D7">
      <w:pPr>
        <w:pStyle w:val="a4"/>
        <w:shd w:val="clear" w:color="auto" w:fill="FFFFFF"/>
        <w:jc w:val="both"/>
        <w:rPr>
          <w:sz w:val="20"/>
          <w:szCs w:val="20"/>
        </w:rPr>
      </w:pPr>
      <w:r w:rsidRPr="002652D7">
        <w:rPr>
          <w:sz w:val="20"/>
          <w:szCs w:val="20"/>
        </w:rPr>
        <w:t>[22</w:t>
      </w:r>
      <w:r w:rsidRPr="002652D7">
        <w:rPr>
          <w:sz w:val="20"/>
          <w:szCs w:val="20"/>
        </w:rPr>
        <w:t>] Jian</w:t>
      </w:r>
      <w:r w:rsidRPr="002652D7">
        <w:rPr>
          <w:sz w:val="20"/>
          <w:szCs w:val="20"/>
        </w:rPr>
        <w:t xml:space="preserve"> Liu, </w:t>
      </w:r>
      <w:proofErr w:type="spellStart"/>
      <w:r w:rsidRPr="002652D7">
        <w:rPr>
          <w:sz w:val="20"/>
          <w:szCs w:val="20"/>
        </w:rPr>
        <w:t>Yulei</w:t>
      </w:r>
      <w:proofErr w:type="spellEnd"/>
      <w:r w:rsidRPr="002652D7">
        <w:rPr>
          <w:sz w:val="20"/>
          <w:szCs w:val="20"/>
        </w:rPr>
        <w:t xml:space="preserve"> Wang, and Hong Qin. </w:t>
      </w:r>
      <w:proofErr w:type="spellStart"/>
      <w:r w:rsidRPr="002652D7">
        <w:rPr>
          <w:sz w:val="20"/>
          <w:szCs w:val="20"/>
        </w:rPr>
        <w:t>Collisionless</w:t>
      </w:r>
      <w:proofErr w:type="spellEnd"/>
      <w:r w:rsidRPr="002652D7">
        <w:rPr>
          <w:sz w:val="20"/>
          <w:szCs w:val="20"/>
        </w:rPr>
        <w:t xml:space="preserve"> pitch-angle scattering of runaway electrons</w:t>
      </w:r>
      <w:proofErr w:type="gramStart"/>
      <w:r w:rsidRPr="002652D7">
        <w:rPr>
          <w:sz w:val="20"/>
          <w:szCs w:val="20"/>
        </w:rPr>
        <w:t xml:space="preserve">.  </w:t>
      </w:r>
      <w:proofErr w:type="gramEnd"/>
      <w:r w:rsidRPr="002652D7">
        <w:rPr>
          <w:sz w:val="20"/>
          <w:szCs w:val="20"/>
        </w:rPr>
        <w:t>Nuclear Fusion, 56(6):064002, 2016.</w:t>
      </w:r>
    </w:p>
    <w:p w14:paraId="7CB87F24" w14:textId="28792E81" w:rsidR="002652D7" w:rsidRPr="002652D7" w:rsidRDefault="002652D7" w:rsidP="002652D7">
      <w:pPr>
        <w:pStyle w:val="a4"/>
        <w:shd w:val="clear" w:color="auto" w:fill="FFFFFF"/>
        <w:jc w:val="both"/>
        <w:rPr>
          <w:sz w:val="20"/>
          <w:szCs w:val="20"/>
        </w:rPr>
      </w:pPr>
      <w:r w:rsidRPr="002652D7">
        <w:rPr>
          <w:sz w:val="20"/>
          <w:szCs w:val="20"/>
        </w:rPr>
        <w:t>[23</w:t>
      </w:r>
      <w:r w:rsidRPr="002652D7">
        <w:rPr>
          <w:sz w:val="20"/>
          <w:szCs w:val="20"/>
        </w:rPr>
        <w:t>] H.</w:t>
      </w:r>
      <w:r w:rsidRPr="002652D7">
        <w:rPr>
          <w:sz w:val="20"/>
          <w:szCs w:val="20"/>
        </w:rPr>
        <w:t xml:space="preserve"> W. Lu, L. Q. Hu, Y. D. Li, G. Q. Zhong, S. Y. Lin, P. Xu, and EAST Team</w:t>
      </w:r>
      <w:proofErr w:type="gramStart"/>
      <w:r w:rsidRPr="002652D7">
        <w:rPr>
          <w:sz w:val="20"/>
          <w:szCs w:val="20"/>
        </w:rPr>
        <w:t xml:space="preserve">.  </w:t>
      </w:r>
      <w:proofErr w:type="gramEnd"/>
      <w:r w:rsidRPr="002652D7">
        <w:rPr>
          <w:sz w:val="20"/>
          <w:szCs w:val="20"/>
        </w:rPr>
        <w:t>Investigation of fast pitch angle scattering of runaway electrons in the east tokamak</w:t>
      </w:r>
      <w:proofErr w:type="gramStart"/>
      <w:r w:rsidRPr="002652D7">
        <w:rPr>
          <w:sz w:val="20"/>
          <w:szCs w:val="20"/>
        </w:rPr>
        <w:t xml:space="preserve">.  </w:t>
      </w:r>
      <w:proofErr w:type="gramEnd"/>
      <w:r w:rsidRPr="002652D7">
        <w:rPr>
          <w:sz w:val="20"/>
          <w:szCs w:val="20"/>
        </w:rPr>
        <w:t xml:space="preserve"> Chinese Physics B, 19(12), 2010.</w:t>
      </w:r>
    </w:p>
    <w:p w14:paraId="223BB39C" w14:textId="0A460911" w:rsidR="002652D7" w:rsidRPr="002652D7" w:rsidRDefault="002652D7" w:rsidP="002652D7">
      <w:pPr>
        <w:pStyle w:val="a4"/>
        <w:shd w:val="clear" w:color="auto" w:fill="FFFFFF"/>
        <w:jc w:val="both"/>
        <w:rPr>
          <w:sz w:val="20"/>
          <w:szCs w:val="20"/>
        </w:rPr>
      </w:pPr>
      <w:r w:rsidRPr="002652D7">
        <w:rPr>
          <w:sz w:val="20"/>
          <w:szCs w:val="20"/>
        </w:rPr>
        <w:t>[24</w:t>
      </w:r>
      <w:r w:rsidRPr="002652D7">
        <w:rPr>
          <w:sz w:val="20"/>
          <w:szCs w:val="20"/>
        </w:rPr>
        <w:t>] Mikhail</w:t>
      </w:r>
      <w:r w:rsidRPr="002652D7">
        <w:rPr>
          <w:sz w:val="20"/>
          <w:szCs w:val="20"/>
        </w:rPr>
        <w:t xml:space="preserve"> V </w:t>
      </w:r>
      <w:proofErr w:type="spellStart"/>
      <w:r w:rsidRPr="002652D7">
        <w:rPr>
          <w:sz w:val="20"/>
          <w:szCs w:val="20"/>
        </w:rPr>
        <w:t>Nezlin</w:t>
      </w:r>
      <w:proofErr w:type="spellEnd"/>
      <w:r w:rsidRPr="002652D7">
        <w:rPr>
          <w:sz w:val="20"/>
          <w:szCs w:val="20"/>
        </w:rPr>
        <w:t>. Negative-energy waves and the anomalous doppler effect</w:t>
      </w:r>
      <w:proofErr w:type="gramStart"/>
      <w:r w:rsidRPr="002652D7">
        <w:rPr>
          <w:sz w:val="20"/>
          <w:szCs w:val="20"/>
        </w:rPr>
        <w:t xml:space="preserve">.  </w:t>
      </w:r>
      <w:proofErr w:type="gramEnd"/>
      <w:r w:rsidRPr="002652D7">
        <w:rPr>
          <w:sz w:val="20"/>
          <w:szCs w:val="20"/>
        </w:rPr>
        <w:t xml:space="preserve"> Soviet Physics </w:t>
      </w:r>
      <w:proofErr w:type="spellStart"/>
      <w:r w:rsidRPr="002652D7">
        <w:rPr>
          <w:sz w:val="20"/>
          <w:szCs w:val="20"/>
        </w:rPr>
        <w:t>Uspekhi</w:t>
      </w:r>
      <w:proofErr w:type="spellEnd"/>
      <w:r w:rsidRPr="002652D7">
        <w:rPr>
          <w:sz w:val="20"/>
          <w:szCs w:val="20"/>
        </w:rPr>
        <w:t>, 19(11):946, 1976.</w:t>
      </w:r>
    </w:p>
    <w:p w14:paraId="581BC668" w14:textId="505A2BBE" w:rsidR="002652D7" w:rsidRPr="002652D7" w:rsidRDefault="002652D7" w:rsidP="002652D7">
      <w:pPr>
        <w:pStyle w:val="a4"/>
        <w:shd w:val="clear" w:color="auto" w:fill="FFFFFF"/>
        <w:jc w:val="both"/>
        <w:rPr>
          <w:sz w:val="20"/>
          <w:szCs w:val="20"/>
        </w:rPr>
      </w:pPr>
      <w:r w:rsidRPr="002652D7">
        <w:rPr>
          <w:sz w:val="20"/>
          <w:szCs w:val="20"/>
        </w:rPr>
        <w:lastRenderedPageBreak/>
        <w:t>[25</w:t>
      </w:r>
      <w:r w:rsidRPr="002652D7">
        <w:rPr>
          <w:sz w:val="20"/>
          <w:szCs w:val="20"/>
        </w:rPr>
        <w:t>] MN</w:t>
      </w:r>
      <w:r w:rsidRPr="002652D7">
        <w:rPr>
          <w:sz w:val="20"/>
          <w:szCs w:val="20"/>
        </w:rPr>
        <w:t xml:space="preserve"> Rosenbluth and SV </w:t>
      </w:r>
      <w:proofErr w:type="spellStart"/>
      <w:r w:rsidRPr="002652D7">
        <w:rPr>
          <w:sz w:val="20"/>
          <w:szCs w:val="20"/>
        </w:rPr>
        <w:t>Putvinski</w:t>
      </w:r>
      <w:proofErr w:type="spellEnd"/>
      <w:r w:rsidRPr="002652D7">
        <w:rPr>
          <w:sz w:val="20"/>
          <w:szCs w:val="20"/>
        </w:rPr>
        <w:t>.</w:t>
      </w:r>
      <w:r w:rsidR="003120CC">
        <w:rPr>
          <w:rFonts w:hint="eastAsia"/>
          <w:sz w:val="20"/>
          <w:szCs w:val="20"/>
        </w:rPr>
        <w:t xml:space="preserve"> </w:t>
      </w:r>
      <w:r w:rsidRPr="002652D7">
        <w:rPr>
          <w:sz w:val="20"/>
          <w:szCs w:val="20"/>
        </w:rPr>
        <w:t>Theory for avalanche of runaway electrons in tokamaks. Nuclear fusion, 37(10):1355, 1997.</w:t>
      </w:r>
    </w:p>
    <w:p w14:paraId="77B50A1B" w14:textId="36846E26" w:rsidR="002652D7" w:rsidRPr="002652D7" w:rsidRDefault="002652D7" w:rsidP="002652D7">
      <w:pPr>
        <w:pStyle w:val="a4"/>
        <w:shd w:val="clear" w:color="auto" w:fill="FFFFFF"/>
        <w:jc w:val="both"/>
        <w:rPr>
          <w:sz w:val="20"/>
          <w:szCs w:val="20"/>
        </w:rPr>
      </w:pPr>
      <w:r w:rsidRPr="002652D7">
        <w:rPr>
          <w:sz w:val="20"/>
          <w:szCs w:val="20"/>
        </w:rPr>
        <w:t>[26</w:t>
      </w:r>
      <w:r w:rsidRPr="002652D7">
        <w:rPr>
          <w:sz w:val="20"/>
          <w:szCs w:val="20"/>
        </w:rPr>
        <w:t>] F.</w:t>
      </w:r>
      <w:r w:rsidRPr="002652D7">
        <w:rPr>
          <w:sz w:val="20"/>
          <w:szCs w:val="20"/>
        </w:rPr>
        <w:t xml:space="preserve"> Santini, E. Barbato, F. Demarco, S. </w:t>
      </w:r>
      <w:proofErr w:type="spellStart"/>
      <w:r w:rsidRPr="002652D7">
        <w:rPr>
          <w:sz w:val="20"/>
          <w:szCs w:val="20"/>
        </w:rPr>
        <w:t>Podda</w:t>
      </w:r>
      <w:proofErr w:type="spellEnd"/>
      <w:r w:rsidRPr="002652D7">
        <w:rPr>
          <w:sz w:val="20"/>
          <w:szCs w:val="20"/>
        </w:rPr>
        <w:t xml:space="preserve">, and A. Tuccillo. Anomalous doppler resonance of relativistic electrons with lower hybrid waves launched in the </w:t>
      </w:r>
      <w:proofErr w:type="spellStart"/>
      <w:r w:rsidRPr="002652D7">
        <w:rPr>
          <w:sz w:val="20"/>
          <w:szCs w:val="20"/>
        </w:rPr>
        <w:t>frascati</w:t>
      </w:r>
      <w:proofErr w:type="spellEnd"/>
      <w:r w:rsidRPr="002652D7">
        <w:rPr>
          <w:sz w:val="20"/>
          <w:szCs w:val="20"/>
        </w:rPr>
        <w:t xml:space="preserve"> tokamak.</w:t>
      </w:r>
      <w:r w:rsidR="003120CC">
        <w:rPr>
          <w:rFonts w:hint="eastAsia"/>
          <w:sz w:val="20"/>
          <w:szCs w:val="20"/>
        </w:rPr>
        <w:t xml:space="preserve"> </w:t>
      </w:r>
      <w:r w:rsidRPr="002652D7">
        <w:rPr>
          <w:sz w:val="20"/>
          <w:szCs w:val="20"/>
        </w:rPr>
        <w:t>Physical Review Letters, 52(15):1300–1303, 1984.</w:t>
      </w:r>
    </w:p>
    <w:p w14:paraId="27A35917" w14:textId="42D61BA8" w:rsidR="002652D7" w:rsidRPr="002652D7" w:rsidRDefault="002652D7" w:rsidP="002652D7">
      <w:pPr>
        <w:pStyle w:val="a4"/>
        <w:shd w:val="clear" w:color="auto" w:fill="FFFFFF"/>
        <w:jc w:val="both"/>
        <w:rPr>
          <w:sz w:val="20"/>
          <w:szCs w:val="20"/>
        </w:rPr>
      </w:pPr>
      <w:r w:rsidRPr="002652D7">
        <w:rPr>
          <w:sz w:val="20"/>
          <w:szCs w:val="20"/>
        </w:rPr>
        <w:t>[27</w:t>
      </w:r>
      <w:r w:rsidRPr="002652D7">
        <w:rPr>
          <w:sz w:val="20"/>
          <w:szCs w:val="20"/>
        </w:rPr>
        <w:t>] X.</w:t>
      </w:r>
      <w:r w:rsidRPr="002652D7">
        <w:rPr>
          <w:sz w:val="20"/>
          <w:szCs w:val="20"/>
        </w:rPr>
        <w:t xml:space="preserve"> H. Shi, X. Lin, I. Kaminer, F. Gao, Z. J. Yang, J. D. </w:t>
      </w:r>
      <w:proofErr w:type="spellStart"/>
      <w:r w:rsidRPr="002652D7">
        <w:rPr>
          <w:sz w:val="20"/>
          <w:szCs w:val="20"/>
        </w:rPr>
        <w:t>Joannopoulos</w:t>
      </w:r>
      <w:proofErr w:type="spellEnd"/>
      <w:r w:rsidRPr="002652D7">
        <w:rPr>
          <w:sz w:val="20"/>
          <w:szCs w:val="20"/>
        </w:rPr>
        <w:t xml:space="preserve">, M. </w:t>
      </w:r>
      <w:proofErr w:type="spellStart"/>
      <w:r w:rsidRPr="002652D7">
        <w:rPr>
          <w:sz w:val="20"/>
          <w:szCs w:val="20"/>
        </w:rPr>
        <w:t>Soljacic</w:t>
      </w:r>
      <w:proofErr w:type="spellEnd"/>
      <w:r w:rsidRPr="002652D7">
        <w:rPr>
          <w:sz w:val="20"/>
          <w:szCs w:val="20"/>
        </w:rPr>
        <w:t>, and B. L. Zhang. Superlight inverse doppler effect</w:t>
      </w:r>
      <w:proofErr w:type="gramStart"/>
      <w:r w:rsidRPr="002652D7">
        <w:rPr>
          <w:sz w:val="20"/>
          <w:szCs w:val="20"/>
        </w:rPr>
        <w:t xml:space="preserve">.  </w:t>
      </w:r>
      <w:proofErr w:type="gramEnd"/>
      <w:r w:rsidRPr="002652D7">
        <w:rPr>
          <w:sz w:val="20"/>
          <w:szCs w:val="20"/>
        </w:rPr>
        <w:t xml:space="preserve"> Nature Physics, 14(10), 2018.</w:t>
      </w:r>
    </w:p>
    <w:p w14:paraId="69DB7A71" w14:textId="17F5E7A9" w:rsidR="002652D7" w:rsidRPr="002652D7" w:rsidRDefault="002652D7" w:rsidP="002652D7">
      <w:pPr>
        <w:pStyle w:val="a4"/>
        <w:shd w:val="clear" w:color="auto" w:fill="FFFFFF"/>
        <w:jc w:val="both"/>
        <w:rPr>
          <w:sz w:val="20"/>
          <w:szCs w:val="20"/>
        </w:rPr>
      </w:pPr>
      <w:r w:rsidRPr="002652D7">
        <w:rPr>
          <w:sz w:val="20"/>
          <w:szCs w:val="20"/>
        </w:rPr>
        <w:t>[28</w:t>
      </w:r>
      <w:r w:rsidRPr="002652D7">
        <w:rPr>
          <w:sz w:val="20"/>
          <w:szCs w:val="20"/>
        </w:rPr>
        <w:t>] EG</w:t>
      </w:r>
      <w:r w:rsidRPr="002652D7">
        <w:rPr>
          <w:sz w:val="20"/>
          <w:szCs w:val="20"/>
        </w:rPr>
        <w:t xml:space="preserve"> </w:t>
      </w:r>
      <w:proofErr w:type="spellStart"/>
      <w:r w:rsidRPr="002652D7">
        <w:rPr>
          <w:sz w:val="20"/>
          <w:szCs w:val="20"/>
        </w:rPr>
        <w:t>Shustin</w:t>
      </w:r>
      <w:proofErr w:type="spellEnd"/>
      <w:r w:rsidRPr="002652D7">
        <w:rPr>
          <w:sz w:val="20"/>
          <w:szCs w:val="20"/>
        </w:rPr>
        <w:t xml:space="preserve">, P POPOVICH, and IF Kharchenko. Transformation of electron beam distribution function following cyclotron interaction with </w:t>
      </w:r>
      <w:proofErr w:type="gramStart"/>
      <w:r w:rsidRPr="002652D7">
        <w:rPr>
          <w:sz w:val="20"/>
          <w:szCs w:val="20"/>
        </w:rPr>
        <w:t xml:space="preserve">a plasma.  </w:t>
      </w:r>
      <w:proofErr w:type="gramEnd"/>
      <w:r w:rsidRPr="002652D7">
        <w:rPr>
          <w:sz w:val="20"/>
          <w:szCs w:val="20"/>
        </w:rPr>
        <w:t>SOVIET PHYSICS JETP, 32(3), 1971.</w:t>
      </w:r>
    </w:p>
    <w:p w14:paraId="040BDD46" w14:textId="0CDCCFD0" w:rsidR="002652D7" w:rsidRPr="002652D7" w:rsidRDefault="002652D7" w:rsidP="002652D7">
      <w:pPr>
        <w:pStyle w:val="a4"/>
        <w:shd w:val="clear" w:color="auto" w:fill="FFFFFF"/>
        <w:jc w:val="both"/>
        <w:rPr>
          <w:sz w:val="20"/>
          <w:szCs w:val="20"/>
        </w:rPr>
      </w:pPr>
      <w:r w:rsidRPr="002652D7">
        <w:rPr>
          <w:sz w:val="20"/>
          <w:szCs w:val="20"/>
        </w:rPr>
        <w:t>[29</w:t>
      </w:r>
      <w:r w:rsidRPr="002652D7">
        <w:rPr>
          <w:sz w:val="20"/>
          <w:szCs w:val="20"/>
        </w:rPr>
        <w:t>] EG</w:t>
      </w:r>
      <w:r w:rsidRPr="002652D7">
        <w:rPr>
          <w:sz w:val="20"/>
          <w:szCs w:val="20"/>
        </w:rPr>
        <w:t xml:space="preserve"> </w:t>
      </w:r>
      <w:proofErr w:type="spellStart"/>
      <w:r w:rsidRPr="002652D7">
        <w:rPr>
          <w:sz w:val="20"/>
          <w:szCs w:val="20"/>
        </w:rPr>
        <w:t>Shustin</w:t>
      </w:r>
      <w:proofErr w:type="spellEnd"/>
      <w:r w:rsidRPr="002652D7">
        <w:rPr>
          <w:sz w:val="20"/>
          <w:szCs w:val="20"/>
        </w:rPr>
        <w:t>, VP Popovich, and IF Kharchenko</w:t>
      </w:r>
      <w:proofErr w:type="gramStart"/>
      <w:r w:rsidRPr="002652D7">
        <w:rPr>
          <w:sz w:val="20"/>
          <w:szCs w:val="20"/>
        </w:rPr>
        <w:t xml:space="preserve">.  </w:t>
      </w:r>
      <w:proofErr w:type="gramEnd"/>
      <w:r w:rsidRPr="002652D7">
        <w:rPr>
          <w:sz w:val="20"/>
          <w:szCs w:val="20"/>
        </w:rPr>
        <w:t xml:space="preserve">Transformation of the distribution function of an electron beam during cyclotron interaction with </w:t>
      </w:r>
      <w:proofErr w:type="gramStart"/>
      <w:r w:rsidRPr="002652D7">
        <w:rPr>
          <w:sz w:val="20"/>
          <w:szCs w:val="20"/>
        </w:rPr>
        <w:t>a plasma</w:t>
      </w:r>
      <w:proofErr w:type="gramEnd"/>
      <w:r w:rsidRPr="002652D7">
        <w:rPr>
          <w:sz w:val="20"/>
          <w:szCs w:val="20"/>
        </w:rPr>
        <w:t>. Report, Inst. of Radio Physics and Electronics, Erevan, 1970.</w:t>
      </w:r>
    </w:p>
    <w:p w14:paraId="4EB503DC" w14:textId="1C0F92E7" w:rsidR="002652D7" w:rsidRPr="002652D7" w:rsidRDefault="002652D7" w:rsidP="002652D7">
      <w:pPr>
        <w:pStyle w:val="a4"/>
        <w:shd w:val="clear" w:color="auto" w:fill="FFFFFF"/>
        <w:jc w:val="both"/>
        <w:rPr>
          <w:sz w:val="20"/>
          <w:szCs w:val="20"/>
        </w:rPr>
      </w:pPr>
      <w:r w:rsidRPr="002652D7">
        <w:rPr>
          <w:sz w:val="20"/>
          <w:szCs w:val="20"/>
        </w:rPr>
        <w:t>[30</w:t>
      </w:r>
      <w:r w:rsidRPr="002652D7">
        <w:rPr>
          <w:sz w:val="20"/>
          <w:szCs w:val="20"/>
        </w:rPr>
        <w:t>] Donald</w:t>
      </w:r>
      <w:r w:rsidRPr="002652D7">
        <w:rPr>
          <w:sz w:val="20"/>
          <w:szCs w:val="20"/>
        </w:rPr>
        <w:t xml:space="preserve"> A Spong, WW Heidbrink, C Paz-Soldan, XD Du, KE Thome, MA Van Zeeland, C Collins, A </w:t>
      </w:r>
      <w:proofErr w:type="spellStart"/>
      <w:r w:rsidRPr="002652D7">
        <w:rPr>
          <w:sz w:val="20"/>
          <w:szCs w:val="20"/>
        </w:rPr>
        <w:t>Lvovskiy</w:t>
      </w:r>
      <w:proofErr w:type="spellEnd"/>
      <w:r w:rsidRPr="002652D7">
        <w:rPr>
          <w:sz w:val="20"/>
          <w:szCs w:val="20"/>
        </w:rPr>
        <w:t>, RA Moyer, and ME Austin. First direct observation of runaway-electron-driven whistler waves in tokamaks</w:t>
      </w:r>
      <w:proofErr w:type="gramStart"/>
      <w:r w:rsidRPr="002652D7">
        <w:rPr>
          <w:sz w:val="20"/>
          <w:szCs w:val="20"/>
        </w:rPr>
        <w:t xml:space="preserve">.  </w:t>
      </w:r>
      <w:proofErr w:type="gramEnd"/>
      <w:r w:rsidRPr="002652D7">
        <w:rPr>
          <w:sz w:val="20"/>
          <w:szCs w:val="20"/>
        </w:rPr>
        <w:t xml:space="preserve"> Physical Review Letters, 120(15):155002, 2018.</w:t>
      </w:r>
    </w:p>
    <w:p w14:paraId="464D7F16" w14:textId="7A4C25FC" w:rsidR="002652D7" w:rsidRPr="002652D7" w:rsidRDefault="002652D7" w:rsidP="002652D7">
      <w:pPr>
        <w:pStyle w:val="a4"/>
        <w:shd w:val="clear" w:color="auto" w:fill="FFFFFF"/>
        <w:jc w:val="both"/>
        <w:rPr>
          <w:sz w:val="20"/>
          <w:szCs w:val="20"/>
        </w:rPr>
      </w:pPr>
      <w:r w:rsidRPr="002652D7">
        <w:rPr>
          <w:sz w:val="20"/>
          <w:szCs w:val="20"/>
        </w:rPr>
        <w:t>[31</w:t>
      </w:r>
      <w:r w:rsidRPr="002652D7">
        <w:rPr>
          <w:sz w:val="20"/>
          <w:szCs w:val="20"/>
        </w:rPr>
        <w:t>] Donald</w:t>
      </w:r>
      <w:r w:rsidRPr="002652D7">
        <w:rPr>
          <w:sz w:val="20"/>
          <w:szCs w:val="20"/>
        </w:rPr>
        <w:t xml:space="preserve"> A Spong, WW Heidbrink, C Paz-Soldan, XD Du, KE Thome, MA Van Zeeland, C Collins, A </w:t>
      </w:r>
      <w:proofErr w:type="spellStart"/>
      <w:r w:rsidRPr="002652D7">
        <w:rPr>
          <w:sz w:val="20"/>
          <w:szCs w:val="20"/>
        </w:rPr>
        <w:t>Lvovskiy</w:t>
      </w:r>
      <w:proofErr w:type="spellEnd"/>
      <w:r w:rsidRPr="002652D7">
        <w:rPr>
          <w:sz w:val="20"/>
          <w:szCs w:val="20"/>
        </w:rPr>
        <w:t>, RA Moyer, ME Austin, et al. First direct observation of runaway-electron-driven whistler waves in tokamaks</w:t>
      </w:r>
      <w:proofErr w:type="gramStart"/>
      <w:r w:rsidRPr="002652D7">
        <w:rPr>
          <w:sz w:val="20"/>
          <w:szCs w:val="20"/>
        </w:rPr>
        <w:t xml:space="preserve">.  </w:t>
      </w:r>
      <w:proofErr w:type="gramEnd"/>
      <w:r w:rsidRPr="002652D7">
        <w:rPr>
          <w:sz w:val="20"/>
          <w:szCs w:val="20"/>
        </w:rPr>
        <w:t xml:space="preserve"> Physical Review Letters, 120(15):155002, 2018.</w:t>
      </w:r>
    </w:p>
    <w:p w14:paraId="4B3D3373" w14:textId="544EF42D" w:rsidR="002652D7" w:rsidRPr="002652D7" w:rsidRDefault="002652D7" w:rsidP="002652D7">
      <w:pPr>
        <w:pStyle w:val="a4"/>
        <w:shd w:val="clear" w:color="auto" w:fill="FFFFFF"/>
        <w:jc w:val="both"/>
        <w:rPr>
          <w:rFonts w:hint="eastAsia"/>
          <w:sz w:val="20"/>
          <w:szCs w:val="20"/>
        </w:rPr>
      </w:pPr>
      <w:r w:rsidRPr="002652D7">
        <w:rPr>
          <w:sz w:val="20"/>
          <w:szCs w:val="20"/>
        </w:rPr>
        <w:t>[32</w:t>
      </w:r>
      <w:r w:rsidRPr="002652D7">
        <w:rPr>
          <w:sz w:val="20"/>
          <w:szCs w:val="20"/>
        </w:rPr>
        <w:t>] Igor</w:t>
      </w:r>
      <w:r w:rsidRPr="002652D7">
        <w:rPr>
          <w:sz w:val="20"/>
          <w:szCs w:val="20"/>
        </w:rPr>
        <w:t xml:space="preserve"> E Tamm.</w:t>
      </w:r>
      <w:r w:rsidR="003120CC">
        <w:rPr>
          <w:rFonts w:hint="eastAsia"/>
          <w:sz w:val="20"/>
          <w:szCs w:val="20"/>
        </w:rPr>
        <w:t xml:space="preserve"> </w:t>
      </w:r>
      <w:proofErr w:type="gramStart"/>
      <w:r w:rsidRPr="002652D7">
        <w:rPr>
          <w:sz w:val="20"/>
          <w:szCs w:val="20"/>
        </w:rPr>
        <w:t>General characteristics</w:t>
      </w:r>
      <w:proofErr w:type="gramEnd"/>
      <w:r w:rsidRPr="002652D7">
        <w:rPr>
          <w:sz w:val="20"/>
          <w:szCs w:val="20"/>
        </w:rPr>
        <w:t xml:space="preserve"> of radiation emitted by systems moving with superlight velocities with some applications to plasma physics.   Nobel Lectures, 18:122–133, 1959.</w:t>
      </w:r>
    </w:p>
    <w:p w14:paraId="38F8A130" w14:textId="067CD71A" w:rsidR="002652D7" w:rsidRPr="002652D7" w:rsidRDefault="002652D7" w:rsidP="002652D7">
      <w:pPr>
        <w:pStyle w:val="a4"/>
        <w:shd w:val="clear" w:color="auto" w:fill="FFFFFF"/>
        <w:jc w:val="both"/>
        <w:rPr>
          <w:sz w:val="20"/>
          <w:szCs w:val="20"/>
        </w:rPr>
      </w:pPr>
      <w:r w:rsidRPr="002652D7">
        <w:rPr>
          <w:sz w:val="20"/>
          <w:szCs w:val="20"/>
        </w:rPr>
        <w:t>[33</w:t>
      </w:r>
      <w:r w:rsidRPr="002652D7">
        <w:rPr>
          <w:sz w:val="20"/>
          <w:szCs w:val="20"/>
        </w:rPr>
        <w:t xml:space="preserve">] </w:t>
      </w:r>
      <w:proofErr w:type="spellStart"/>
      <w:r w:rsidRPr="002652D7">
        <w:rPr>
          <w:sz w:val="20"/>
          <w:szCs w:val="20"/>
        </w:rPr>
        <w:t>Yulei</w:t>
      </w:r>
      <w:proofErr w:type="spellEnd"/>
      <w:r w:rsidRPr="002652D7">
        <w:rPr>
          <w:sz w:val="20"/>
          <w:szCs w:val="20"/>
        </w:rPr>
        <w:t xml:space="preserve"> Wang, Jian Liu, Hong Qin, Zhi Yu, and </w:t>
      </w:r>
      <w:proofErr w:type="spellStart"/>
      <w:r w:rsidRPr="002652D7">
        <w:rPr>
          <w:sz w:val="20"/>
          <w:szCs w:val="20"/>
        </w:rPr>
        <w:t>Yicun</w:t>
      </w:r>
      <w:proofErr w:type="spellEnd"/>
      <w:r w:rsidRPr="002652D7">
        <w:rPr>
          <w:sz w:val="20"/>
          <w:szCs w:val="20"/>
        </w:rPr>
        <w:t xml:space="preserve"> Yao</w:t>
      </w:r>
      <w:proofErr w:type="gramStart"/>
      <w:r w:rsidRPr="002652D7">
        <w:rPr>
          <w:sz w:val="20"/>
          <w:szCs w:val="20"/>
        </w:rPr>
        <w:t xml:space="preserve">.  </w:t>
      </w:r>
      <w:proofErr w:type="gramEnd"/>
      <w:r w:rsidRPr="002652D7">
        <w:rPr>
          <w:sz w:val="20"/>
          <w:szCs w:val="20"/>
        </w:rPr>
        <w:t>The accurate particle tracer code</w:t>
      </w:r>
      <w:proofErr w:type="gramStart"/>
      <w:r w:rsidRPr="002652D7">
        <w:rPr>
          <w:sz w:val="20"/>
          <w:szCs w:val="20"/>
        </w:rPr>
        <w:t xml:space="preserve">.  </w:t>
      </w:r>
      <w:proofErr w:type="gramEnd"/>
      <w:r w:rsidRPr="002652D7">
        <w:rPr>
          <w:sz w:val="20"/>
          <w:szCs w:val="20"/>
        </w:rPr>
        <w:t xml:space="preserve"> Computer Physics Communications, 220:212–229, 2017.</w:t>
      </w:r>
    </w:p>
    <w:p w14:paraId="0702E198" w14:textId="32F40075" w:rsidR="002652D7" w:rsidRPr="002652D7" w:rsidRDefault="002652D7" w:rsidP="002652D7">
      <w:pPr>
        <w:pStyle w:val="a4"/>
        <w:shd w:val="clear" w:color="auto" w:fill="FFFFFF"/>
        <w:jc w:val="both"/>
        <w:rPr>
          <w:sz w:val="20"/>
          <w:szCs w:val="20"/>
        </w:rPr>
      </w:pPr>
      <w:r w:rsidRPr="002652D7">
        <w:rPr>
          <w:sz w:val="20"/>
          <w:szCs w:val="20"/>
        </w:rPr>
        <w:t>[34</w:t>
      </w:r>
      <w:r w:rsidRPr="002652D7">
        <w:rPr>
          <w:sz w:val="20"/>
          <w:szCs w:val="20"/>
        </w:rPr>
        <w:t xml:space="preserve">] </w:t>
      </w:r>
      <w:proofErr w:type="spellStart"/>
      <w:r w:rsidRPr="002652D7">
        <w:rPr>
          <w:sz w:val="20"/>
          <w:szCs w:val="20"/>
        </w:rPr>
        <w:t>Yulei</w:t>
      </w:r>
      <w:proofErr w:type="spellEnd"/>
      <w:r w:rsidRPr="002652D7">
        <w:rPr>
          <w:sz w:val="20"/>
          <w:szCs w:val="20"/>
        </w:rPr>
        <w:t xml:space="preserve"> Wang, Hong Qin, and Jian Liu</w:t>
      </w:r>
      <w:proofErr w:type="gramStart"/>
      <w:r w:rsidRPr="002652D7">
        <w:rPr>
          <w:sz w:val="20"/>
          <w:szCs w:val="20"/>
        </w:rPr>
        <w:t xml:space="preserve">.  </w:t>
      </w:r>
      <w:proofErr w:type="gramEnd"/>
      <w:r w:rsidRPr="002652D7">
        <w:rPr>
          <w:sz w:val="20"/>
          <w:szCs w:val="20"/>
        </w:rPr>
        <w:t>Multi-scale full-orbit analysis on phase-space behavior of runaway electrons in tokamak fields with synchrotron radiation</w:t>
      </w:r>
      <w:proofErr w:type="gramStart"/>
      <w:r w:rsidRPr="002652D7">
        <w:rPr>
          <w:sz w:val="20"/>
          <w:szCs w:val="20"/>
        </w:rPr>
        <w:t xml:space="preserve">.  </w:t>
      </w:r>
      <w:proofErr w:type="gramEnd"/>
      <w:r w:rsidRPr="002652D7">
        <w:rPr>
          <w:sz w:val="20"/>
          <w:szCs w:val="20"/>
        </w:rPr>
        <w:t xml:space="preserve"> Physics of Plasmas, 23(6), 2016.</w:t>
      </w:r>
    </w:p>
    <w:p w14:paraId="05204685" w14:textId="5494D8D1" w:rsidR="002652D7" w:rsidRPr="002652D7" w:rsidRDefault="002652D7" w:rsidP="002652D7">
      <w:pPr>
        <w:pStyle w:val="a4"/>
        <w:shd w:val="clear" w:color="auto" w:fill="FFFFFF"/>
        <w:jc w:val="both"/>
        <w:rPr>
          <w:sz w:val="20"/>
          <w:szCs w:val="20"/>
        </w:rPr>
      </w:pPr>
      <w:r w:rsidRPr="002652D7">
        <w:rPr>
          <w:sz w:val="20"/>
          <w:szCs w:val="20"/>
        </w:rPr>
        <w:t>[35</w:t>
      </w:r>
      <w:r w:rsidRPr="002652D7">
        <w:rPr>
          <w:sz w:val="20"/>
          <w:szCs w:val="20"/>
        </w:rPr>
        <w:t>] Y.</w:t>
      </w:r>
      <w:r w:rsidRPr="002652D7">
        <w:rPr>
          <w:sz w:val="20"/>
          <w:szCs w:val="20"/>
        </w:rPr>
        <w:t xml:space="preserve"> N. Wei, W. Yan, Z. Y. Chen, R. H. Tong, Z. H. Jiang, and Z. J. Yang</w:t>
      </w:r>
      <w:proofErr w:type="gramStart"/>
      <w:r w:rsidRPr="002652D7">
        <w:rPr>
          <w:sz w:val="20"/>
          <w:szCs w:val="20"/>
        </w:rPr>
        <w:t xml:space="preserve">.  </w:t>
      </w:r>
      <w:proofErr w:type="gramEnd"/>
      <w:r w:rsidRPr="002652D7">
        <w:rPr>
          <w:sz w:val="20"/>
          <w:szCs w:val="20"/>
        </w:rPr>
        <w:t>Runaway current suppression by secondary massive gas injection during the disruption mitigation phase on j-text</w:t>
      </w:r>
      <w:proofErr w:type="gramStart"/>
      <w:r w:rsidRPr="002652D7">
        <w:rPr>
          <w:sz w:val="20"/>
          <w:szCs w:val="20"/>
        </w:rPr>
        <w:t xml:space="preserve">.  </w:t>
      </w:r>
      <w:proofErr w:type="gramEnd"/>
      <w:r w:rsidRPr="002652D7">
        <w:rPr>
          <w:sz w:val="20"/>
          <w:szCs w:val="20"/>
        </w:rPr>
        <w:t xml:space="preserve"> Plasma Physics and Controlled Fusion, 61, 6 2019.</w:t>
      </w:r>
    </w:p>
    <w:p w14:paraId="30740D98" w14:textId="66222C7A" w:rsidR="002652D7" w:rsidRPr="002652D7" w:rsidRDefault="002652D7" w:rsidP="002652D7">
      <w:pPr>
        <w:pStyle w:val="a4"/>
        <w:shd w:val="clear" w:color="auto" w:fill="FFFFFF"/>
        <w:jc w:val="both"/>
        <w:rPr>
          <w:sz w:val="20"/>
          <w:szCs w:val="20"/>
        </w:rPr>
      </w:pPr>
      <w:r w:rsidRPr="002652D7">
        <w:rPr>
          <w:sz w:val="20"/>
          <w:szCs w:val="20"/>
        </w:rPr>
        <w:t>[36</w:t>
      </w:r>
      <w:r w:rsidRPr="002652D7">
        <w:rPr>
          <w:sz w:val="20"/>
          <w:szCs w:val="20"/>
        </w:rPr>
        <w:t>] R.</w:t>
      </w:r>
      <w:r w:rsidRPr="002652D7">
        <w:rPr>
          <w:sz w:val="20"/>
          <w:szCs w:val="20"/>
        </w:rPr>
        <w:t xml:space="preserve"> Yoshino, T. </w:t>
      </w:r>
      <w:proofErr w:type="spellStart"/>
      <w:r w:rsidRPr="002652D7">
        <w:rPr>
          <w:sz w:val="20"/>
          <w:szCs w:val="20"/>
        </w:rPr>
        <w:t>Kondoh</w:t>
      </w:r>
      <w:proofErr w:type="spellEnd"/>
      <w:r w:rsidRPr="002652D7">
        <w:rPr>
          <w:sz w:val="20"/>
          <w:szCs w:val="20"/>
        </w:rPr>
        <w:t xml:space="preserve">, Y. </w:t>
      </w:r>
      <w:proofErr w:type="spellStart"/>
      <w:r w:rsidRPr="002652D7">
        <w:rPr>
          <w:sz w:val="20"/>
          <w:szCs w:val="20"/>
        </w:rPr>
        <w:t>Neyatani</w:t>
      </w:r>
      <w:proofErr w:type="spellEnd"/>
      <w:r w:rsidRPr="002652D7">
        <w:rPr>
          <w:sz w:val="20"/>
          <w:szCs w:val="20"/>
        </w:rPr>
        <w:t xml:space="preserve">, K. Itami, Y. Kawano, and N. </w:t>
      </w:r>
      <w:proofErr w:type="spellStart"/>
      <w:r w:rsidRPr="002652D7">
        <w:rPr>
          <w:sz w:val="20"/>
          <w:szCs w:val="20"/>
        </w:rPr>
        <w:t>Isei</w:t>
      </w:r>
      <w:proofErr w:type="spellEnd"/>
      <w:proofErr w:type="gramStart"/>
      <w:r w:rsidRPr="002652D7">
        <w:rPr>
          <w:sz w:val="20"/>
          <w:szCs w:val="20"/>
        </w:rPr>
        <w:t xml:space="preserve">.  </w:t>
      </w:r>
      <w:proofErr w:type="gramEnd"/>
      <w:r w:rsidRPr="002652D7">
        <w:rPr>
          <w:sz w:val="20"/>
          <w:szCs w:val="20"/>
        </w:rPr>
        <w:t>Fast plasma shutdown by killer pellet injection in jt-60u with reduced heat flux on the divertor plate and avoiding runaway electron generation</w:t>
      </w:r>
      <w:proofErr w:type="gramStart"/>
      <w:r w:rsidRPr="002652D7">
        <w:rPr>
          <w:sz w:val="20"/>
          <w:szCs w:val="20"/>
        </w:rPr>
        <w:t xml:space="preserve">.  </w:t>
      </w:r>
      <w:proofErr w:type="gramEnd"/>
      <w:r w:rsidRPr="002652D7">
        <w:rPr>
          <w:sz w:val="20"/>
          <w:szCs w:val="20"/>
        </w:rPr>
        <w:t xml:space="preserve"> Plasma Physics and Controlled Fusion, 39(2):313–332, 1997.</w:t>
      </w:r>
    </w:p>
    <w:p w14:paraId="4BC1993B" w14:textId="2B4AFACA" w:rsidR="002652D7" w:rsidRPr="002652D7" w:rsidRDefault="002652D7" w:rsidP="002652D7">
      <w:pPr>
        <w:pStyle w:val="a4"/>
        <w:shd w:val="clear" w:color="auto" w:fill="FFFFFF"/>
        <w:jc w:val="both"/>
        <w:rPr>
          <w:sz w:val="20"/>
          <w:szCs w:val="20"/>
        </w:rPr>
      </w:pPr>
      <w:r w:rsidRPr="002652D7">
        <w:rPr>
          <w:sz w:val="20"/>
          <w:szCs w:val="20"/>
        </w:rPr>
        <w:t>[37</w:t>
      </w:r>
      <w:r w:rsidRPr="002652D7">
        <w:rPr>
          <w:sz w:val="20"/>
          <w:szCs w:val="20"/>
        </w:rPr>
        <w:t>] L.</w:t>
      </w:r>
      <w:r w:rsidRPr="002652D7">
        <w:rPr>
          <w:sz w:val="20"/>
          <w:szCs w:val="20"/>
        </w:rPr>
        <w:t xml:space="preserve"> Zeng, Z. Y. Chen, Y. B. Dong, H. R. Koslowski, Y. Liang, Y. P. Zhang, H. D. Zhuang, D. W. Huang, and X. Gao</w:t>
      </w:r>
      <w:proofErr w:type="gramStart"/>
      <w:r w:rsidRPr="002652D7">
        <w:rPr>
          <w:sz w:val="20"/>
          <w:szCs w:val="20"/>
        </w:rPr>
        <w:t xml:space="preserve">.  </w:t>
      </w:r>
      <w:proofErr w:type="gramEnd"/>
      <w:r w:rsidRPr="002652D7">
        <w:rPr>
          <w:sz w:val="20"/>
          <w:szCs w:val="20"/>
        </w:rPr>
        <w:t>Runaway electron generation during disruptions in the j-text tokamak</w:t>
      </w:r>
      <w:proofErr w:type="gramStart"/>
      <w:r w:rsidRPr="002652D7">
        <w:rPr>
          <w:sz w:val="20"/>
          <w:szCs w:val="20"/>
        </w:rPr>
        <w:t xml:space="preserve">.  </w:t>
      </w:r>
      <w:proofErr w:type="gramEnd"/>
      <w:r w:rsidRPr="002652D7">
        <w:rPr>
          <w:sz w:val="20"/>
          <w:szCs w:val="20"/>
        </w:rPr>
        <w:t xml:space="preserve"> Nuclear Fusion, 57, 2017.</w:t>
      </w:r>
    </w:p>
    <w:p w14:paraId="62B068F7" w14:textId="3542CCD5" w:rsidR="00F13902" w:rsidRDefault="002652D7" w:rsidP="002652D7">
      <w:pPr>
        <w:pStyle w:val="a4"/>
        <w:shd w:val="clear" w:color="auto" w:fill="FFFFFF"/>
        <w:jc w:val="both"/>
        <w:rPr>
          <w:sz w:val="20"/>
          <w:szCs w:val="20"/>
        </w:rPr>
      </w:pPr>
      <w:r w:rsidRPr="002652D7">
        <w:rPr>
          <w:sz w:val="20"/>
          <w:szCs w:val="20"/>
        </w:rPr>
        <w:t>[38</w:t>
      </w:r>
      <w:r w:rsidR="003120CC" w:rsidRPr="002652D7">
        <w:rPr>
          <w:sz w:val="20"/>
          <w:szCs w:val="20"/>
        </w:rPr>
        <w:t>] R.</w:t>
      </w:r>
      <w:r w:rsidRPr="002652D7">
        <w:rPr>
          <w:sz w:val="20"/>
          <w:szCs w:val="20"/>
        </w:rPr>
        <w:t xml:space="preserve"> L. Zhang, J. Liu, H. Qin, Y. L. Wang, Y. He, and Y. J. Sun. Volume-preserving algorithm for secular relativistic dynamics of charged particles</w:t>
      </w:r>
      <w:proofErr w:type="gramStart"/>
      <w:r w:rsidRPr="002652D7">
        <w:rPr>
          <w:sz w:val="20"/>
          <w:szCs w:val="20"/>
        </w:rPr>
        <w:t xml:space="preserve">.  </w:t>
      </w:r>
      <w:proofErr w:type="gramEnd"/>
      <w:r w:rsidRPr="002652D7">
        <w:rPr>
          <w:sz w:val="20"/>
          <w:szCs w:val="20"/>
        </w:rPr>
        <w:t xml:space="preserve"> Physics of Plasmas, 22(4), 2015.</w:t>
      </w:r>
    </w:p>
    <w:p w14:paraId="4FCC7A62" w14:textId="159FBA84" w:rsidR="003120CC" w:rsidRDefault="003120CC" w:rsidP="003120CC">
      <w:pPr>
        <w:pStyle w:val="a4"/>
        <w:shd w:val="clear" w:color="auto" w:fill="FFFFFF"/>
        <w:jc w:val="both"/>
        <w:rPr>
          <w:sz w:val="20"/>
          <w:szCs w:val="20"/>
        </w:rPr>
      </w:pPr>
      <w:r>
        <w:rPr>
          <w:rFonts w:hint="eastAsia"/>
          <w:sz w:val="20"/>
          <w:szCs w:val="20"/>
        </w:rPr>
        <w:t>[39]</w:t>
      </w:r>
      <w:r>
        <w:rPr>
          <w:rFonts w:hint="eastAsia"/>
          <w:sz w:val="20"/>
          <w:szCs w:val="20"/>
        </w:rPr>
        <w:t xml:space="preserve"> </w:t>
      </w:r>
      <w:r w:rsidRPr="00F13902">
        <w:rPr>
          <w:sz w:val="20"/>
          <w:szCs w:val="20"/>
        </w:rPr>
        <w:t>J. Boris, in Proceedings of the Fourth Conference on the Numerical Simulation of Plasmas (Naval Research Laboratory, Washington, DC, 1970), pp. 3–67.</w:t>
      </w:r>
    </w:p>
    <w:p w14:paraId="115E1122" w14:textId="77777777" w:rsidR="003120CC" w:rsidRPr="003120CC" w:rsidRDefault="003120CC" w:rsidP="002652D7">
      <w:pPr>
        <w:pStyle w:val="a4"/>
        <w:shd w:val="clear" w:color="auto" w:fill="FFFFFF"/>
        <w:jc w:val="both"/>
        <w:rPr>
          <w:sz w:val="20"/>
          <w:szCs w:val="20"/>
        </w:rPr>
      </w:pPr>
    </w:p>
    <w:p w14:paraId="23E7A041" w14:textId="77777777" w:rsidR="003120CC" w:rsidRDefault="003120CC" w:rsidP="002652D7">
      <w:pPr>
        <w:pStyle w:val="a4"/>
        <w:shd w:val="clear" w:color="auto" w:fill="FFFFFF"/>
        <w:jc w:val="both"/>
        <w:rPr>
          <w:sz w:val="20"/>
          <w:szCs w:val="20"/>
        </w:rPr>
      </w:pPr>
    </w:p>
    <w:p w14:paraId="29368781" w14:textId="77777777" w:rsidR="003120CC" w:rsidRDefault="003120CC" w:rsidP="002652D7">
      <w:pPr>
        <w:pStyle w:val="a4"/>
        <w:shd w:val="clear" w:color="auto" w:fill="FFFFFF"/>
        <w:jc w:val="both"/>
        <w:rPr>
          <w:sz w:val="20"/>
          <w:szCs w:val="20"/>
        </w:rPr>
      </w:pPr>
    </w:p>
    <w:p w14:paraId="2CB5399C" w14:textId="77777777" w:rsidR="003120CC" w:rsidRDefault="003120CC" w:rsidP="002652D7">
      <w:pPr>
        <w:pStyle w:val="a4"/>
        <w:shd w:val="clear" w:color="auto" w:fill="FFFFFF"/>
        <w:jc w:val="both"/>
        <w:rPr>
          <w:sz w:val="20"/>
          <w:szCs w:val="20"/>
        </w:rPr>
      </w:pPr>
    </w:p>
    <w:p w14:paraId="42C8D755" w14:textId="77777777" w:rsidR="003120CC" w:rsidRDefault="003120CC" w:rsidP="002652D7">
      <w:pPr>
        <w:pStyle w:val="a4"/>
        <w:shd w:val="clear" w:color="auto" w:fill="FFFFFF"/>
        <w:jc w:val="both"/>
        <w:rPr>
          <w:sz w:val="20"/>
          <w:szCs w:val="20"/>
        </w:rPr>
      </w:pPr>
    </w:p>
    <w:p w14:paraId="601AE664" w14:textId="77777777" w:rsidR="003120CC" w:rsidRDefault="003120CC" w:rsidP="002652D7">
      <w:pPr>
        <w:pStyle w:val="a4"/>
        <w:shd w:val="clear" w:color="auto" w:fill="FFFFFF"/>
        <w:jc w:val="both"/>
        <w:rPr>
          <w:sz w:val="20"/>
          <w:szCs w:val="20"/>
        </w:rPr>
      </w:pPr>
    </w:p>
    <w:p w14:paraId="053065A3" w14:textId="77777777" w:rsidR="003120CC" w:rsidRDefault="003120CC" w:rsidP="002652D7">
      <w:pPr>
        <w:pStyle w:val="a4"/>
        <w:shd w:val="clear" w:color="auto" w:fill="FFFFFF"/>
        <w:jc w:val="both"/>
        <w:rPr>
          <w:sz w:val="20"/>
          <w:szCs w:val="20"/>
        </w:rPr>
      </w:pPr>
    </w:p>
    <w:p w14:paraId="21732D4C" w14:textId="77777777" w:rsidR="003120CC" w:rsidRDefault="003120CC" w:rsidP="002652D7">
      <w:pPr>
        <w:pStyle w:val="a4"/>
        <w:shd w:val="clear" w:color="auto" w:fill="FFFFFF"/>
        <w:jc w:val="both"/>
        <w:rPr>
          <w:sz w:val="20"/>
          <w:szCs w:val="20"/>
        </w:rPr>
      </w:pPr>
    </w:p>
    <w:p w14:paraId="69302C11" w14:textId="77777777" w:rsidR="003120CC" w:rsidRDefault="003120CC" w:rsidP="002652D7">
      <w:pPr>
        <w:pStyle w:val="a4"/>
        <w:shd w:val="clear" w:color="auto" w:fill="FFFFFF"/>
        <w:jc w:val="both"/>
        <w:rPr>
          <w:sz w:val="20"/>
          <w:szCs w:val="20"/>
        </w:rPr>
      </w:pPr>
    </w:p>
    <w:p w14:paraId="35C451DB" w14:textId="77777777" w:rsidR="003120CC" w:rsidRDefault="003120CC" w:rsidP="002652D7">
      <w:pPr>
        <w:pStyle w:val="a4"/>
        <w:shd w:val="clear" w:color="auto" w:fill="FFFFFF"/>
        <w:jc w:val="both"/>
        <w:rPr>
          <w:sz w:val="20"/>
          <w:szCs w:val="20"/>
        </w:rPr>
      </w:pPr>
    </w:p>
    <w:p w14:paraId="57EED3C3" w14:textId="77777777" w:rsidR="003120CC" w:rsidRDefault="003120CC" w:rsidP="002652D7">
      <w:pPr>
        <w:pStyle w:val="a4"/>
        <w:shd w:val="clear" w:color="auto" w:fill="FFFFFF"/>
        <w:jc w:val="both"/>
        <w:rPr>
          <w:sz w:val="20"/>
          <w:szCs w:val="20"/>
        </w:rPr>
      </w:pPr>
    </w:p>
    <w:p w14:paraId="0085E3F9" w14:textId="77777777" w:rsidR="003120CC" w:rsidRDefault="003120CC" w:rsidP="002652D7">
      <w:pPr>
        <w:pStyle w:val="a4"/>
        <w:shd w:val="clear" w:color="auto" w:fill="FFFFFF"/>
        <w:jc w:val="both"/>
        <w:rPr>
          <w:sz w:val="20"/>
          <w:szCs w:val="20"/>
        </w:rPr>
      </w:pPr>
    </w:p>
    <w:p w14:paraId="09A06A8F" w14:textId="77777777" w:rsidR="003120CC" w:rsidRDefault="003120CC" w:rsidP="002652D7">
      <w:pPr>
        <w:pStyle w:val="a4"/>
        <w:shd w:val="clear" w:color="auto" w:fill="FFFFFF"/>
        <w:jc w:val="both"/>
        <w:rPr>
          <w:sz w:val="20"/>
          <w:szCs w:val="20"/>
        </w:rPr>
      </w:pPr>
    </w:p>
    <w:p w14:paraId="1CC085B3" w14:textId="77777777" w:rsidR="003120CC" w:rsidRDefault="003120CC" w:rsidP="002652D7">
      <w:pPr>
        <w:pStyle w:val="a4"/>
        <w:shd w:val="clear" w:color="auto" w:fill="FFFFFF"/>
        <w:jc w:val="both"/>
        <w:rPr>
          <w:sz w:val="20"/>
          <w:szCs w:val="20"/>
        </w:rPr>
      </w:pPr>
    </w:p>
    <w:p w14:paraId="4A0C1B41" w14:textId="77777777" w:rsidR="003120CC" w:rsidRPr="00A535ED" w:rsidRDefault="003120CC" w:rsidP="002652D7">
      <w:pPr>
        <w:pStyle w:val="a4"/>
        <w:shd w:val="clear" w:color="auto" w:fill="FFFFFF"/>
        <w:jc w:val="both"/>
        <w:rPr>
          <w:rFonts w:hint="eastAsia"/>
          <w:sz w:val="20"/>
          <w:szCs w:val="20"/>
        </w:rPr>
      </w:pPr>
    </w:p>
    <w:sectPr w:rsidR="003120CC" w:rsidRPr="00A535ED" w:rsidSect="00001FDB">
      <w:type w:val="continuous"/>
      <w:pgSz w:w="12240" w:h="15840"/>
      <w:pgMar w:top="1440" w:right="1008" w:bottom="720" w:left="1008" w:header="720" w:footer="720" w:gutter="0"/>
      <w:cols w:num="2"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Yilun Zhu" w:date="2024-12-24T23:28:00Z" w:initials="YZ">
    <w:p w14:paraId="1F0CDC6D" w14:textId="77777777" w:rsidR="003108C2" w:rsidRDefault="003108C2" w:rsidP="003108C2">
      <w:r>
        <w:rPr>
          <w:rStyle w:val="ad"/>
        </w:rPr>
        <w:annotationRef/>
      </w:r>
      <w:r>
        <w:rPr>
          <w:sz w:val="20"/>
          <w:szCs w:val="20"/>
        </w:rPr>
        <w:t>Replace those with</w:t>
      </w:r>
    </w:p>
    <w:p w14:paraId="4B710B67" w14:textId="77777777" w:rsidR="003108C2" w:rsidRDefault="003108C2" w:rsidP="003108C2">
      <w:r>
        <w:rPr>
          <w:sz w:val="20"/>
          <w:szCs w:val="20"/>
        </w:rPr>
        <w:t>Normal Doppler Effect (NDE),</w:t>
      </w:r>
    </w:p>
    <w:p w14:paraId="132C323C" w14:textId="77777777" w:rsidR="003108C2" w:rsidRDefault="003108C2" w:rsidP="003108C2">
      <w:r>
        <w:rPr>
          <w:sz w:val="20"/>
          <w:szCs w:val="20"/>
        </w:rPr>
        <w:t xml:space="preserve">Anomalous Doppler Effect (ADE) </w:t>
      </w:r>
    </w:p>
  </w:comment>
  <w:comment w:id="4" w:author="Yilun Zhu" w:date="2024-12-24T23:55:00Z" w:initials="YZ">
    <w:p w14:paraId="31653C99" w14:textId="77777777" w:rsidR="001C5AA5" w:rsidRDefault="001C5AA5" w:rsidP="001C5AA5">
      <w:r>
        <w:rPr>
          <w:rStyle w:val="ad"/>
        </w:rPr>
        <w:annotationRef/>
      </w:r>
      <w:r>
        <w:rPr>
          <w:sz w:val="20"/>
          <w:szCs w:val="20"/>
        </w:rPr>
        <w:t xml:space="preserve">Mark Vz and </w:t>
      </w:r>
      <w:r>
        <w:rPr>
          <w:rFonts w:hint="eastAsia"/>
          <w:sz w:val="20"/>
          <w:szCs w:val="20"/>
        </w:rPr>
        <w:t>v_</w:t>
      </w:r>
      <w:r>
        <w:rPr>
          <w:rFonts w:hint="eastAsia"/>
          <w:sz w:val="20"/>
          <w:szCs w:val="20"/>
        </w:rPr>
        <w:t>⊥</w:t>
      </w:r>
      <w:r>
        <w:rPr>
          <w:rFonts w:hint="eastAsia"/>
          <w:sz w:val="20"/>
          <w:szCs w:val="20"/>
        </w:rPr>
        <w:t xml:space="preserve"> </w:t>
      </w:r>
      <w:r>
        <w:rPr>
          <w:sz w:val="20"/>
          <w:szCs w:val="20"/>
        </w:rPr>
        <w:t>in the figure</w:t>
      </w:r>
    </w:p>
  </w:comment>
  <w:comment w:id="5" w:author="Yilun Zhu" w:date="2024-12-25T00:40:00Z" w:initials="YZ">
    <w:p w14:paraId="10385D3F" w14:textId="77777777" w:rsidR="00A535ED" w:rsidRDefault="00A535ED" w:rsidP="00A535ED">
      <w:r>
        <w:rPr>
          <w:rStyle w:val="ad"/>
        </w:rPr>
        <w:annotationRef/>
      </w:r>
      <w:r>
        <w:rPr>
          <w:sz w:val="20"/>
          <w:szCs w:val="20"/>
        </w:rPr>
        <w:t>Change E0 field with green arrow.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32C323C" w15:done="0"/>
  <w15:commentEx w15:paraId="31653C99" w15:done="0"/>
  <w15:commentEx w15:paraId="10385D3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27D7037" w16cex:dateUtc="2024-12-25T04:28:00Z"/>
  <w16cex:commentExtensible w16cex:durableId="6F3014ED" w16cex:dateUtc="2024-12-25T04:55:00Z"/>
  <w16cex:commentExtensible w16cex:durableId="06A8F017" w16cex:dateUtc="2024-12-25T05: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32C323C" w16cid:durableId="327D7037"/>
  <w16cid:commentId w16cid:paraId="31653C99" w16cid:durableId="6F3014ED"/>
  <w16cid:commentId w16cid:paraId="10385D3F" w16cid:durableId="06A8F0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B942B4" w14:textId="77777777" w:rsidR="0084133A" w:rsidRDefault="0084133A">
      <w:r>
        <w:separator/>
      </w:r>
    </w:p>
  </w:endnote>
  <w:endnote w:type="continuationSeparator" w:id="0">
    <w:p w14:paraId="6FF21170" w14:textId="77777777" w:rsidR="0084133A" w:rsidRDefault="0084133A">
      <w:r>
        <w:continuationSeparator/>
      </w:r>
    </w:p>
  </w:endnote>
  <w:endnote w:type="continuationNotice" w:id="1">
    <w:p w14:paraId="274DAB9E" w14:textId="77777777" w:rsidR="0084133A" w:rsidRDefault="008413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646FDF" w14:textId="77777777" w:rsidR="0067457F" w:rsidRDefault="0067457F" w:rsidP="0067457F">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18248ECA" w14:textId="77777777" w:rsidR="0067457F" w:rsidRDefault="0067457F">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F15C85" w14:textId="77777777" w:rsidR="0084133A" w:rsidRDefault="0084133A">
      <w:r>
        <w:separator/>
      </w:r>
    </w:p>
  </w:footnote>
  <w:footnote w:type="continuationSeparator" w:id="0">
    <w:p w14:paraId="0FAE58FE" w14:textId="77777777" w:rsidR="0084133A" w:rsidRDefault="0084133A">
      <w:r>
        <w:continuationSeparator/>
      </w:r>
    </w:p>
  </w:footnote>
  <w:footnote w:type="continuationNotice" w:id="1">
    <w:p w14:paraId="3433C8C0" w14:textId="77777777" w:rsidR="0084133A" w:rsidRDefault="0084133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64283A" w14:textId="77777777" w:rsidR="0067457F" w:rsidRDefault="0067457F">
    <w:pPr>
      <w:pStyle w:val="af0"/>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3D706F0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B358C12E"/>
    <w:lvl w:ilvl="0">
      <w:start w:val="1"/>
      <w:numFmt w:val="bullet"/>
      <w:pStyle w:val="a"/>
      <w:lvlText w:val=""/>
      <w:lvlJc w:val="left"/>
      <w:pPr>
        <w:tabs>
          <w:tab w:val="num" w:pos="360"/>
        </w:tabs>
        <w:ind w:left="360" w:hanging="360"/>
      </w:pPr>
      <w:rPr>
        <w:rFonts w:ascii="Symbol" w:hAnsi="Symbol" w:hint="default"/>
      </w:rPr>
    </w:lvl>
  </w:abstractNum>
  <w:abstractNum w:abstractNumId="2" w15:restartNumberingAfterBreak="0">
    <w:nsid w:val="0E2A025E"/>
    <w:multiLevelType w:val="hybridMultilevel"/>
    <w:tmpl w:val="0226ED74"/>
    <w:lvl w:ilvl="0" w:tplc="F8F8C6E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A5720E"/>
    <w:multiLevelType w:val="hybridMultilevel"/>
    <w:tmpl w:val="D4380FC8"/>
    <w:lvl w:ilvl="0" w:tplc="A00A51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AF1387"/>
    <w:multiLevelType w:val="hybridMultilevel"/>
    <w:tmpl w:val="67B61264"/>
    <w:lvl w:ilvl="0" w:tplc="F8F8C6E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F538B2"/>
    <w:multiLevelType w:val="hybridMultilevel"/>
    <w:tmpl w:val="516E42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BD47F3A"/>
    <w:multiLevelType w:val="hybridMultilevel"/>
    <w:tmpl w:val="3634B8E8"/>
    <w:lvl w:ilvl="0" w:tplc="FBFEFEB4">
      <w:start w:val="1"/>
      <w:numFmt w:val="decimal"/>
      <w:lvlText w:val="[%1]"/>
      <w:lvlJc w:val="left"/>
      <w:pPr>
        <w:tabs>
          <w:tab w:val="num" w:pos="-2543"/>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40442C23"/>
    <w:multiLevelType w:val="hybridMultilevel"/>
    <w:tmpl w:val="516E42C2"/>
    <w:lvl w:ilvl="0" w:tplc="950A39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037F4B"/>
    <w:multiLevelType w:val="hybridMultilevel"/>
    <w:tmpl w:val="51185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1D3AF8"/>
    <w:multiLevelType w:val="hybridMultilevel"/>
    <w:tmpl w:val="7304E018"/>
    <w:lvl w:ilvl="0" w:tplc="91A4C3B4">
      <w:start w:val="1"/>
      <w:numFmt w:val="upperRoman"/>
      <w:lvlText w:val="%1."/>
      <w:lvlJc w:val="left"/>
      <w:pPr>
        <w:tabs>
          <w:tab w:val="num" w:pos="765"/>
        </w:tabs>
        <w:ind w:left="765" w:hanging="720"/>
      </w:pPr>
      <w:rPr>
        <w:rFonts w:hint="default"/>
      </w:rPr>
    </w:lvl>
    <w:lvl w:ilvl="1" w:tplc="04090019" w:tentative="1">
      <w:start w:val="1"/>
      <w:numFmt w:val="lowerLetter"/>
      <w:lvlText w:val="%2."/>
      <w:lvlJc w:val="left"/>
      <w:pPr>
        <w:tabs>
          <w:tab w:val="num" w:pos="1125"/>
        </w:tabs>
        <w:ind w:left="1125" w:hanging="360"/>
      </w:pPr>
    </w:lvl>
    <w:lvl w:ilvl="2" w:tplc="0409001B" w:tentative="1">
      <w:start w:val="1"/>
      <w:numFmt w:val="lowerRoman"/>
      <w:lvlText w:val="%3."/>
      <w:lvlJc w:val="right"/>
      <w:pPr>
        <w:tabs>
          <w:tab w:val="num" w:pos="1845"/>
        </w:tabs>
        <w:ind w:left="1845" w:hanging="180"/>
      </w:pPr>
    </w:lvl>
    <w:lvl w:ilvl="3" w:tplc="0409000F" w:tentative="1">
      <w:start w:val="1"/>
      <w:numFmt w:val="decimal"/>
      <w:lvlText w:val="%4."/>
      <w:lvlJc w:val="left"/>
      <w:pPr>
        <w:tabs>
          <w:tab w:val="num" w:pos="2565"/>
        </w:tabs>
        <w:ind w:left="2565" w:hanging="360"/>
      </w:pPr>
    </w:lvl>
    <w:lvl w:ilvl="4" w:tplc="04090019" w:tentative="1">
      <w:start w:val="1"/>
      <w:numFmt w:val="lowerLetter"/>
      <w:lvlText w:val="%5."/>
      <w:lvlJc w:val="left"/>
      <w:pPr>
        <w:tabs>
          <w:tab w:val="num" w:pos="3285"/>
        </w:tabs>
        <w:ind w:left="3285" w:hanging="360"/>
      </w:pPr>
    </w:lvl>
    <w:lvl w:ilvl="5" w:tplc="0409001B" w:tentative="1">
      <w:start w:val="1"/>
      <w:numFmt w:val="lowerRoman"/>
      <w:lvlText w:val="%6."/>
      <w:lvlJc w:val="right"/>
      <w:pPr>
        <w:tabs>
          <w:tab w:val="num" w:pos="4005"/>
        </w:tabs>
        <w:ind w:left="4005" w:hanging="180"/>
      </w:pPr>
    </w:lvl>
    <w:lvl w:ilvl="6" w:tplc="0409000F" w:tentative="1">
      <w:start w:val="1"/>
      <w:numFmt w:val="decimal"/>
      <w:lvlText w:val="%7."/>
      <w:lvlJc w:val="left"/>
      <w:pPr>
        <w:tabs>
          <w:tab w:val="num" w:pos="4725"/>
        </w:tabs>
        <w:ind w:left="4725" w:hanging="360"/>
      </w:pPr>
    </w:lvl>
    <w:lvl w:ilvl="7" w:tplc="04090019" w:tentative="1">
      <w:start w:val="1"/>
      <w:numFmt w:val="lowerLetter"/>
      <w:lvlText w:val="%8."/>
      <w:lvlJc w:val="left"/>
      <w:pPr>
        <w:tabs>
          <w:tab w:val="num" w:pos="5445"/>
        </w:tabs>
        <w:ind w:left="5445" w:hanging="360"/>
      </w:pPr>
    </w:lvl>
    <w:lvl w:ilvl="8" w:tplc="0409001B" w:tentative="1">
      <w:start w:val="1"/>
      <w:numFmt w:val="lowerRoman"/>
      <w:lvlText w:val="%9."/>
      <w:lvlJc w:val="right"/>
      <w:pPr>
        <w:tabs>
          <w:tab w:val="num" w:pos="6165"/>
        </w:tabs>
        <w:ind w:left="6165" w:hanging="180"/>
      </w:pPr>
    </w:lvl>
  </w:abstractNum>
  <w:abstractNum w:abstractNumId="10" w15:restartNumberingAfterBreak="0">
    <w:nsid w:val="500645B3"/>
    <w:multiLevelType w:val="multilevel"/>
    <w:tmpl w:val="4830B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FD6C84"/>
    <w:multiLevelType w:val="hybridMultilevel"/>
    <w:tmpl w:val="346C6616"/>
    <w:lvl w:ilvl="0" w:tplc="0F58FE30">
      <w:start w:val="1"/>
      <w:numFmt w:val="upperRoman"/>
      <w:lvlText w:val="%1."/>
      <w:lvlJc w:val="left"/>
      <w:pPr>
        <w:tabs>
          <w:tab w:val="num" w:pos="765"/>
        </w:tabs>
        <w:ind w:left="765" w:hanging="720"/>
      </w:pPr>
      <w:rPr>
        <w:rFonts w:hint="default"/>
        <w:b/>
      </w:rPr>
    </w:lvl>
    <w:lvl w:ilvl="1" w:tplc="04090019" w:tentative="1">
      <w:start w:val="1"/>
      <w:numFmt w:val="lowerLetter"/>
      <w:lvlText w:val="%2."/>
      <w:lvlJc w:val="left"/>
      <w:pPr>
        <w:tabs>
          <w:tab w:val="num" w:pos="1125"/>
        </w:tabs>
        <w:ind w:left="1125" w:hanging="360"/>
      </w:pPr>
    </w:lvl>
    <w:lvl w:ilvl="2" w:tplc="0409001B" w:tentative="1">
      <w:start w:val="1"/>
      <w:numFmt w:val="lowerRoman"/>
      <w:lvlText w:val="%3."/>
      <w:lvlJc w:val="right"/>
      <w:pPr>
        <w:tabs>
          <w:tab w:val="num" w:pos="1845"/>
        </w:tabs>
        <w:ind w:left="1845" w:hanging="180"/>
      </w:pPr>
    </w:lvl>
    <w:lvl w:ilvl="3" w:tplc="0409000F" w:tentative="1">
      <w:start w:val="1"/>
      <w:numFmt w:val="decimal"/>
      <w:lvlText w:val="%4."/>
      <w:lvlJc w:val="left"/>
      <w:pPr>
        <w:tabs>
          <w:tab w:val="num" w:pos="2565"/>
        </w:tabs>
        <w:ind w:left="2565" w:hanging="360"/>
      </w:pPr>
    </w:lvl>
    <w:lvl w:ilvl="4" w:tplc="04090019" w:tentative="1">
      <w:start w:val="1"/>
      <w:numFmt w:val="lowerLetter"/>
      <w:lvlText w:val="%5."/>
      <w:lvlJc w:val="left"/>
      <w:pPr>
        <w:tabs>
          <w:tab w:val="num" w:pos="3285"/>
        </w:tabs>
        <w:ind w:left="3285" w:hanging="360"/>
      </w:pPr>
    </w:lvl>
    <w:lvl w:ilvl="5" w:tplc="0409001B" w:tentative="1">
      <w:start w:val="1"/>
      <w:numFmt w:val="lowerRoman"/>
      <w:lvlText w:val="%6."/>
      <w:lvlJc w:val="right"/>
      <w:pPr>
        <w:tabs>
          <w:tab w:val="num" w:pos="4005"/>
        </w:tabs>
        <w:ind w:left="4005" w:hanging="180"/>
      </w:pPr>
    </w:lvl>
    <w:lvl w:ilvl="6" w:tplc="0409000F" w:tentative="1">
      <w:start w:val="1"/>
      <w:numFmt w:val="decimal"/>
      <w:lvlText w:val="%7."/>
      <w:lvlJc w:val="left"/>
      <w:pPr>
        <w:tabs>
          <w:tab w:val="num" w:pos="4725"/>
        </w:tabs>
        <w:ind w:left="4725" w:hanging="360"/>
      </w:pPr>
    </w:lvl>
    <w:lvl w:ilvl="7" w:tplc="04090019" w:tentative="1">
      <w:start w:val="1"/>
      <w:numFmt w:val="lowerLetter"/>
      <w:lvlText w:val="%8."/>
      <w:lvlJc w:val="left"/>
      <w:pPr>
        <w:tabs>
          <w:tab w:val="num" w:pos="5445"/>
        </w:tabs>
        <w:ind w:left="5445" w:hanging="360"/>
      </w:pPr>
    </w:lvl>
    <w:lvl w:ilvl="8" w:tplc="0409001B" w:tentative="1">
      <w:start w:val="1"/>
      <w:numFmt w:val="lowerRoman"/>
      <w:lvlText w:val="%9."/>
      <w:lvlJc w:val="right"/>
      <w:pPr>
        <w:tabs>
          <w:tab w:val="num" w:pos="6165"/>
        </w:tabs>
        <w:ind w:left="6165" w:hanging="180"/>
      </w:pPr>
    </w:lvl>
  </w:abstractNum>
  <w:abstractNum w:abstractNumId="12" w15:restartNumberingAfterBreak="0">
    <w:nsid w:val="62CF5E57"/>
    <w:multiLevelType w:val="multilevel"/>
    <w:tmpl w:val="D08C124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6B394A29"/>
    <w:multiLevelType w:val="hybridMultilevel"/>
    <w:tmpl w:val="6B68DA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6261BC"/>
    <w:multiLevelType w:val="multilevel"/>
    <w:tmpl w:val="5A527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7216D6"/>
    <w:multiLevelType w:val="hybridMultilevel"/>
    <w:tmpl w:val="10EA5000"/>
    <w:lvl w:ilvl="0" w:tplc="C7B88BB4">
      <w:start w:val="1"/>
      <w:numFmt w:val="lowerLetter"/>
      <w:lvlText w:val="%1)"/>
      <w:lvlJc w:val="left"/>
      <w:pPr>
        <w:ind w:left="720" w:hanging="360"/>
      </w:pPr>
      <w:rPr>
        <w:rFonts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2418519">
    <w:abstractNumId w:val="6"/>
  </w:num>
  <w:num w:numId="2" w16cid:durableId="1699502184">
    <w:abstractNumId w:val="12"/>
  </w:num>
  <w:num w:numId="3" w16cid:durableId="1077435227">
    <w:abstractNumId w:val="9"/>
  </w:num>
  <w:num w:numId="4" w16cid:durableId="1346904365">
    <w:abstractNumId w:val="11"/>
  </w:num>
  <w:num w:numId="5" w16cid:durableId="1196894538">
    <w:abstractNumId w:val="15"/>
  </w:num>
  <w:num w:numId="6" w16cid:durableId="1132558612">
    <w:abstractNumId w:val="13"/>
  </w:num>
  <w:num w:numId="7" w16cid:durableId="950475385">
    <w:abstractNumId w:val="0"/>
  </w:num>
  <w:num w:numId="8" w16cid:durableId="1221134844">
    <w:abstractNumId w:val="8"/>
  </w:num>
  <w:num w:numId="9" w16cid:durableId="1078552577">
    <w:abstractNumId w:val="4"/>
  </w:num>
  <w:num w:numId="10" w16cid:durableId="373386503">
    <w:abstractNumId w:val="2"/>
  </w:num>
  <w:num w:numId="11" w16cid:durableId="455027903">
    <w:abstractNumId w:val="1"/>
  </w:num>
  <w:num w:numId="12" w16cid:durableId="1381662356">
    <w:abstractNumId w:val="3"/>
  </w:num>
  <w:num w:numId="13" w16cid:durableId="141779929">
    <w:abstractNumId w:val="7"/>
  </w:num>
  <w:num w:numId="14" w16cid:durableId="713117036">
    <w:abstractNumId w:val="10"/>
  </w:num>
  <w:num w:numId="15" w16cid:durableId="1433823316">
    <w:abstractNumId w:val="5"/>
  </w:num>
  <w:num w:numId="16" w16cid:durableId="1868056749">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Xinhang Xu">
    <w15:presenceInfo w15:providerId="Windows Live" w15:userId="59424eb7fcea0a59"/>
  </w15:person>
  <w15:person w15:author="Yilun Zhu">
    <w15:presenceInfo w15:providerId="AD" w15:userId="S::amzhu@ucdavis.edu::9203d1d5-3650-41a7-9578-0b31582554b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50" o:allowoverlap="f" fill="f" fillcolor="white" stroke="f">
      <v:fill color="white" on="f"/>
      <v:stroke on="f"/>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3991"/>
    <w:rsid w:val="00001FDB"/>
    <w:rsid w:val="000020E7"/>
    <w:rsid w:val="0000336C"/>
    <w:rsid w:val="00003E49"/>
    <w:rsid w:val="00005765"/>
    <w:rsid w:val="00007528"/>
    <w:rsid w:val="00007B8B"/>
    <w:rsid w:val="0001093D"/>
    <w:rsid w:val="00011364"/>
    <w:rsid w:val="00011941"/>
    <w:rsid w:val="00012064"/>
    <w:rsid w:val="000145AD"/>
    <w:rsid w:val="000150E7"/>
    <w:rsid w:val="00016270"/>
    <w:rsid w:val="000164AC"/>
    <w:rsid w:val="00017A4F"/>
    <w:rsid w:val="00022933"/>
    <w:rsid w:val="00025BF7"/>
    <w:rsid w:val="00026DF0"/>
    <w:rsid w:val="0002756B"/>
    <w:rsid w:val="00027CF2"/>
    <w:rsid w:val="00032EF0"/>
    <w:rsid w:val="00033BAB"/>
    <w:rsid w:val="00036262"/>
    <w:rsid w:val="00036F44"/>
    <w:rsid w:val="000414BD"/>
    <w:rsid w:val="0004185D"/>
    <w:rsid w:val="00043CE5"/>
    <w:rsid w:val="00044570"/>
    <w:rsid w:val="00044B60"/>
    <w:rsid w:val="0005237F"/>
    <w:rsid w:val="00053D2C"/>
    <w:rsid w:val="000545D5"/>
    <w:rsid w:val="000575F1"/>
    <w:rsid w:val="00060523"/>
    <w:rsid w:val="00060F95"/>
    <w:rsid w:val="00061862"/>
    <w:rsid w:val="000619EC"/>
    <w:rsid w:val="00061CB1"/>
    <w:rsid w:val="0006269C"/>
    <w:rsid w:val="00062827"/>
    <w:rsid w:val="000634B4"/>
    <w:rsid w:val="00064F59"/>
    <w:rsid w:val="00066F77"/>
    <w:rsid w:val="00067DFB"/>
    <w:rsid w:val="000710EB"/>
    <w:rsid w:val="000741A9"/>
    <w:rsid w:val="00080C48"/>
    <w:rsid w:val="000810F8"/>
    <w:rsid w:val="000811FE"/>
    <w:rsid w:val="000824B1"/>
    <w:rsid w:val="00082B8C"/>
    <w:rsid w:val="000845A0"/>
    <w:rsid w:val="0008568F"/>
    <w:rsid w:val="00086D91"/>
    <w:rsid w:val="000933FB"/>
    <w:rsid w:val="00093795"/>
    <w:rsid w:val="000940B8"/>
    <w:rsid w:val="00095213"/>
    <w:rsid w:val="00095526"/>
    <w:rsid w:val="00095D18"/>
    <w:rsid w:val="000A0156"/>
    <w:rsid w:val="000A06AF"/>
    <w:rsid w:val="000A083F"/>
    <w:rsid w:val="000A0BD2"/>
    <w:rsid w:val="000A1B4A"/>
    <w:rsid w:val="000A309A"/>
    <w:rsid w:val="000A33F6"/>
    <w:rsid w:val="000A362A"/>
    <w:rsid w:val="000A4AB8"/>
    <w:rsid w:val="000A541D"/>
    <w:rsid w:val="000A567D"/>
    <w:rsid w:val="000A60DE"/>
    <w:rsid w:val="000A657D"/>
    <w:rsid w:val="000A6675"/>
    <w:rsid w:val="000B1BAF"/>
    <w:rsid w:val="000B1CAD"/>
    <w:rsid w:val="000B2CA1"/>
    <w:rsid w:val="000B55DB"/>
    <w:rsid w:val="000C0C81"/>
    <w:rsid w:val="000C0F82"/>
    <w:rsid w:val="000C2947"/>
    <w:rsid w:val="000C295A"/>
    <w:rsid w:val="000C32B6"/>
    <w:rsid w:val="000C537F"/>
    <w:rsid w:val="000C5749"/>
    <w:rsid w:val="000C6CD2"/>
    <w:rsid w:val="000C7117"/>
    <w:rsid w:val="000C77DD"/>
    <w:rsid w:val="000D06B6"/>
    <w:rsid w:val="000D11AF"/>
    <w:rsid w:val="000D1943"/>
    <w:rsid w:val="000D2305"/>
    <w:rsid w:val="000D2899"/>
    <w:rsid w:val="000D28E9"/>
    <w:rsid w:val="000D34C6"/>
    <w:rsid w:val="000D51EE"/>
    <w:rsid w:val="000E2AB0"/>
    <w:rsid w:val="000E33BE"/>
    <w:rsid w:val="000E3F12"/>
    <w:rsid w:val="000E58AC"/>
    <w:rsid w:val="000E65B0"/>
    <w:rsid w:val="000E69A8"/>
    <w:rsid w:val="000E6AF5"/>
    <w:rsid w:val="000F1878"/>
    <w:rsid w:val="000F2636"/>
    <w:rsid w:val="000F49A2"/>
    <w:rsid w:val="000F5CE5"/>
    <w:rsid w:val="000F752F"/>
    <w:rsid w:val="000F7CC0"/>
    <w:rsid w:val="0010010F"/>
    <w:rsid w:val="00100C31"/>
    <w:rsid w:val="0010122B"/>
    <w:rsid w:val="0010506E"/>
    <w:rsid w:val="00105362"/>
    <w:rsid w:val="00105516"/>
    <w:rsid w:val="00105D23"/>
    <w:rsid w:val="00105D4D"/>
    <w:rsid w:val="0011060F"/>
    <w:rsid w:val="00112867"/>
    <w:rsid w:val="00112E72"/>
    <w:rsid w:val="0011386B"/>
    <w:rsid w:val="00114118"/>
    <w:rsid w:val="0011747B"/>
    <w:rsid w:val="00117B5E"/>
    <w:rsid w:val="00121361"/>
    <w:rsid w:val="0012241C"/>
    <w:rsid w:val="00123734"/>
    <w:rsid w:val="00125B30"/>
    <w:rsid w:val="00131100"/>
    <w:rsid w:val="00131861"/>
    <w:rsid w:val="001319FC"/>
    <w:rsid w:val="001362E3"/>
    <w:rsid w:val="0013680F"/>
    <w:rsid w:val="00137960"/>
    <w:rsid w:val="00137B59"/>
    <w:rsid w:val="00137B9D"/>
    <w:rsid w:val="001424EC"/>
    <w:rsid w:val="00143C0B"/>
    <w:rsid w:val="00143CA2"/>
    <w:rsid w:val="00144FD7"/>
    <w:rsid w:val="001456F2"/>
    <w:rsid w:val="00146DD3"/>
    <w:rsid w:val="00150453"/>
    <w:rsid w:val="00152768"/>
    <w:rsid w:val="0015417A"/>
    <w:rsid w:val="001542DE"/>
    <w:rsid w:val="00154DE4"/>
    <w:rsid w:val="00154F1C"/>
    <w:rsid w:val="0015615F"/>
    <w:rsid w:val="00156CEE"/>
    <w:rsid w:val="0016042A"/>
    <w:rsid w:val="001627A6"/>
    <w:rsid w:val="00163183"/>
    <w:rsid w:val="00164EDE"/>
    <w:rsid w:val="00167580"/>
    <w:rsid w:val="001712DF"/>
    <w:rsid w:val="001713D9"/>
    <w:rsid w:val="00173D09"/>
    <w:rsid w:val="001740B1"/>
    <w:rsid w:val="00175B2D"/>
    <w:rsid w:val="00175D05"/>
    <w:rsid w:val="00176EDB"/>
    <w:rsid w:val="00176FFB"/>
    <w:rsid w:val="00177A84"/>
    <w:rsid w:val="001800FB"/>
    <w:rsid w:val="0018145A"/>
    <w:rsid w:val="00181CFD"/>
    <w:rsid w:val="001829F0"/>
    <w:rsid w:val="00183E33"/>
    <w:rsid w:val="001841F9"/>
    <w:rsid w:val="00184429"/>
    <w:rsid w:val="00184BDC"/>
    <w:rsid w:val="00186678"/>
    <w:rsid w:val="00186AD7"/>
    <w:rsid w:val="00191808"/>
    <w:rsid w:val="0019196E"/>
    <w:rsid w:val="001919F8"/>
    <w:rsid w:val="00191EB9"/>
    <w:rsid w:val="001929C6"/>
    <w:rsid w:val="00192F6C"/>
    <w:rsid w:val="001934F0"/>
    <w:rsid w:val="00195B68"/>
    <w:rsid w:val="00197B9C"/>
    <w:rsid w:val="001A1AF8"/>
    <w:rsid w:val="001A360E"/>
    <w:rsid w:val="001A48A2"/>
    <w:rsid w:val="001A638F"/>
    <w:rsid w:val="001A6CBE"/>
    <w:rsid w:val="001A6EF8"/>
    <w:rsid w:val="001A7DE6"/>
    <w:rsid w:val="001B03EA"/>
    <w:rsid w:val="001B0A38"/>
    <w:rsid w:val="001B76BE"/>
    <w:rsid w:val="001C1AA4"/>
    <w:rsid w:val="001C254A"/>
    <w:rsid w:val="001C2EE0"/>
    <w:rsid w:val="001C36FC"/>
    <w:rsid w:val="001C3A24"/>
    <w:rsid w:val="001C5AA5"/>
    <w:rsid w:val="001C6B82"/>
    <w:rsid w:val="001C6C06"/>
    <w:rsid w:val="001C6C93"/>
    <w:rsid w:val="001C7108"/>
    <w:rsid w:val="001D1031"/>
    <w:rsid w:val="001D3142"/>
    <w:rsid w:val="001D34BD"/>
    <w:rsid w:val="001D36AA"/>
    <w:rsid w:val="001D5237"/>
    <w:rsid w:val="001D5C93"/>
    <w:rsid w:val="001D7517"/>
    <w:rsid w:val="001E0B22"/>
    <w:rsid w:val="001E2920"/>
    <w:rsid w:val="001E2A83"/>
    <w:rsid w:val="001E681B"/>
    <w:rsid w:val="001F0404"/>
    <w:rsid w:val="001F0F51"/>
    <w:rsid w:val="001F2404"/>
    <w:rsid w:val="001F399B"/>
    <w:rsid w:val="001F4188"/>
    <w:rsid w:val="001F6BBD"/>
    <w:rsid w:val="001F77F4"/>
    <w:rsid w:val="0020089B"/>
    <w:rsid w:val="0020554F"/>
    <w:rsid w:val="00210A82"/>
    <w:rsid w:val="0021138C"/>
    <w:rsid w:val="00211D1F"/>
    <w:rsid w:val="00211D30"/>
    <w:rsid w:val="00214520"/>
    <w:rsid w:val="00214E88"/>
    <w:rsid w:val="0021565B"/>
    <w:rsid w:val="00216720"/>
    <w:rsid w:val="00217ECD"/>
    <w:rsid w:val="00221142"/>
    <w:rsid w:val="00221FA5"/>
    <w:rsid w:val="00222B93"/>
    <w:rsid w:val="00223381"/>
    <w:rsid w:val="0022362E"/>
    <w:rsid w:val="002251B1"/>
    <w:rsid w:val="00225678"/>
    <w:rsid w:val="00231609"/>
    <w:rsid w:val="0023246A"/>
    <w:rsid w:val="00232A12"/>
    <w:rsid w:val="00233054"/>
    <w:rsid w:val="00233273"/>
    <w:rsid w:val="0023482E"/>
    <w:rsid w:val="002348A5"/>
    <w:rsid w:val="00235D09"/>
    <w:rsid w:val="00236278"/>
    <w:rsid w:val="00236EB5"/>
    <w:rsid w:val="00242B44"/>
    <w:rsid w:val="00244EF6"/>
    <w:rsid w:val="00245067"/>
    <w:rsid w:val="002477F0"/>
    <w:rsid w:val="002479C8"/>
    <w:rsid w:val="00250D41"/>
    <w:rsid w:val="00251034"/>
    <w:rsid w:val="002514EE"/>
    <w:rsid w:val="0025183F"/>
    <w:rsid w:val="002561E1"/>
    <w:rsid w:val="002571DA"/>
    <w:rsid w:val="00260C08"/>
    <w:rsid w:val="002617FF"/>
    <w:rsid w:val="00262C18"/>
    <w:rsid w:val="00263957"/>
    <w:rsid w:val="0026481A"/>
    <w:rsid w:val="002652D7"/>
    <w:rsid w:val="00265598"/>
    <w:rsid w:val="002728F4"/>
    <w:rsid w:val="0027309D"/>
    <w:rsid w:val="00273AAB"/>
    <w:rsid w:val="00275A9A"/>
    <w:rsid w:val="00275DD0"/>
    <w:rsid w:val="002808D0"/>
    <w:rsid w:val="00280A79"/>
    <w:rsid w:val="00281950"/>
    <w:rsid w:val="00281BCD"/>
    <w:rsid w:val="00281D96"/>
    <w:rsid w:val="0028277D"/>
    <w:rsid w:val="002834BF"/>
    <w:rsid w:val="0028360D"/>
    <w:rsid w:val="00283B3C"/>
    <w:rsid w:val="0028598E"/>
    <w:rsid w:val="00290E07"/>
    <w:rsid w:val="0029132A"/>
    <w:rsid w:val="002919D8"/>
    <w:rsid w:val="002943C8"/>
    <w:rsid w:val="00295963"/>
    <w:rsid w:val="002960BC"/>
    <w:rsid w:val="002A0A12"/>
    <w:rsid w:val="002A3327"/>
    <w:rsid w:val="002A490C"/>
    <w:rsid w:val="002A4BB3"/>
    <w:rsid w:val="002A5251"/>
    <w:rsid w:val="002A53CC"/>
    <w:rsid w:val="002A612D"/>
    <w:rsid w:val="002B0138"/>
    <w:rsid w:val="002B299C"/>
    <w:rsid w:val="002B48EC"/>
    <w:rsid w:val="002B5419"/>
    <w:rsid w:val="002C0DD2"/>
    <w:rsid w:val="002C43FB"/>
    <w:rsid w:val="002C4442"/>
    <w:rsid w:val="002C4BBC"/>
    <w:rsid w:val="002C644D"/>
    <w:rsid w:val="002C7B37"/>
    <w:rsid w:val="002D027B"/>
    <w:rsid w:val="002D033E"/>
    <w:rsid w:val="002D0AB2"/>
    <w:rsid w:val="002D10EE"/>
    <w:rsid w:val="002D1F95"/>
    <w:rsid w:val="002D2D89"/>
    <w:rsid w:val="002D2FD9"/>
    <w:rsid w:val="002D3641"/>
    <w:rsid w:val="002D57E9"/>
    <w:rsid w:val="002D622D"/>
    <w:rsid w:val="002D6487"/>
    <w:rsid w:val="002D6C35"/>
    <w:rsid w:val="002D7B4B"/>
    <w:rsid w:val="002D7E3D"/>
    <w:rsid w:val="002E10F1"/>
    <w:rsid w:val="002E1B3F"/>
    <w:rsid w:val="002E524E"/>
    <w:rsid w:val="002E5335"/>
    <w:rsid w:val="002E67E9"/>
    <w:rsid w:val="002E68E1"/>
    <w:rsid w:val="002E7D46"/>
    <w:rsid w:val="002F15DA"/>
    <w:rsid w:val="002F2C77"/>
    <w:rsid w:val="002F4E54"/>
    <w:rsid w:val="002F55B2"/>
    <w:rsid w:val="002F59D9"/>
    <w:rsid w:val="002F6FE5"/>
    <w:rsid w:val="002F7770"/>
    <w:rsid w:val="00300DAC"/>
    <w:rsid w:val="0030192B"/>
    <w:rsid w:val="003023D7"/>
    <w:rsid w:val="00302BD3"/>
    <w:rsid w:val="003043F4"/>
    <w:rsid w:val="00304FE2"/>
    <w:rsid w:val="003104E6"/>
    <w:rsid w:val="00310583"/>
    <w:rsid w:val="003108C2"/>
    <w:rsid w:val="003120CC"/>
    <w:rsid w:val="003122F0"/>
    <w:rsid w:val="0031345C"/>
    <w:rsid w:val="00313744"/>
    <w:rsid w:val="00313F88"/>
    <w:rsid w:val="00315B75"/>
    <w:rsid w:val="00315BCE"/>
    <w:rsid w:val="00316CDD"/>
    <w:rsid w:val="00320B02"/>
    <w:rsid w:val="00320B29"/>
    <w:rsid w:val="00322821"/>
    <w:rsid w:val="00326FFB"/>
    <w:rsid w:val="00327F60"/>
    <w:rsid w:val="003302CA"/>
    <w:rsid w:val="00331120"/>
    <w:rsid w:val="00333F40"/>
    <w:rsid w:val="00334317"/>
    <w:rsid w:val="0033466C"/>
    <w:rsid w:val="0033479C"/>
    <w:rsid w:val="0033607F"/>
    <w:rsid w:val="00336174"/>
    <w:rsid w:val="00343326"/>
    <w:rsid w:val="00343E52"/>
    <w:rsid w:val="003441B7"/>
    <w:rsid w:val="003442C8"/>
    <w:rsid w:val="00344426"/>
    <w:rsid w:val="00344B85"/>
    <w:rsid w:val="00344BE5"/>
    <w:rsid w:val="00346C41"/>
    <w:rsid w:val="003531A2"/>
    <w:rsid w:val="00355A59"/>
    <w:rsid w:val="00355AFD"/>
    <w:rsid w:val="003627DE"/>
    <w:rsid w:val="00362E4C"/>
    <w:rsid w:val="003642A8"/>
    <w:rsid w:val="00365D4C"/>
    <w:rsid w:val="003668F0"/>
    <w:rsid w:val="00371B4D"/>
    <w:rsid w:val="00372253"/>
    <w:rsid w:val="003733E5"/>
    <w:rsid w:val="003747A1"/>
    <w:rsid w:val="0037625F"/>
    <w:rsid w:val="00376768"/>
    <w:rsid w:val="00376AEE"/>
    <w:rsid w:val="00381E86"/>
    <w:rsid w:val="003824BA"/>
    <w:rsid w:val="003830CE"/>
    <w:rsid w:val="003867FD"/>
    <w:rsid w:val="003870DF"/>
    <w:rsid w:val="00393792"/>
    <w:rsid w:val="00393996"/>
    <w:rsid w:val="00393EA7"/>
    <w:rsid w:val="00394351"/>
    <w:rsid w:val="00394D7D"/>
    <w:rsid w:val="0039516B"/>
    <w:rsid w:val="003955A3"/>
    <w:rsid w:val="00395F82"/>
    <w:rsid w:val="00396841"/>
    <w:rsid w:val="0039686F"/>
    <w:rsid w:val="0039777E"/>
    <w:rsid w:val="003A024A"/>
    <w:rsid w:val="003A26B7"/>
    <w:rsid w:val="003A68A1"/>
    <w:rsid w:val="003A7FB7"/>
    <w:rsid w:val="003B10CB"/>
    <w:rsid w:val="003B2966"/>
    <w:rsid w:val="003B2FDF"/>
    <w:rsid w:val="003B3132"/>
    <w:rsid w:val="003B41D9"/>
    <w:rsid w:val="003B515C"/>
    <w:rsid w:val="003B7435"/>
    <w:rsid w:val="003B78EF"/>
    <w:rsid w:val="003C06C0"/>
    <w:rsid w:val="003C163D"/>
    <w:rsid w:val="003C1F5B"/>
    <w:rsid w:val="003C2D94"/>
    <w:rsid w:val="003C3104"/>
    <w:rsid w:val="003C43CF"/>
    <w:rsid w:val="003C6172"/>
    <w:rsid w:val="003C6FF3"/>
    <w:rsid w:val="003D08BE"/>
    <w:rsid w:val="003D0C15"/>
    <w:rsid w:val="003D5C83"/>
    <w:rsid w:val="003D65BA"/>
    <w:rsid w:val="003E00A2"/>
    <w:rsid w:val="003E080F"/>
    <w:rsid w:val="003E11D2"/>
    <w:rsid w:val="003E30DB"/>
    <w:rsid w:val="003E6EAD"/>
    <w:rsid w:val="003E7161"/>
    <w:rsid w:val="003E72BA"/>
    <w:rsid w:val="003F01C8"/>
    <w:rsid w:val="003F03DB"/>
    <w:rsid w:val="003F04EE"/>
    <w:rsid w:val="003F0E3C"/>
    <w:rsid w:val="003F18CB"/>
    <w:rsid w:val="003F21F3"/>
    <w:rsid w:val="003F3C63"/>
    <w:rsid w:val="003F4D98"/>
    <w:rsid w:val="003F59BD"/>
    <w:rsid w:val="003F754B"/>
    <w:rsid w:val="003F75FA"/>
    <w:rsid w:val="0040039F"/>
    <w:rsid w:val="00403FEB"/>
    <w:rsid w:val="00406335"/>
    <w:rsid w:val="0040730A"/>
    <w:rsid w:val="00407347"/>
    <w:rsid w:val="00410870"/>
    <w:rsid w:val="00410894"/>
    <w:rsid w:val="004132E3"/>
    <w:rsid w:val="00413831"/>
    <w:rsid w:val="00415B36"/>
    <w:rsid w:val="00416616"/>
    <w:rsid w:val="004171C0"/>
    <w:rsid w:val="00417D3A"/>
    <w:rsid w:val="0042079A"/>
    <w:rsid w:val="00420F66"/>
    <w:rsid w:val="00421252"/>
    <w:rsid w:val="004215E1"/>
    <w:rsid w:val="004221A8"/>
    <w:rsid w:val="00422A52"/>
    <w:rsid w:val="00422D54"/>
    <w:rsid w:val="004233C7"/>
    <w:rsid w:val="00430ABC"/>
    <w:rsid w:val="0043119C"/>
    <w:rsid w:val="00431DEA"/>
    <w:rsid w:val="00432B06"/>
    <w:rsid w:val="00432C0C"/>
    <w:rsid w:val="0043359D"/>
    <w:rsid w:val="0043591E"/>
    <w:rsid w:val="0044081A"/>
    <w:rsid w:val="00441D97"/>
    <w:rsid w:val="004424B0"/>
    <w:rsid w:val="0044284C"/>
    <w:rsid w:val="00442F7C"/>
    <w:rsid w:val="0044526E"/>
    <w:rsid w:val="00450CFC"/>
    <w:rsid w:val="00452177"/>
    <w:rsid w:val="004527B3"/>
    <w:rsid w:val="00452A22"/>
    <w:rsid w:val="00452FD5"/>
    <w:rsid w:val="00453B67"/>
    <w:rsid w:val="004659E4"/>
    <w:rsid w:val="004669A8"/>
    <w:rsid w:val="00470558"/>
    <w:rsid w:val="00470A3D"/>
    <w:rsid w:val="00472000"/>
    <w:rsid w:val="004726BD"/>
    <w:rsid w:val="004742AB"/>
    <w:rsid w:val="004769D8"/>
    <w:rsid w:val="00480B65"/>
    <w:rsid w:val="004815D5"/>
    <w:rsid w:val="00481C73"/>
    <w:rsid w:val="004836D9"/>
    <w:rsid w:val="00484B90"/>
    <w:rsid w:val="004853DF"/>
    <w:rsid w:val="00485C60"/>
    <w:rsid w:val="004866C7"/>
    <w:rsid w:val="00486FB0"/>
    <w:rsid w:val="00487996"/>
    <w:rsid w:val="00490BB1"/>
    <w:rsid w:val="00493FBE"/>
    <w:rsid w:val="0049479C"/>
    <w:rsid w:val="004963D4"/>
    <w:rsid w:val="0049653A"/>
    <w:rsid w:val="004A095D"/>
    <w:rsid w:val="004A1086"/>
    <w:rsid w:val="004A1F5A"/>
    <w:rsid w:val="004A1FFC"/>
    <w:rsid w:val="004A3684"/>
    <w:rsid w:val="004A44AD"/>
    <w:rsid w:val="004A462D"/>
    <w:rsid w:val="004A5476"/>
    <w:rsid w:val="004B5F85"/>
    <w:rsid w:val="004B69DB"/>
    <w:rsid w:val="004B6F22"/>
    <w:rsid w:val="004B7564"/>
    <w:rsid w:val="004C3878"/>
    <w:rsid w:val="004C4838"/>
    <w:rsid w:val="004C48DB"/>
    <w:rsid w:val="004C615E"/>
    <w:rsid w:val="004D00A1"/>
    <w:rsid w:val="004D1310"/>
    <w:rsid w:val="004D1DC8"/>
    <w:rsid w:val="004D2167"/>
    <w:rsid w:val="004D333A"/>
    <w:rsid w:val="004D39CC"/>
    <w:rsid w:val="004D6498"/>
    <w:rsid w:val="004E00AC"/>
    <w:rsid w:val="004E0A41"/>
    <w:rsid w:val="004E4D5A"/>
    <w:rsid w:val="004E5A7A"/>
    <w:rsid w:val="004E69DD"/>
    <w:rsid w:val="004E7651"/>
    <w:rsid w:val="004E7D75"/>
    <w:rsid w:val="004E7E06"/>
    <w:rsid w:val="004F042B"/>
    <w:rsid w:val="004F396C"/>
    <w:rsid w:val="004F3D78"/>
    <w:rsid w:val="004F5F73"/>
    <w:rsid w:val="00501B0F"/>
    <w:rsid w:val="0050269D"/>
    <w:rsid w:val="00502DD6"/>
    <w:rsid w:val="0050381E"/>
    <w:rsid w:val="0050396B"/>
    <w:rsid w:val="00505391"/>
    <w:rsid w:val="005062D0"/>
    <w:rsid w:val="00510E05"/>
    <w:rsid w:val="00511B67"/>
    <w:rsid w:val="00514E4E"/>
    <w:rsid w:val="00515645"/>
    <w:rsid w:val="0051617A"/>
    <w:rsid w:val="00517830"/>
    <w:rsid w:val="00521131"/>
    <w:rsid w:val="0052308B"/>
    <w:rsid w:val="0052518D"/>
    <w:rsid w:val="00525A92"/>
    <w:rsid w:val="00525D23"/>
    <w:rsid w:val="00525EE9"/>
    <w:rsid w:val="00532D5E"/>
    <w:rsid w:val="00533A9C"/>
    <w:rsid w:val="005344CD"/>
    <w:rsid w:val="00534F86"/>
    <w:rsid w:val="00536C2E"/>
    <w:rsid w:val="005375FE"/>
    <w:rsid w:val="0053797C"/>
    <w:rsid w:val="00537ED9"/>
    <w:rsid w:val="005426FA"/>
    <w:rsid w:val="00545D16"/>
    <w:rsid w:val="00547AD4"/>
    <w:rsid w:val="00550D47"/>
    <w:rsid w:val="00552C86"/>
    <w:rsid w:val="0056400B"/>
    <w:rsid w:val="00565E11"/>
    <w:rsid w:val="00566ADE"/>
    <w:rsid w:val="00574358"/>
    <w:rsid w:val="0057728B"/>
    <w:rsid w:val="00580628"/>
    <w:rsid w:val="00580703"/>
    <w:rsid w:val="00580E4A"/>
    <w:rsid w:val="00581520"/>
    <w:rsid w:val="0058375D"/>
    <w:rsid w:val="0058407C"/>
    <w:rsid w:val="00585575"/>
    <w:rsid w:val="00586639"/>
    <w:rsid w:val="00590352"/>
    <w:rsid w:val="0059091C"/>
    <w:rsid w:val="005919A4"/>
    <w:rsid w:val="0059267D"/>
    <w:rsid w:val="0059275D"/>
    <w:rsid w:val="005928A2"/>
    <w:rsid w:val="00593D5B"/>
    <w:rsid w:val="00594C78"/>
    <w:rsid w:val="00597604"/>
    <w:rsid w:val="00597EB6"/>
    <w:rsid w:val="005A1389"/>
    <w:rsid w:val="005A1F49"/>
    <w:rsid w:val="005A2B72"/>
    <w:rsid w:val="005A4B13"/>
    <w:rsid w:val="005A532A"/>
    <w:rsid w:val="005A66BD"/>
    <w:rsid w:val="005A6D54"/>
    <w:rsid w:val="005B34C2"/>
    <w:rsid w:val="005B3B53"/>
    <w:rsid w:val="005B42CD"/>
    <w:rsid w:val="005B4F0F"/>
    <w:rsid w:val="005B71F4"/>
    <w:rsid w:val="005C01DB"/>
    <w:rsid w:val="005C0FBB"/>
    <w:rsid w:val="005C2022"/>
    <w:rsid w:val="005C60ED"/>
    <w:rsid w:val="005C70FA"/>
    <w:rsid w:val="005C75D7"/>
    <w:rsid w:val="005C7807"/>
    <w:rsid w:val="005C79ED"/>
    <w:rsid w:val="005C7D9B"/>
    <w:rsid w:val="005D0AB6"/>
    <w:rsid w:val="005D191C"/>
    <w:rsid w:val="005D6056"/>
    <w:rsid w:val="005D7823"/>
    <w:rsid w:val="005D7EBF"/>
    <w:rsid w:val="005E2208"/>
    <w:rsid w:val="005E3AA3"/>
    <w:rsid w:val="005E5712"/>
    <w:rsid w:val="005E6563"/>
    <w:rsid w:val="005E72D9"/>
    <w:rsid w:val="005F155E"/>
    <w:rsid w:val="005F186D"/>
    <w:rsid w:val="005F194E"/>
    <w:rsid w:val="005F1E84"/>
    <w:rsid w:val="005F2F5B"/>
    <w:rsid w:val="005F5199"/>
    <w:rsid w:val="005F692E"/>
    <w:rsid w:val="006008FA"/>
    <w:rsid w:val="0060331D"/>
    <w:rsid w:val="0060684F"/>
    <w:rsid w:val="006076A5"/>
    <w:rsid w:val="00607A5E"/>
    <w:rsid w:val="00607E54"/>
    <w:rsid w:val="00611179"/>
    <w:rsid w:val="0061261A"/>
    <w:rsid w:val="00612943"/>
    <w:rsid w:val="0061342C"/>
    <w:rsid w:val="00613AB0"/>
    <w:rsid w:val="00616C84"/>
    <w:rsid w:val="00616DDB"/>
    <w:rsid w:val="006208ED"/>
    <w:rsid w:val="00622084"/>
    <w:rsid w:val="00624157"/>
    <w:rsid w:val="00626B0A"/>
    <w:rsid w:val="006279AE"/>
    <w:rsid w:val="00631EC5"/>
    <w:rsid w:val="0063246E"/>
    <w:rsid w:val="006329C3"/>
    <w:rsid w:val="00632AA2"/>
    <w:rsid w:val="00634755"/>
    <w:rsid w:val="00636CB5"/>
    <w:rsid w:val="00637E4A"/>
    <w:rsid w:val="0064175B"/>
    <w:rsid w:val="006424F1"/>
    <w:rsid w:val="00642562"/>
    <w:rsid w:val="00643360"/>
    <w:rsid w:val="00643429"/>
    <w:rsid w:val="006434D9"/>
    <w:rsid w:val="006443CE"/>
    <w:rsid w:val="006452BE"/>
    <w:rsid w:val="0064655E"/>
    <w:rsid w:val="00647161"/>
    <w:rsid w:val="0064769F"/>
    <w:rsid w:val="0065004C"/>
    <w:rsid w:val="006508A5"/>
    <w:rsid w:val="0065291B"/>
    <w:rsid w:val="00652E36"/>
    <w:rsid w:val="0065386D"/>
    <w:rsid w:val="00653FB9"/>
    <w:rsid w:val="006555D6"/>
    <w:rsid w:val="006577EC"/>
    <w:rsid w:val="006605B2"/>
    <w:rsid w:val="00661CD0"/>
    <w:rsid w:val="006625BB"/>
    <w:rsid w:val="0066470D"/>
    <w:rsid w:val="00665439"/>
    <w:rsid w:val="00671A3E"/>
    <w:rsid w:val="00672728"/>
    <w:rsid w:val="00672D98"/>
    <w:rsid w:val="00673390"/>
    <w:rsid w:val="0067457F"/>
    <w:rsid w:val="00674BB2"/>
    <w:rsid w:val="00674E96"/>
    <w:rsid w:val="006772E2"/>
    <w:rsid w:val="00677704"/>
    <w:rsid w:val="00677BD0"/>
    <w:rsid w:val="006829B6"/>
    <w:rsid w:val="00682E91"/>
    <w:rsid w:val="0068394B"/>
    <w:rsid w:val="0068492A"/>
    <w:rsid w:val="00685634"/>
    <w:rsid w:val="00685FCE"/>
    <w:rsid w:val="0069068F"/>
    <w:rsid w:val="006916D8"/>
    <w:rsid w:val="006918C0"/>
    <w:rsid w:val="00694C6E"/>
    <w:rsid w:val="00695D3C"/>
    <w:rsid w:val="00696831"/>
    <w:rsid w:val="00697167"/>
    <w:rsid w:val="006A1E08"/>
    <w:rsid w:val="006A322E"/>
    <w:rsid w:val="006A3627"/>
    <w:rsid w:val="006A3739"/>
    <w:rsid w:val="006A4851"/>
    <w:rsid w:val="006B0CB1"/>
    <w:rsid w:val="006B1157"/>
    <w:rsid w:val="006B2B8A"/>
    <w:rsid w:val="006B665C"/>
    <w:rsid w:val="006C076F"/>
    <w:rsid w:val="006C0A41"/>
    <w:rsid w:val="006C21C2"/>
    <w:rsid w:val="006C28BB"/>
    <w:rsid w:val="006C3C72"/>
    <w:rsid w:val="006C4137"/>
    <w:rsid w:val="006C460C"/>
    <w:rsid w:val="006C5C25"/>
    <w:rsid w:val="006C7935"/>
    <w:rsid w:val="006C7C26"/>
    <w:rsid w:val="006D04A6"/>
    <w:rsid w:val="006D115E"/>
    <w:rsid w:val="006D12A2"/>
    <w:rsid w:val="006D29F4"/>
    <w:rsid w:val="006D2F30"/>
    <w:rsid w:val="006D3508"/>
    <w:rsid w:val="006D487F"/>
    <w:rsid w:val="006D49B3"/>
    <w:rsid w:val="006D611D"/>
    <w:rsid w:val="006D73A2"/>
    <w:rsid w:val="006E0246"/>
    <w:rsid w:val="006E1B18"/>
    <w:rsid w:val="006E38D0"/>
    <w:rsid w:val="006E3C1D"/>
    <w:rsid w:val="006E476A"/>
    <w:rsid w:val="006E4A87"/>
    <w:rsid w:val="006E4C89"/>
    <w:rsid w:val="006E59B1"/>
    <w:rsid w:val="006E6A75"/>
    <w:rsid w:val="006F1131"/>
    <w:rsid w:val="006F21A9"/>
    <w:rsid w:val="006F2E57"/>
    <w:rsid w:val="006F47A2"/>
    <w:rsid w:val="006F4835"/>
    <w:rsid w:val="006F4C10"/>
    <w:rsid w:val="007014C7"/>
    <w:rsid w:val="00701B4B"/>
    <w:rsid w:val="0070317D"/>
    <w:rsid w:val="00704806"/>
    <w:rsid w:val="00706DDB"/>
    <w:rsid w:val="007074A0"/>
    <w:rsid w:val="00707E3F"/>
    <w:rsid w:val="00710263"/>
    <w:rsid w:val="007121A0"/>
    <w:rsid w:val="0071350B"/>
    <w:rsid w:val="00714395"/>
    <w:rsid w:val="007154CF"/>
    <w:rsid w:val="00720C34"/>
    <w:rsid w:val="007214AE"/>
    <w:rsid w:val="00721F44"/>
    <w:rsid w:val="00722262"/>
    <w:rsid w:val="007226AD"/>
    <w:rsid w:val="00722DD7"/>
    <w:rsid w:val="00723958"/>
    <w:rsid w:val="007253ED"/>
    <w:rsid w:val="007261AE"/>
    <w:rsid w:val="00726330"/>
    <w:rsid w:val="00727505"/>
    <w:rsid w:val="00727FAF"/>
    <w:rsid w:val="007306CD"/>
    <w:rsid w:val="00731C75"/>
    <w:rsid w:val="007328CF"/>
    <w:rsid w:val="0073318D"/>
    <w:rsid w:val="00733A17"/>
    <w:rsid w:val="00735359"/>
    <w:rsid w:val="00735826"/>
    <w:rsid w:val="0073791A"/>
    <w:rsid w:val="0074107F"/>
    <w:rsid w:val="007424D4"/>
    <w:rsid w:val="00743A59"/>
    <w:rsid w:val="007479C6"/>
    <w:rsid w:val="00750506"/>
    <w:rsid w:val="00754428"/>
    <w:rsid w:val="00754A30"/>
    <w:rsid w:val="00755336"/>
    <w:rsid w:val="00755856"/>
    <w:rsid w:val="00755DBE"/>
    <w:rsid w:val="00756428"/>
    <w:rsid w:val="007567DF"/>
    <w:rsid w:val="00760F06"/>
    <w:rsid w:val="007620D7"/>
    <w:rsid w:val="00764AE9"/>
    <w:rsid w:val="007662D0"/>
    <w:rsid w:val="00767968"/>
    <w:rsid w:val="007716EE"/>
    <w:rsid w:val="007731F7"/>
    <w:rsid w:val="007735FF"/>
    <w:rsid w:val="007736CA"/>
    <w:rsid w:val="0077484A"/>
    <w:rsid w:val="00774F51"/>
    <w:rsid w:val="00776D36"/>
    <w:rsid w:val="00782EA2"/>
    <w:rsid w:val="00783EAB"/>
    <w:rsid w:val="00786364"/>
    <w:rsid w:val="00787733"/>
    <w:rsid w:val="00787EC3"/>
    <w:rsid w:val="0079018D"/>
    <w:rsid w:val="007911AF"/>
    <w:rsid w:val="0079283C"/>
    <w:rsid w:val="00792D35"/>
    <w:rsid w:val="00794A66"/>
    <w:rsid w:val="0079516A"/>
    <w:rsid w:val="00796E6F"/>
    <w:rsid w:val="007A0669"/>
    <w:rsid w:val="007A0F1E"/>
    <w:rsid w:val="007A1328"/>
    <w:rsid w:val="007A455F"/>
    <w:rsid w:val="007A5B62"/>
    <w:rsid w:val="007A683F"/>
    <w:rsid w:val="007A6C75"/>
    <w:rsid w:val="007B016F"/>
    <w:rsid w:val="007B02A3"/>
    <w:rsid w:val="007B08F0"/>
    <w:rsid w:val="007B0E0D"/>
    <w:rsid w:val="007B2417"/>
    <w:rsid w:val="007B2AA8"/>
    <w:rsid w:val="007B2FB6"/>
    <w:rsid w:val="007B3971"/>
    <w:rsid w:val="007B3D61"/>
    <w:rsid w:val="007B5CA3"/>
    <w:rsid w:val="007B606B"/>
    <w:rsid w:val="007B6E01"/>
    <w:rsid w:val="007B75D9"/>
    <w:rsid w:val="007B780B"/>
    <w:rsid w:val="007C00FF"/>
    <w:rsid w:val="007C1B9F"/>
    <w:rsid w:val="007C3B2D"/>
    <w:rsid w:val="007C3C3A"/>
    <w:rsid w:val="007C3E21"/>
    <w:rsid w:val="007C4ADA"/>
    <w:rsid w:val="007C4DCF"/>
    <w:rsid w:val="007C4E7D"/>
    <w:rsid w:val="007C5C87"/>
    <w:rsid w:val="007C5CE9"/>
    <w:rsid w:val="007C74EC"/>
    <w:rsid w:val="007C776C"/>
    <w:rsid w:val="007D045D"/>
    <w:rsid w:val="007D0D2C"/>
    <w:rsid w:val="007D13ED"/>
    <w:rsid w:val="007D14DC"/>
    <w:rsid w:val="007D1F26"/>
    <w:rsid w:val="007D20C6"/>
    <w:rsid w:val="007D2421"/>
    <w:rsid w:val="007D3F77"/>
    <w:rsid w:val="007D4A88"/>
    <w:rsid w:val="007D5C67"/>
    <w:rsid w:val="007D6D74"/>
    <w:rsid w:val="007E0B3F"/>
    <w:rsid w:val="007E1365"/>
    <w:rsid w:val="007E3915"/>
    <w:rsid w:val="007E45A5"/>
    <w:rsid w:val="007E585D"/>
    <w:rsid w:val="007E7367"/>
    <w:rsid w:val="007E73C7"/>
    <w:rsid w:val="007F0724"/>
    <w:rsid w:val="007F2616"/>
    <w:rsid w:val="007F3C61"/>
    <w:rsid w:val="007F4B76"/>
    <w:rsid w:val="007F546C"/>
    <w:rsid w:val="007F685B"/>
    <w:rsid w:val="008002C6"/>
    <w:rsid w:val="00801597"/>
    <w:rsid w:val="008024DB"/>
    <w:rsid w:val="00803FA6"/>
    <w:rsid w:val="008045F9"/>
    <w:rsid w:val="00804DCE"/>
    <w:rsid w:val="00806F72"/>
    <w:rsid w:val="00807523"/>
    <w:rsid w:val="0080762E"/>
    <w:rsid w:val="00807BBC"/>
    <w:rsid w:val="008105E8"/>
    <w:rsid w:val="008107B9"/>
    <w:rsid w:val="008136A2"/>
    <w:rsid w:val="008158FE"/>
    <w:rsid w:val="00815D17"/>
    <w:rsid w:val="00816F8A"/>
    <w:rsid w:val="008174D2"/>
    <w:rsid w:val="0082059F"/>
    <w:rsid w:val="008209A6"/>
    <w:rsid w:val="00821B6C"/>
    <w:rsid w:val="00822530"/>
    <w:rsid w:val="00823BAE"/>
    <w:rsid w:val="00823E47"/>
    <w:rsid w:val="0082544A"/>
    <w:rsid w:val="0083320B"/>
    <w:rsid w:val="00834952"/>
    <w:rsid w:val="00834F46"/>
    <w:rsid w:val="008353EA"/>
    <w:rsid w:val="00835408"/>
    <w:rsid w:val="008361D4"/>
    <w:rsid w:val="00836E47"/>
    <w:rsid w:val="00837372"/>
    <w:rsid w:val="0084133A"/>
    <w:rsid w:val="00841F51"/>
    <w:rsid w:val="00842057"/>
    <w:rsid w:val="008437FF"/>
    <w:rsid w:val="00843C10"/>
    <w:rsid w:val="00843DCA"/>
    <w:rsid w:val="00846504"/>
    <w:rsid w:val="00846907"/>
    <w:rsid w:val="00846F65"/>
    <w:rsid w:val="008510AC"/>
    <w:rsid w:val="00851774"/>
    <w:rsid w:val="008535D1"/>
    <w:rsid w:val="008538EE"/>
    <w:rsid w:val="00854CBE"/>
    <w:rsid w:val="00855225"/>
    <w:rsid w:val="00855A21"/>
    <w:rsid w:val="00855D4A"/>
    <w:rsid w:val="0085610B"/>
    <w:rsid w:val="00856308"/>
    <w:rsid w:val="00856552"/>
    <w:rsid w:val="00860639"/>
    <w:rsid w:val="00862741"/>
    <w:rsid w:val="008659EF"/>
    <w:rsid w:val="00866357"/>
    <w:rsid w:val="00870ECE"/>
    <w:rsid w:val="008711F9"/>
    <w:rsid w:val="0087154C"/>
    <w:rsid w:val="00872948"/>
    <w:rsid w:val="00874C2F"/>
    <w:rsid w:val="00874CD4"/>
    <w:rsid w:val="008834CD"/>
    <w:rsid w:val="0088370D"/>
    <w:rsid w:val="00885767"/>
    <w:rsid w:val="00886C3D"/>
    <w:rsid w:val="008871DE"/>
    <w:rsid w:val="00890451"/>
    <w:rsid w:val="00890C61"/>
    <w:rsid w:val="008915B2"/>
    <w:rsid w:val="008917BF"/>
    <w:rsid w:val="008932D8"/>
    <w:rsid w:val="0089601E"/>
    <w:rsid w:val="00896899"/>
    <w:rsid w:val="008968D1"/>
    <w:rsid w:val="00897236"/>
    <w:rsid w:val="0089750F"/>
    <w:rsid w:val="008A0FA4"/>
    <w:rsid w:val="008A1BDC"/>
    <w:rsid w:val="008A3AD5"/>
    <w:rsid w:val="008A5D6E"/>
    <w:rsid w:val="008A5FC5"/>
    <w:rsid w:val="008A66D0"/>
    <w:rsid w:val="008A6FBB"/>
    <w:rsid w:val="008A7AEF"/>
    <w:rsid w:val="008B0B4C"/>
    <w:rsid w:val="008B1C4D"/>
    <w:rsid w:val="008B224C"/>
    <w:rsid w:val="008B24DC"/>
    <w:rsid w:val="008B3FD3"/>
    <w:rsid w:val="008B589D"/>
    <w:rsid w:val="008B6043"/>
    <w:rsid w:val="008C0584"/>
    <w:rsid w:val="008C229E"/>
    <w:rsid w:val="008C3B36"/>
    <w:rsid w:val="008C51AD"/>
    <w:rsid w:val="008C6931"/>
    <w:rsid w:val="008C6E2E"/>
    <w:rsid w:val="008C72BD"/>
    <w:rsid w:val="008D1592"/>
    <w:rsid w:val="008D16E0"/>
    <w:rsid w:val="008D2214"/>
    <w:rsid w:val="008D5082"/>
    <w:rsid w:val="008D514D"/>
    <w:rsid w:val="008D5531"/>
    <w:rsid w:val="008D59FD"/>
    <w:rsid w:val="008D6016"/>
    <w:rsid w:val="008D6967"/>
    <w:rsid w:val="008D6BE9"/>
    <w:rsid w:val="008D7AD3"/>
    <w:rsid w:val="008E00CA"/>
    <w:rsid w:val="008E0C45"/>
    <w:rsid w:val="008E20D3"/>
    <w:rsid w:val="008E33EE"/>
    <w:rsid w:val="008E4A08"/>
    <w:rsid w:val="008E50CF"/>
    <w:rsid w:val="008E5B9F"/>
    <w:rsid w:val="008E6163"/>
    <w:rsid w:val="008E755E"/>
    <w:rsid w:val="008F1C61"/>
    <w:rsid w:val="008F1E28"/>
    <w:rsid w:val="008F2285"/>
    <w:rsid w:val="008F4079"/>
    <w:rsid w:val="008F40FE"/>
    <w:rsid w:val="008F45C4"/>
    <w:rsid w:val="008F4DB4"/>
    <w:rsid w:val="00901256"/>
    <w:rsid w:val="00901E4C"/>
    <w:rsid w:val="00903524"/>
    <w:rsid w:val="00906339"/>
    <w:rsid w:val="00906863"/>
    <w:rsid w:val="009074BB"/>
    <w:rsid w:val="00907915"/>
    <w:rsid w:val="00910493"/>
    <w:rsid w:val="009141CE"/>
    <w:rsid w:val="00914D9F"/>
    <w:rsid w:val="009157E0"/>
    <w:rsid w:val="00915E70"/>
    <w:rsid w:val="00915E7B"/>
    <w:rsid w:val="00916230"/>
    <w:rsid w:val="00920313"/>
    <w:rsid w:val="00922C2A"/>
    <w:rsid w:val="009245BF"/>
    <w:rsid w:val="00931430"/>
    <w:rsid w:val="00932D38"/>
    <w:rsid w:val="00933372"/>
    <w:rsid w:val="00933400"/>
    <w:rsid w:val="009338D8"/>
    <w:rsid w:val="009350E5"/>
    <w:rsid w:val="00935BEE"/>
    <w:rsid w:val="009370EB"/>
    <w:rsid w:val="00937B33"/>
    <w:rsid w:val="00940C04"/>
    <w:rsid w:val="00941AF4"/>
    <w:rsid w:val="00942B5D"/>
    <w:rsid w:val="00943362"/>
    <w:rsid w:val="00944D4B"/>
    <w:rsid w:val="0094575B"/>
    <w:rsid w:val="0094798E"/>
    <w:rsid w:val="00950076"/>
    <w:rsid w:val="00950567"/>
    <w:rsid w:val="009519A5"/>
    <w:rsid w:val="00951D4A"/>
    <w:rsid w:val="00955D64"/>
    <w:rsid w:val="00957525"/>
    <w:rsid w:val="00960B31"/>
    <w:rsid w:val="00960B69"/>
    <w:rsid w:val="00962E73"/>
    <w:rsid w:val="00964454"/>
    <w:rsid w:val="00964482"/>
    <w:rsid w:val="00965571"/>
    <w:rsid w:val="00965C96"/>
    <w:rsid w:val="00966338"/>
    <w:rsid w:val="00966B61"/>
    <w:rsid w:val="00966C1E"/>
    <w:rsid w:val="00970DE1"/>
    <w:rsid w:val="0097126D"/>
    <w:rsid w:val="009712CC"/>
    <w:rsid w:val="00971417"/>
    <w:rsid w:val="009728DC"/>
    <w:rsid w:val="0097338C"/>
    <w:rsid w:val="00974CD1"/>
    <w:rsid w:val="00974E87"/>
    <w:rsid w:val="009759E6"/>
    <w:rsid w:val="00981D0E"/>
    <w:rsid w:val="009837C7"/>
    <w:rsid w:val="00984DCA"/>
    <w:rsid w:val="00985AFE"/>
    <w:rsid w:val="009870E6"/>
    <w:rsid w:val="00990CD4"/>
    <w:rsid w:val="009923E2"/>
    <w:rsid w:val="0099288B"/>
    <w:rsid w:val="00992898"/>
    <w:rsid w:val="00993406"/>
    <w:rsid w:val="009934A3"/>
    <w:rsid w:val="009962AA"/>
    <w:rsid w:val="00997642"/>
    <w:rsid w:val="00997A1C"/>
    <w:rsid w:val="009A060E"/>
    <w:rsid w:val="009A0DA2"/>
    <w:rsid w:val="009A12C8"/>
    <w:rsid w:val="009A1D72"/>
    <w:rsid w:val="009A1FF0"/>
    <w:rsid w:val="009A2CC8"/>
    <w:rsid w:val="009A39B9"/>
    <w:rsid w:val="009A43D8"/>
    <w:rsid w:val="009A6BC0"/>
    <w:rsid w:val="009A708B"/>
    <w:rsid w:val="009A7A17"/>
    <w:rsid w:val="009B2E94"/>
    <w:rsid w:val="009B35EE"/>
    <w:rsid w:val="009B367B"/>
    <w:rsid w:val="009B4512"/>
    <w:rsid w:val="009B48A2"/>
    <w:rsid w:val="009B6429"/>
    <w:rsid w:val="009B69B0"/>
    <w:rsid w:val="009B6FD5"/>
    <w:rsid w:val="009B738F"/>
    <w:rsid w:val="009B7CF0"/>
    <w:rsid w:val="009C2B18"/>
    <w:rsid w:val="009C2DC2"/>
    <w:rsid w:val="009C4403"/>
    <w:rsid w:val="009C6951"/>
    <w:rsid w:val="009C6C78"/>
    <w:rsid w:val="009D1243"/>
    <w:rsid w:val="009D2658"/>
    <w:rsid w:val="009D3234"/>
    <w:rsid w:val="009D38A4"/>
    <w:rsid w:val="009D4C89"/>
    <w:rsid w:val="009D5CFE"/>
    <w:rsid w:val="009D6090"/>
    <w:rsid w:val="009D6225"/>
    <w:rsid w:val="009D6CE2"/>
    <w:rsid w:val="009D7B41"/>
    <w:rsid w:val="009D7DA1"/>
    <w:rsid w:val="009E045D"/>
    <w:rsid w:val="009E0606"/>
    <w:rsid w:val="009E3225"/>
    <w:rsid w:val="009E37A4"/>
    <w:rsid w:val="009E3B83"/>
    <w:rsid w:val="009E5A96"/>
    <w:rsid w:val="009E6662"/>
    <w:rsid w:val="009E6E79"/>
    <w:rsid w:val="009E7A2B"/>
    <w:rsid w:val="009F04CD"/>
    <w:rsid w:val="009F1C91"/>
    <w:rsid w:val="009F2E58"/>
    <w:rsid w:val="009F3332"/>
    <w:rsid w:val="009F60CB"/>
    <w:rsid w:val="009F7BD8"/>
    <w:rsid w:val="00A02BD5"/>
    <w:rsid w:val="00A030B1"/>
    <w:rsid w:val="00A03361"/>
    <w:rsid w:val="00A03B0F"/>
    <w:rsid w:val="00A04276"/>
    <w:rsid w:val="00A04292"/>
    <w:rsid w:val="00A042BF"/>
    <w:rsid w:val="00A05DD9"/>
    <w:rsid w:val="00A06C69"/>
    <w:rsid w:val="00A07B0E"/>
    <w:rsid w:val="00A1131E"/>
    <w:rsid w:val="00A12EAB"/>
    <w:rsid w:val="00A12F42"/>
    <w:rsid w:val="00A14B68"/>
    <w:rsid w:val="00A14C1D"/>
    <w:rsid w:val="00A1633B"/>
    <w:rsid w:val="00A16D5C"/>
    <w:rsid w:val="00A17729"/>
    <w:rsid w:val="00A17C5A"/>
    <w:rsid w:val="00A20733"/>
    <w:rsid w:val="00A217DE"/>
    <w:rsid w:val="00A21F8A"/>
    <w:rsid w:val="00A269C0"/>
    <w:rsid w:val="00A27524"/>
    <w:rsid w:val="00A30995"/>
    <w:rsid w:val="00A3318F"/>
    <w:rsid w:val="00A335D0"/>
    <w:rsid w:val="00A337A7"/>
    <w:rsid w:val="00A35F90"/>
    <w:rsid w:val="00A4122B"/>
    <w:rsid w:val="00A4186E"/>
    <w:rsid w:val="00A419B8"/>
    <w:rsid w:val="00A43440"/>
    <w:rsid w:val="00A438A8"/>
    <w:rsid w:val="00A438CF"/>
    <w:rsid w:val="00A44CD5"/>
    <w:rsid w:val="00A44DA1"/>
    <w:rsid w:val="00A46908"/>
    <w:rsid w:val="00A4746D"/>
    <w:rsid w:val="00A47682"/>
    <w:rsid w:val="00A47A90"/>
    <w:rsid w:val="00A50AC3"/>
    <w:rsid w:val="00A535ED"/>
    <w:rsid w:val="00A53F79"/>
    <w:rsid w:val="00A546B0"/>
    <w:rsid w:val="00A56506"/>
    <w:rsid w:val="00A60963"/>
    <w:rsid w:val="00A6201E"/>
    <w:rsid w:val="00A6297F"/>
    <w:rsid w:val="00A63231"/>
    <w:rsid w:val="00A64C08"/>
    <w:rsid w:val="00A65CBC"/>
    <w:rsid w:val="00A6729E"/>
    <w:rsid w:val="00A71AAC"/>
    <w:rsid w:val="00A71D09"/>
    <w:rsid w:val="00A76404"/>
    <w:rsid w:val="00A8225B"/>
    <w:rsid w:val="00A8239E"/>
    <w:rsid w:val="00A83837"/>
    <w:rsid w:val="00A84711"/>
    <w:rsid w:val="00A8486B"/>
    <w:rsid w:val="00A8529C"/>
    <w:rsid w:val="00A90DBF"/>
    <w:rsid w:val="00A92DC3"/>
    <w:rsid w:val="00A93148"/>
    <w:rsid w:val="00A937C7"/>
    <w:rsid w:val="00A943DE"/>
    <w:rsid w:val="00A94F79"/>
    <w:rsid w:val="00A955D4"/>
    <w:rsid w:val="00A963CD"/>
    <w:rsid w:val="00AA0975"/>
    <w:rsid w:val="00AA1096"/>
    <w:rsid w:val="00AA313B"/>
    <w:rsid w:val="00AA3A99"/>
    <w:rsid w:val="00AA3C41"/>
    <w:rsid w:val="00AA4371"/>
    <w:rsid w:val="00AA6A81"/>
    <w:rsid w:val="00AA6B0A"/>
    <w:rsid w:val="00AA6EB9"/>
    <w:rsid w:val="00AA7C0D"/>
    <w:rsid w:val="00AB20BE"/>
    <w:rsid w:val="00AB2A14"/>
    <w:rsid w:val="00AB4BE4"/>
    <w:rsid w:val="00AB57C8"/>
    <w:rsid w:val="00AB6D67"/>
    <w:rsid w:val="00AB764E"/>
    <w:rsid w:val="00AC2758"/>
    <w:rsid w:val="00AC2787"/>
    <w:rsid w:val="00AC3E2F"/>
    <w:rsid w:val="00AC52EC"/>
    <w:rsid w:val="00AC6F91"/>
    <w:rsid w:val="00AC71C0"/>
    <w:rsid w:val="00AC72AE"/>
    <w:rsid w:val="00AC79CF"/>
    <w:rsid w:val="00AC7B4B"/>
    <w:rsid w:val="00AC7E9E"/>
    <w:rsid w:val="00AD0B32"/>
    <w:rsid w:val="00AD1958"/>
    <w:rsid w:val="00AD3F8A"/>
    <w:rsid w:val="00AD3F96"/>
    <w:rsid w:val="00AD47CC"/>
    <w:rsid w:val="00AD501F"/>
    <w:rsid w:val="00AD571B"/>
    <w:rsid w:val="00AD6C1B"/>
    <w:rsid w:val="00AE06A0"/>
    <w:rsid w:val="00AE40E9"/>
    <w:rsid w:val="00AE45C2"/>
    <w:rsid w:val="00AF19B0"/>
    <w:rsid w:val="00AF2032"/>
    <w:rsid w:val="00AF309A"/>
    <w:rsid w:val="00AF4385"/>
    <w:rsid w:val="00AF5A05"/>
    <w:rsid w:val="00AF6080"/>
    <w:rsid w:val="00AF63F4"/>
    <w:rsid w:val="00AF7733"/>
    <w:rsid w:val="00AF7F60"/>
    <w:rsid w:val="00B00626"/>
    <w:rsid w:val="00B0610B"/>
    <w:rsid w:val="00B07D0E"/>
    <w:rsid w:val="00B117B0"/>
    <w:rsid w:val="00B12D9D"/>
    <w:rsid w:val="00B139BF"/>
    <w:rsid w:val="00B14120"/>
    <w:rsid w:val="00B15DAE"/>
    <w:rsid w:val="00B1759B"/>
    <w:rsid w:val="00B17BE7"/>
    <w:rsid w:val="00B20314"/>
    <w:rsid w:val="00B22725"/>
    <w:rsid w:val="00B227ED"/>
    <w:rsid w:val="00B265A3"/>
    <w:rsid w:val="00B26FD4"/>
    <w:rsid w:val="00B27DA1"/>
    <w:rsid w:val="00B30193"/>
    <w:rsid w:val="00B3046D"/>
    <w:rsid w:val="00B306B6"/>
    <w:rsid w:val="00B30C81"/>
    <w:rsid w:val="00B343F5"/>
    <w:rsid w:val="00B34FD5"/>
    <w:rsid w:val="00B36313"/>
    <w:rsid w:val="00B36F1D"/>
    <w:rsid w:val="00B40E70"/>
    <w:rsid w:val="00B4327B"/>
    <w:rsid w:val="00B43CC3"/>
    <w:rsid w:val="00B444B6"/>
    <w:rsid w:val="00B46D02"/>
    <w:rsid w:val="00B470B4"/>
    <w:rsid w:val="00B47FC0"/>
    <w:rsid w:val="00B51D78"/>
    <w:rsid w:val="00B60102"/>
    <w:rsid w:val="00B636BA"/>
    <w:rsid w:val="00B6420B"/>
    <w:rsid w:val="00B64709"/>
    <w:rsid w:val="00B66F8F"/>
    <w:rsid w:val="00B67285"/>
    <w:rsid w:val="00B72DDF"/>
    <w:rsid w:val="00B7358C"/>
    <w:rsid w:val="00B73D93"/>
    <w:rsid w:val="00B73F4F"/>
    <w:rsid w:val="00B7467A"/>
    <w:rsid w:val="00B769BD"/>
    <w:rsid w:val="00B80E4C"/>
    <w:rsid w:val="00B81D25"/>
    <w:rsid w:val="00B83967"/>
    <w:rsid w:val="00B854F2"/>
    <w:rsid w:val="00B85675"/>
    <w:rsid w:val="00B8632A"/>
    <w:rsid w:val="00B9006A"/>
    <w:rsid w:val="00B90FE0"/>
    <w:rsid w:val="00B94ADC"/>
    <w:rsid w:val="00B94CCE"/>
    <w:rsid w:val="00B96081"/>
    <w:rsid w:val="00B96316"/>
    <w:rsid w:val="00BA0C2E"/>
    <w:rsid w:val="00BA1937"/>
    <w:rsid w:val="00BA1D92"/>
    <w:rsid w:val="00BA256B"/>
    <w:rsid w:val="00BA2A92"/>
    <w:rsid w:val="00BA2E2E"/>
    <w:rsid w:val="00BA4938"/>
    <w:rsid w:val="00BA4CF9"/>
    <w:rsid w:val="00BA5C63"/>
    <w:rsid w:val="00BA6351"/>
    <w:rsid w:val="00BA6441"/>
    <w:rsid w:val="00BA6FE9"/>
    <w:rsid w:val="00BB06D8"/>
    <w:rsid w:val="00BB2989"/>
    <w:rsid w:val="00BB456C"/>
    <w:rsid w:val="00BB5D17"/>
    <w:rsid w:val="00BB5DC3"/>
    <w:rsid w:val="00BB6052"/>
    <w:rsid w:val="00BB70D9"/>
    <w:rsid w:val="00BB7A37"/>
    <w:rsid w:val="00BC10C5"/>
    <w:rsid w:val="00BC3667"/>
    <w:rsid w:val="00BC4F2D"/>
    <w:rsid w:val="00BC646D"/>
    <w:rsid w:val="00BC66E0"/>
    <w:rsid w:val="00BC72F6"/>
    <w:rsid w:val="00BD25D0"/>
    <w:rsid w:val="00BD2D7F"/>
    <w:rsid w:val="00BD3883"/>
    <w:rsid w:val="00BD4C85"/>
    <w:rsid w:val="00BD5328"/>
    <w:rsid w:val="00BD65D3"/>
    <w:rsid w:val="00BD7B1B"/>
    <w:rsid w:val="00BE2DF6"/>
    <w:rsid w:val="00BE3F89"/>
    <w:rsid w:val="00BE6F9A"/>
    <w:rsid w:val="00BF0CD2"/>
    <w:rsid w:val="00BF193A"/>
    <w:rsid w:val="00BF33B1"/>
    <w:rsid w:val="00BF4C2B"/>
    <w:rsid w:val="00BF4EEC"/>
    <w:rsid w:val="00BF69C5"/>
    <w:rsid w:val="00BF71DE"/>
    <w:rsid w:val="00BF74C7"/>
    <w:rsid w:val="00C0120C"/>
    <w:rsid w:val="00C02F9D"/>
    <w:rsid w:val="00C036D2"/>
    <w:rsid w:val="00C04C4C"/>
    <w:rsid w:val="00C05B66"/>
    <w:rsid w:val="00C05C8D"/>
    <w:rsid w:val="00C11F97"/>
    <w:rsid w:val="00C131B5"/>
    <w:rsid w:val="00C1544D"/>
    <w:rsid w:val="00C16DD3"/>
    <w:rsid w:val="00C202EC"/>
    <w:rsid w:val="00C205A6"/>
    <w:rsid w:val="00C20F0F"/>
    <w:rsid w:val="00C233C0"/>
    <w:rsid w:val="00C243AB"/>
    <w:rsid w:val="00C24874"/>
    <w:rsid w:val="00C24F92"/>
    <w:rsid w:val="00C25D4E"/>
    <w:rsid w:val="00C264E6"/>
    <w:rsid w:val="00C26B61"/>
    <w:rsid w:val="00C27EAD"/>
    <w:rsid w:val="00C33403"/>
    <w:rsid w:val="00C34780"/>
    <w:rsid w:val="00C34CF6"/>
    <w:rsid w:val="00C36BAF"/>
    <w:rsid w:val="00C40545"/>
    <w:rsid w:val="00C408F8"/>
    <w:rsid w:val="00C43C18"/>
    <w:rsid w:val="00C44177"/>
    <w:rsid w:val="00C46491"/>
    <w:rsid w:val="00C46FFF"/>
    <w:rsid w:val="00C47923"/>
    <w:rsid w:val="00C47EBF"/>
    <w:rsid w:val="00C51DF0"/>
    <w:rsid w:val="00C553F4"/>
    <w:rsid w:val="00C6407B"/>
    <w:rsid w:val="00C64D3E"/>
    <w:rsid w:val="00C64EE5"/>
    <w:rsid w:val="00C6566A"/>
    <w:rsid w:val="00C7082F"/>
    <w:rsid w:val="00C74FC5"/>
    <w:rsid w:val="00C7675B"/>
    <w:rsid w:val="00C828F8"/>
    <w:rsid w:val="00C83721"/>
    <w:rsid w:val="00C84879"/>
    <w:rsid w:val="00C86BBF"/>
    <w:rsid w:val="00C8704A"/>
    <w:rsid w:val="00C874A4"/>
    <w:rsid w:val="00C9010B"/>
    <w:rsid w:val="00C902C6"/>
    <w:rsid w:val="00C918D0"/>
    <w:rsid w:val="00C937CE"/>
    <w:rsid w:val="00C93939"/>
    <w:rsid w:val="00C942CD"/>
    <w:rsid w:val="00C95D96"/>
    <w:rsid w:val="00C96986"/>
    <w:rsid w:val="00CA1C91"/>
    <w:rsid w:val="00CA5D23"/>
    <w:rsid w:val="00CA668B"/>
    <w:rsid w:val="00CB0311"/>
    <w:rsid w:val="00CB204A"/>
    <w:rsid w:val="00CB4DB2"/>
    <w:rsid w:val="00CC03B5"/>
    <w:rsid w:val="00CC2045"/>
    <w:rsid w:val="00CC28A7"/>
    <w:rsid w:val="00CC3231"/>
    <w:rsid w:val="00CC69DC"/>
    <w:rsid w:val="00CC7402"/>
    <w:rsid w:val="00CC7CB3"/>
    <w:rsid w:val="00CC7E7D"/>
    <w:rsid w:val="00CD0043"/>
    <w:rsid w:val="00CD0507"/>
    <w:rsid w:val="00CD1630"/>
    <w:rsid w:val="00CD2042"/>
    <w:rsid w:val="00CD3425"/>
    <w:rsid w:val="00CD3499"/>
    <w:rsid w:val="00CD376A"/>
    <w:rsid w:val="00CD4618"/>
    <w:rsid w:val="00CD5D25"/>
    <w:rsid w:val="00CD6AB6"/>
    <w:rsid w:val="00CE085F"/>
    <w:rsid w:val="00CE0B3D"/>
    <w:rsid w:val="00CE1DE4"/>
    <w:rsid w:val="00CE1DFA"/>
    <w:rsid w:val="00CE2001"/>
    <w:rsid w:val="00CE253E"/>
    <w:rsid w:val="00CE3073"/>
    <w:rsid w:val="00CE34F7"/>
    <w:rsid w:val="00CE376C"/>
    <w:rsid w:val="00CE5B46"/>
    <w:rsid w:val="00CE72D7"/>
    <w:rsid w:val="00CF3FD7"/>
    <w:rsid w:val="00CF517A"/>
    <w:rsid w:val="00CF6B9D"/>
    <w:rsid w:val="00CF7827"/>
    <w:rsid w:val="00D00272"/>
    <w:rsid w:val="00D01469"/>
    <w:rsid w:val="00D01E86"/>
    <w:rsid w:val="00D0252D"/>
    <w:rsid w:val="00D04861"/>
    <w:rsid w:val="00D0794C"/>
    <w:rsid w:val="00D1050B"/>
    <w:rsid w:val="00D10AE4"/>
    <w:rsid w:val="00D11B20"/>
    <w:rsid w:val="00D124A0"/>
    <w:rsid w:val="00D1299A"/>
    <w:rsid w:val="00D14ADA"/>
    <w:rsid w:val="00D16C7B"/>
    <w:rsid w:val="00D17002"/>
    <w:rsid w:val="00D1783B"/>
    <w:rsid w:val="00D2141A"/>
    <w:rsid w:val="00D2291A"/>
    <w:rsid w:val="00D230DE"/>
    <w:rsid w:val="00D24CDF"/>
    <w:rsid w:val="00D257D1"/>
    <w:rsid w:val="00D26DF2"/>
    <w:rsid w:val="00D337C8"/>
    <w:rsid w:val="00D33FCD"/>
    <w:rsid w:val="00D3416D"/>
    <w:rsid w:val="00D345D6"/>
    <w:rsid w:val="00D35911"/>
    <w:rsid w:val="00D37816"/>
    <w:rsid w:val="00D4122E"/>
    <w:rsid w:val="00D42F89"/>
    <w:rsid w:val="00D45FC9"/>
    <w:rsid w:val="00D461B3"/>
    <w:rsid w:val="00D51088"/>
    <w:rsid w:val="00D51BA5"/>
    <w:rsid w:val="00D52CA2"/>
    <w:rsid w:val="00D53D18"/>
    <w:rsid w:val="00D54A9B"/>
    <w:rsid w:val="00D56C6A"/>
    <w:rsid w:val="00D56CD5"/>
    <w:rsid w:val="00D6056C"/>
    <w:rsid w:val="00D64290"/>
    <w:rsid w:val="00D656BA"/>
    <w:rsid w:val="00D65B5F"/>
    <w:rsid w:val="00D663A6"/>
    <w:rsid w:val="00D66EB8"/>
    <w:rsid w:val="00D709F4"/>
    <w:rsid w:val="00D71DB9"/>
    <w:rsid w:val="00D72227"/>
    <w:rsid w:val="00D748A8"/>
    <w:rsid w:val="00D74D29"/>
    <w:rsid w:val="00D75663"/>
    <w:rsid w:val="00D7659F"/>
    <w:rsid w:val="00D76656"/>
    <w:rsid w:val="00D800E1"/>
    <w:rsid w:val="00D801FC"/>
    <w:rsid w:val="00D83E0C"/>
    <w:rsid w:val="00D8434F"/>
    <w:rsid w:val="00D847F4"/>
    <w:rsid w:val="00D85730"/>
    <w:rsid w:val="00D910FB"/>
    <w:rsid w:val="00D92A1A"/>
    <w:rsid w:val="00D9395B"/>
    <w:rsid w:val="00D93BEA"/>
    <w:rsid w:val="00D93BFB"/>
    <w:rsid w:val="00D940E5"/>
    <w:rsid w:val="00D95F98"/>
    <w:rsid w:val="00D9629F"/>
    <w:rsid w:val="00DA1C7D"/>
    <w:rsid w:val="00DA23AA"/>
    <w:rsid w:val="00DA38E4"/>
    <w:rsid w:val="00DA7684"/>
    <w:rsid w:val="00DB05F8"/>
    <w:rsid w:val="00DB0F33"/>
    <w:rsid w:val="00DB3700"/>
    <w:rsid w:val="00DB3AB0"/>
    <w:rsid w:val="00DB491E"/>
    <w:rsid w:val="00DB4A7C"/>
    <w:rsid w:val="00DB5DF6"/>
    <w:rsid w:val="00DB78A5"/>
    <w:rsid w:val="00DB7E49"/>
    <w:rsid w:val="00DC1259"/>
    <w:rsid w:val="00DC1954"/>
    <w:rsid w:val="00DC330C"/>
    <w:rsid w:val="00DC3FE7"/>
    <w:rsid w:val="00DC412F"/>
    <w:rsid w:val="00DC4795"/>
    <w:rsid w:val="00DC620A"/>
    <w:rsid w:val="00DC6C67"/>
    <w:rsid w:val="00DC7497"/>
    <w:rsid w:val="00DC7B45"/>
    <w:rsid w:val="00DD0CA9"/>
    <w:rsid w:val="00DD22BD"/>
    <w:rsid w:val="00DD22F9"/>
    <w:rsid w:val="00DD4855"/>
    <w:rsid w:val="00DD59A6"/>
    <w:rsid w:val="00DD60E1"/>
    <w:rsid w:val="00DD61C1"/>
    <w:rsid w:val="00DE07F8"/>
    <w:rsid w:val="00DE0CBF"/>
    <w:rsid w:val="00DE22C6"/>
    <w:rsid w:val="00DE351E"/>
    <w:rsid w:val="00DE475D"/>
    <w:rsid w:val="00DE5C83"/>
    <w:rsid w:val="00DE6EE2"/>
    <w:rsid w:val="00DE7DA9"/>
    <w:rsid w:val="00DF0BEE"/>
    <w:rsid w:val="00DF226C"/>
    <w:rsid w:val="00DF2FD7"/>
    <w:rsid w:val="00DF3802"/>
    <w:rsid w:val="00DF39A8"/>
    <w:rsid w:val="00DF744D"/>
    <w:rsid w:val="00DF794F"/>
    <w:rsid w:val="00E000D2"/>
    <w:rsid w:val="00E01FFB"/>
    <w:rsid w:val="00E03B35"/>
    <w:rsid w:val="00E06285"/>
    <w:rsid w:val="00E10161"/>
    <w:rsid w:val="00E10CE6"/>
    <w:rsid w:val="00E1114A"/>
    <w:rsid w:val="00E1244B"/>
    <w:rsid w:val="00E13668"/>
    <w:rsid w:val="00E139EB"/>
    <w:rsid w:val="00E14243"/>
    <w:rsid w:val="00E14958"/>
    <w:rsid w:val="00E175B2"/>
    <w:rsid w:val="00E222CC"/>
    <w:rsid w:val="00E224DF"/>
    <w:rsid w:val="00E259B1"/>
    <w:rsid w:val="00E26809"/>
    <w:rsid w:val="00E3701D"/>
    <w:rsid w:val="00E4324C"/>
    <w:rsid w:val="00E44C42"/>
    <w:rsid w:val="00E47318"/>
    <w:rsid w:val="00E5213B"/>
    <w:rsid w:val="00E5244D"/>
    <w:rsid w:val="00E5530A"/>
    <w:rsid w:val="00E55EB8"/>
    <w:rsid w:val="00E5769D"/>
    <w:rsid w:val="00E576E6"/>
    <w:rsid w:val="00E610D1"/>
    <w:rsid w:val="00E64785"/>
    <w:rsid w:val="00E64C6E"/>
    <w:rsid w:val="00E64D8C"/>
    <w:rsid w:val="00E7061F"/>
    <w:rsid w:val="00E70AAD"/>
    <w:rsid w:val="00E71D1A"/>
    <w:rsid w:val="00E71E67"/>
    <w:rsid w:val="00E7552F"/>
    <w:rsid w:val="00E7724E"/>
    <w:rsid w:val="00E77C5C"/>
    <w:rsid w:val="00E80E9B"/>
    <w:rsid w:val="00E8159C"/>
    <w:rsid w:val="00E81879"/>
    <w:rsid w:val="00E81A4B"/>
    <w:rsid w:val="00E830C8"/>
    <w:rsid w:val="00E837D2"/>
    <w:rsid w:val="00E839EC"/>
    <w:rsid w:val="00E8400B"/>
    <w:rsid w:val="00E8448E"/>
    <w:rsid w:val="00E85684"/>
    <w:rsid w:val="00E85ED4"/>
    <w:rsid w:val="00E863FA"/>
    <w:rsid w:val="00E87846"/>
    <w:rsid w:val="00E87C8A"/>
    <w:rsid w:val="00E9126C"/>
    <w:rsid w:val="00E9192F"/>
    <w:rsid w:val="00E92181"/>
    <w:rsid w:val="00E9564D"/>
    <w:rsid w:val="00E97985"/>
    <w:rsid w:val="00EA0459"/>
    <w:rsid w:val="00EA0B4C"/>
    <w:rsid w:val="00EA1164"/>
    <w:rsid w:val="00EA38EA"/>
    <w:rsid w:val="00EA3B53"/>
    <w:rsid w:val="00EA5CD7"/>
    <w:rsid w:val="00EA61E8"/>
    <w:rsid w:val="00EA6E87"/>
    <w:rsid w:val="00EB0D8F"/>
    <w:rsid w:val="00EB3322"/>
    <w:rsid w:val="00EB5733"/>
    <w:rsid w:val="00EB5AA2"/>
    <w:rsid w:val="00EB61E9"/>
    <w:rsid w:val="00EB7FBD"/>
    <w:rsid w:val="00EC0CC2"/>
    <w:rsid w:val="00EC237C"/>
    <w:rsid w:val="00EC28D0"/>
    <w:rsid w:val="00EC2D3C"/>
    <w:rsid w:val="00EC36A4"/>
    <w:rsid w:val="00EC4A70"/>
    <w:rsid w:val="00EC4F26"/>
    <w:rsid w:val="00EC6C2D"/>
    <w:rsid w:val="00EC76CF"/>
    <w:rsid w:val="00EC7E41"/>
    <w:rsid w:val="00EC7EBC"/>
    <w:rsid w:val="00ED03FE"/>
    <w:rsid w:val="00ED7F8E"/>
    <w:rsid w:val="00EE0630"/>
    <w:rsid w:val="00EE15C6"/>
    <w:rsid w:val="00EE23D2"/>
    <w:rsid w:val="00EE4AE0"/>
    <w:rsid w:val="00EE54FD"/>
    <w:rsid w:val="00EE69EE"/>
    <w:rsid w:val="00EE6EC7"/>
    <w:rsid w:val="00EE732F"/>
    <w:rsid w:val="00EF1314"/>
    <w:rsid w:val="00EF14EE"/>
    <w:rsid w:val="00EF19AB"/>
    <w:rsid w:val="00EF1D91"/>
    <w:rsid w:val="00EF3DD2"/>
    <w:rsid w:val="00EF3DE6"/>
    <w:rsid w:val="00EF4465"/>
    <w:rsid w:val="00EF57C4"/>
    <w:rsid w:val="00F001B9"/>
    <w:rsid w:val="00F0053C"/>
    <w:rsid w:val="00F01E9B"/>
    <w:rsid w:val="00F02AA1"/>
    <w:rsid w:val="00F05B84"/>
    <w:rsid w:val="00F07BBD"/>
    <w:rsid w:val="00F12173"/>
    <w:rsid w:val="00F13047"/>
    <w:rsid w:val="00F13762"/>
    <w:rsid w:val="00F13902"/>
    <w:rsid w:val="00F1485F"/>
    <w:rsid w:val="00F15EF0"/>
    <w:rsid w:val="00F16796"/>
    <w:rsid w:val="00F2148F"/>
    <w:rsid w:val="00F253E2"/>
    <w:rsid w:val="00F277AD"/>
    <w:rsid w:val="00F278A2"/>
    <w:rsid w:val="00F30D48"/>
    <w:rsid w:val="00F33309"/>
    <w:rsid w:val="00F335C4"/>
    <w:rsid w:val="00F33991"/>
    <w:rsid w:val="00F34253"/>
    <w:rsid w:val="00F40B7E"/>
    <w:rsid w:val="00F40DD9"/>
    <w:rsid w:val="00F4234F"/>
    <w:rsid w:val="00F44790"/>
    <w:rsid w:val="00F46490"/>
    <w:rsid w:val="00F464D6"/>
    <w:rsid w:val="00F46F4C"/>
    <w:rsid w:val="00F47C2B"/>
    <w:rsid w:val="00F50F16"/>
    <w:rsid w:val="00F517B7"/>
    <w:rsid w:val="00F51A8A"/>
    <w:rsid w:val="00F524C7"/>
    <w:rsid w:val="00F52EBD"/>
    <w:rsid w:val="00F546E8"/>
    <w:rsid w:val="00F54EE7"/>
    <w:rsid w:val="00F57335"/>
    <w:rsid w:val="00F57F42"/>
    <w:rsid w:val="00F60602"/>
    <w:rsid w:val="00F61D9A"/>
    <w:rsid w:val="00F64C5B"/>
    <w:rsid w:val="00F67100"/>
    <w:rsid w:val="00F717D7"/>
    <w:rsid w:val="00F734E4"/>
    <w:rsid w:val="00F74C7E"/>
    <w:rsid w:val="00F75DA3"/>
    <w:rsid w:val="00F75E9C"/>
    <w:rsid w:val="00F761D8"/>
    <w:rsid w:val="00F762F3"/>
    <w:rsid w:val="00F765F5"/>
    <w:rsid w:val="00F81091"/>
    <w:rsid w:val="00F8143A"/>
    <w:rsid w:val="00F86547"/>
    <w:rsid w:val="00F90538"/>
    <w:rsid w:val="00F927DD"/>
    <w:rsid w:val="00F92AFA"/>
    <w:rsid w:val="00F93110"/>
    <w:rsid w:val="00F93A56"/>
    <w:rsid w:val="00F94017"/>
    <w:rsid w:val="00F94845"/>
    <w:rsid w:val="00F94B82"/>
    <w:rsid w:val="00F96C12"/>
    <w:rsid w:val="00FA0D62"/>
    <w:rsid w:val="00FA323D"/>
    <w:rsid w:val="00FA45C8"/>
    <w:rsid w:val="00FA55E5"/>
    <w:rsid w:val="00FA6337"/>
    <w:rsid w:val="00FA75C7"/>
    <w:rsid w:val="00FA7F39"/>
    <w:rsid w:val="00FB4DC5"/>
    <w:rsid w:val="00FB71F3"/>
    <w:rsid w:val="00FB7AE9"/>
    <w:rsid w:val="00FC0884"/>
    <w:rsid w:val="00FC1853"/>
    <w:rsid w:val="00FC22D2"/>
    <w:rsid w:val="00FD1F9B"/>
    <w:rsid w:val="00FD2B89"/>
    <w:rsid w:val="00FD5457"/>
    <w:rsid w:val="00FD72C3"/>
    <w:rsid w:val="00FD72DD"/>
    <w:rsid w:val="00FE0688"/>
    <w:rsid w:val="00FE0827"/>
    <w:rsid w:val="00FE253E"/>
    <w:rsid w:val="00FE2B9A"/>
    <w:rsid w:val="00FE2C5A"/>
    <w:rsid w:val="00FE2D52"/>
    <w:rsid w:val="00FE2E28"/>
    <w:rsid w:val="00FE3C30"/>
    <w:rsid w:val="00FE3D13"/>
    <w:rsid w:val="00FE4714"/>
    <w:rsid w:val="00FE50F3"/>
    <w:rsid w:val="00FE57B2"/>
    <w:rsid w:val="00FE7034"/>
    <w:rsid w:val="00FF1047"/>
    <w:rsid w:val="00FF28E5"/>
    <w:rsid w:val="00FF2B9C"/>
    <w:rsid w:val="00FF41C2"/>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allowoverlap="f" fill="f" fillcolor="white" stroke="f">
      <v:fill color="white" on="f"/>
      <v:stroke on="f"/>
    </o:shapedefaults>
    <o:shapelayout v:ext="edit">
      <o:idmap v:ext="edit" data="2"/>
    </o:shapelayout>
  </w:shapeDefaults>
  <w:decimalSymbol w:val="."/>
  <w:listSeparator w:val=","/>
  <w14:docId w14:val="78DE9F88"/>
  <w15:docId w15:val="{391CF0A8-7BF1-49F5-8D6A-C44AAB04A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A438CF"/>
    <w:rPr>
      <w:lang w:eastAsia="zh-CN"/>
    </w:rPr>
  </w:style>
  <w:style w:type="paragraph" w:styleId="2">
    <w:name w:val="heading 2"/>
    <w:basedOn w:val="a0"/>
    <w:next w:val="a0"/>
    <w:link w:val="20"/>
    <w:uiPriority w:val="99"/>
    <w:qFormat/>
    <w:rsid w:val="00061862"/>
    <w:pPr>
      <w:widowControl w:val="0"/>
      <w:autoSpaceDE w:val="0"/>
      <w:autoSpaceDN w:val="0"/>
      <w:adjustRightInd w:val="0"/>
      <w:outlineLvl w:val="1"/>
    </w:pPr>
    <w:rPr>
      <w:rFonts w:ascii="Calibri" w:hAnsi="Calibri" w:cs="Calibri"/>
      <w:b/>
      <w:bCs/>
      <w:noProof/>
      <w:sz w:val="32"/>
      <w:szCs w:val="32"/>
      <w14:ligatures w14:val="standardContextual"/>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rsid w:val="00F33991"/>
    <w:pPr>
      <w:spacing w:before="100" w:beforeAutospacing="1" w:after="100" w:afterAutospacing="1"/>
    </w:pPr>
  </w:style>
  <w:style w:type="character" w:styleId="a5">
    <w:name w:val="Strong"/>
    <w:qFormat/>
    <w:rsid w:val="00F33991"/>
    <w:rPr>
      <w:b/>
      <w:bCs/>
    </w:rPr>
  </w:style>
  <w:style w:type="character" w:styleId="a6">
    <w:name w:val="Emphasis"/>
    <w:qFormat/>
    <w:rsid w:val="00F33991"/>
    <w:rPr>
      <w:i/>
      <w:iCs/>
    </w:rPr>
  </w:style>
  <w:style w:type="table" w:styleId="a7">
    <w:name w:val="Table Grid"/>
    <w:basedOn w:val="a2"/>
    <w:uiPriority w:val="39"/>
    <w:rsid w:val="00DB10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footer"/>
    <w:basedOn w:val="a0"/>
    <w:link w:val="a9"/>
    <w:uiPriority w:val="99"/>
    <w:rsid w:val="00387DF3"/>
    <w:pPr>
      <w:tabs>
        <w:tab w:val="center" w:pos="4320"/>
        <w:tab w:val="right" w:pos="8640"/>
      </w:tabs>
    </w:pPr>
    <w:rPr>
      <w:lang w:val="x-none" w:eastAsia="x-none"/>
    </w:rPr>
  </w:style>
  <w:style w:type="character" w:styleId="aa">
    <w:name w:val="page number"/>
    <w:basedOn w:val="a1"/>
    <w:rsid w:val="00387DF3"/>
  </w:style>
  <w:style w:type="character" w:styleId="ab">
    <w:name w:val="Hyperlink"/>
    <w:rsid w:val="00B66D89"/>
    <w:rPr>
      <w:color w:val="0000FF"/>
      <w:u w:val="single"/>
    </w:rPr>
  </w:style>
  <w:style w:type="paragraph" w:styleId="ac">
    <w:name w:val="Balloon Text"/>
    <w:basedOn w:val="a0"/>
    <w:semiHidden/>
    <w:rsid w:val="00535ADE"/>
    <w:rPr>
      <w:rFonts w:ascii="Tahoma" w:hAnsi="Tahoma" w:cs="Tahoma"/>
      <w:sz w:val="16"/>
      <w:szCs w:val="16"/>
    </w:rPr>
  </w:style>
  <w:style w:type="character" w:styleId="ad">
    <w:name w:val="annotation reference"/>
    <w:uiPriority w:val="99"/>
    <w:semiHidden/>
    <w:rsid w:val="00C51314"/>
    <w:rPr>
      <w:sz w:val="16"/>
      <w:szCs w:val="16"/>
    </w:rPr>
  </w:style>
  <w:style w:type="paragraph" w:styleId="ae">
    <w:name w:val="annotation text"/>
    <w:basedOn w:val="a0"/>
    <w:semiHidden/>
    <w:rsid w:val="00C51314"/>
    <w:rPr>
      <w:sz w:val="20"/>
      <w:szCs w:val="20"/>
    </w:rPr>
  </w:style>
  <w:style w:type="paragraph" w:styleId="af">
    <w:name w:val="annotation subject"/>
    <w:basedOn w:val="ae"/>
    <w:next w:val="ae"/>
    <w:semiHidden/>
    <w:rsid w:val="00C51314"/>
    <w:rPr>
      <w:b/>
      <w:bCs/>
    </w:rPr>
  </w:style>
  <w:style w:type="paragraph" w:styleId="af0">
    <w:name w:val="header"/>
    <w:basedOn w:val="a0"/>
    <w:link w:val="af1"/>
    <w:rsid w:val="001D2CFB"/>
    <w:pPr>
      <w:tabs>
        <w:tab w:val="center" w:pos="4680"/>
        <w:tab w:val="right" w:pos="9360"/>
      </w:tabs>
    </w:pPr>
    <w:rPr>
      <w:lang w:val="x-none" w:eastAsia="x-none"/>
    </w:rPr>
  </w:style>
  <w:style w:type="character" w:customStyle="1" w:styleId="af1">
    <w:name w:val="页眉 字符"/>
    <w:link w:val="af0"/>
    <w:rsid w:val="001D2CFB"/>
    <w:rPr>
      <w:sz w:val="24"/>
      <w:szCs w:val="24"/>
    </w:rPr>
  </w:style>
  <w:style w:type="character" w:customStyle="1" w:styleId="a9">
    <w:name w:val="页脚 字符"/>
    <w:link w:val="a8"/>
    <w:uiPriority w:val="99"/>
    <w:rsid w:val="001D2CFB"/>
    <w:rPr>
      <w:sz w:val="24"/>
      <w:szCs w:val="24"/>
    </w:rPr>
  </w:style>
  <w:style w:type="paragraph" w:customStyle="1" w:styleId="StyleNormalWebLeft05Right048">
    <w:name w:val="Style Normal (Web) + Left:  0.5&quot; Right:  0.48&quot;"/>
    <w:basedOn w:val="a0"/>
    <w:rsid w:val="00D80F8C"/>
    <w:pPr>
      <w:shd w:val="clear" w:color="auto" w:fill="FFFFFF"/>
      <w:ind w:left="720" w:right="684"/>
    </w:pPr>
    <w:rPr>
      <w:szCs w:val="20"/>
    </w:rPr>
  </w:style>
  <w:style w:type="paragraph" w:styleId="af2">
    <w:name w:val="footnote text"/>
    <w:basedOn w:val="a0"/>
    <w:semiHidden/>
    <w:rsid w:val="00A62C63"/>
    <w:rPr>
      <w:sz w:val="20"/>
      <w:szCs w:val="20"/>
    </w:rPr>
  </w:style>
  <w:style w:type="character" w:styleId="af3">
    <w:name w:val="footnote reference"/>
    <w:semiHidden/>
    <w:rsid w:val="00A62C63"/>
    <w:rPr>
      <w:vertAlign w:val="superscript"/>
    </w:rPr>
  </w:style>
  <w:style w:type="character" w:styleId="af4">
    <w:name w:val="FollowedHyperlink"/>
    <w:rsid w:val="00A24783"/>
    <w:rPr>
      <w:color w:val="800080"/>
      <w:u w:val="single"/>
    </w:rPr>
  </w:style>
  <w:style w:type="character" w:styleId="af5">
    <w:name w:val="Placeholder Text"/>
    <w:basedOn w:val="a1"/>
    <w:uiPriority w:val="99"/>
    <w:unhideWhenUsed/>
    <w:rsid w:val="00D93BFB"/>
    <w:rPr>
      <w:color w:val="808080"/>
    </w:rPr>
  </w:style>
  <w:style w:type="character" w:customStyle="1" w:styleId="UnresolvedMention1">
    <w:name w:val="Unresolved Mention1"/>
    <w:basedOn w:val="a1"/>
    <w:uiPriority w:val="99"/>
    <w:semiHidden/>
    <w:unhideWhenUsed/>
    <w:rsid w:val="00677704"/>
    <w:rPr>
      <w:color w:val="808080"/>
      <w:shd w:val="clear" w:color="auto" w:fill="E6E6E6"/>
    </w:rPr>
  </w:style>
  <w:style w:type="paragraph" w:styleId="af6">
    <w:name w:val="List Paragraph"/>
    <w:basedOn w:val="a0"/>
    <w:uiPriority w:val="72"/>
    <w:qFormat/>
    <w:rsid w:val="00F46490"/>
    <w:pPr>
      <w:ind w:left="720"/>
      <w:contextualSpacing/>
    </w:pPr>
  </w:style>
  <w:style w:type="character" w:customStyle="1" w:styleId="UnresolvedMention2">
    <w:name w:val="Unresolved Mention2"/>
    <w:basedOn w:val="a1"/>
    <w:uiPriority w:val="99"/>
    <w:semiHidden/>
    <w:unhideWhenUsed/>
    <w:rsid w:val="00866357"/>
    <w:rPr>
      <w:color w:val="808080"/>
      <w:shd w:val="clear" w:color="auto" w:fill="E6E6E6"/>
    </w:rPr>
  </w:style>
  <w:style w:type="paragraph" w:styleId="af7">
    <w:name w:val="Revision"/>
    <w:hidden/>
    <w:uiPriority w:val="71"/>
    <w:semiHidden/>
    <w:rsid w:val="007A0669"/>
    <w:rPr>
      <w:lang w:eastAsia="zh-CN"/>
    </w:rPr>
  </w:style>
  <w:style w:type="character" w:customStyle="1" w:styleId="UnresolvedMention3">
    <w:name w:val="Unresolved Mention3"/>
    <w:basedOn w:val="a1"/>
    <w:rsid w:val="00BA6351"/>
    <w:rPr>
      <w:color w:val="605E5C"/>
      <w:shd w:val="clear" w:color="auto" w:fill="E1DFDD"/>
    </w:rPr>
  </w:style>
  <w:style w:type="paragraph" w:styleId="a">
    <w:name w:val="List Bullet"/>
    <w:basedOn w:val="a0"/>
    <w:rsid w:val="00707E3F"/>
    <w:pPr>
      <w:numPr>
        <w:numId w:val="11"/>
      </w:numPr>
      <w:contextualSpacing/>
    </w:pPr>
  </w:style>
  <w:style w:type="paragraph" w:customStyle="1" w:styleId="21">
    <w:name w:val="副标题2"/>
    <w:basedOn w:val="a0"/>
    <w:link w:val="subtitle1"/>
    <w:qFormat/>
    <w:rsid w:val="003108C2"/>
    <w:pPr>
      <w:widowControl w:val="0"/>
      <w:tabs>
        <w:tab w:val="center" w:pos="4800"/>
        <w:tab w:val="right" w:pos="9500"/>
      </w:tabs>
      <w:autoSpaceDE w:val="0"/>
      <w:autoSpaceDN w:val="0"/>
      <w:adjustRightInd w:val="0"/>
      <w:jc w:val="center"/>
    </w:pPr>
    <w:rPr>
      <w:rFonts w:ascii="Calibri" w:eastAsia="Calibri" w:hAnsi="Calibri" w:cs="Calibri"/>
      <w:noProof/>
      <w:sz w:val="22"/>
      <w14:ligatures w14:val="standardContextual"/>
    </w:rPr>
  </w:style>
  <w:style w:type="character" w:customStyle="1" w:styleId="subtitle1">
    <w:name w:val="subtitle 字符1"/>
    <w:basedOn w:val="a1"/>
    <w:link w:val="21"/>
    <w:rsid w:val="003108C2"/>
    <w:rPr>
      <w:rFonts w:ascii="Calibri" w:eastAsia="Calibri" w:hAnsi="Calibri" w:cs="Calibri"/>
      <w:noProof/>
      <w:sz w:val="22"/>
      <w:lang w:eastAsia="zh-CN"/>
      <w14:ligatures w14:val="standardContextual"/>
    </w:rPr>
  </w:style>
  <w:style w:type="character" w:customStyle="1" w:styleId="20">
    <w:name w:val="标题 2 字符"/>
    <w:basedOn w:val="a1"/>
    <w:link w:val="2"/>
    <w:uiPriority w:val="99"/>
    <w:rsid w:val="00061862"/>
    <w:rPr>
      <w:rFonts w:ascii="Calibri" w:hAnsi="Calibri" w:cs="Calibri"/>
      <w:b/>
      <w:bCs/>
      <w:noProof/>
      <w:sz w:val="32"/>
      <w:szCs w:val="32"/>
      <w:lang w:eastAsia="zh-C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07392">
      <w:bodyDiv w:val="1"/>
      <w:marLeft w:val="0"/>
      <w:marRight w:val="0"/>
      <w:marTop w:val="0"/>
      <w:marBottom w:val="0"/>
      <w:divBdr>
        <w:top w:val="none" w:sz="0" w:space="0" w:color="auto"/>
        <w:left w:val="none" w:sz="0" w:space="0" w:color="auto"/>
        <w:bottom w:val="none" w:sz="0" w:space="0" w:color="auto"/>
        <w:right w:val="none" w:sz="0" w:space="0" w:color="auto"/>
      </w:divBdr>
    </w:div>
    <w:div w:id="56444606">
      <w:bodyDiv w:val="1"/>
      <w:marLeft w:val="0"/>
      <w:marRight w:val="0"/>
      <w:marTop w:val="0"/>
      <w:marBottom w:val="0"/>
      <w:divBdr>
        <w:top w:val="none" w:sz="0" w:space="0" w:color="auto"/>
        <w:left w:val="none" w:sz="0" w:space="0" w:color="auto"/>
        <w:bottom w:val="none" w:sz="0" w:space="0" w:color="auto"/>
        <w:right w:val="none" w:sz="0" w:space="0" w:color="auto"/>
      </w:divBdr>
    </w:div>
    <w:div w:id="60949368">
      <w:bodyDiv w:val="1"/>
      <w:marLeft w:val="0"/>
      <w:marRight w:val="0"/>
      <w:marTop w:val="0"/>
      <w:marBottom w:val="0"/>
      <w:divBdr>
        <w:top w:val="none" w:sz="0" w:space="0" w:color="auto"/>
        <w:left w:val="none" w:sz="0" w:space="0" w:color="auto"/>
        <w:bottom w:val="none" w:sz="0" w:space="0" w:color="auto"/>
        <w:right w:val="none" w:sz="0" w:space="0" w:color="auto"/>
      </w:divBdr>
    </w:div>
    <w:div w:id="66802862">
      <w:bodyDiv w:val="1"/>
      <w:marLeft w:val="0"/>
      <w:marRight w:val="0"/>
      <w:marTop w:val="0"/>
      <w:marBottom w:val="0"/>
      <w:divBdr>
        <w:top w:val="none" w:sz="0" w:space="0" w:color="auto"/>
        <w:left w:val="none" w:sz="0" w:space="0" w:color="auto"/>
        <w:bottom w:val="none" w:sz="0" w:space="0" w:color="auto"/>
        <w:right w:val="none" w:sz="0" w:space="0" w:color="auto"/>
      </w:divBdr>
    </w:div>
    <w:div w:id="94331268">
      <w:bodyDiv w:val="1"/>
      <w:marLeft w:val="0"/>
      <w:marRight w:val="0"/>
      <w:marTop w:val="0"/>
      <w:marBottom w:val="0"/>
      <w:divBdr>
        <w:top w:val="none" w:sz="0" w:space="0" w:color="auto"/>
        <w:left w:val="none" w:sz="0" w:space="0" w:color="auto"/>
        <w:bottom w:val="none" w:sz="0" w:space="0" w:color="auto"/>
        <w:right w:val="none" w:sz="0" w:space="0" w:color="auto"/>
      </w:divBdr>
    </w:div>
    <w:div w:id="112753473">
      <w:bodyDiv w:val="1"/>
      <w:marLeft w:val="0"/>
      <w:marRight w:val="0"/>
      <w:marTop w:val="0"/>
      <w:marBottom w:val="0"/>
      <w:divBdr>
        <w:top w:val="none" w:sz="0" w:space="0" w:color="auto"/>
        <w:left w:val="none" w:sz="0" w:space="0" w:color="auto"/>
        <w:bottom w:val="none" w:sz="0" w:space="0" w:color="auto"/>
        <w:right w:val="none" w:sz="0" w:space="0" w:color="auto"/>
      </w:divBdr>
    </w:div>
    <w:div w:id="119492409">
      <w:bodyDiv w:val="1"/>
      <w:marLeft w:val="0"/>
      <w:marRight w:val="0"/>
      <w:marTop w:val="0"/>
      <w:marBottom w:val="0"/>
      <w:divBdr>
        <w:top w:val="none" w:sz="0" w:space="0" w:color="auto"/>
        <w:left w:val="none" w:sz="0" w:space="0" w:color="auto"/>
        <w:bottom w:val="none" w:sz="0" w:space="0" w:color="auto"/>
        <w:right w:val="none" w:sz="0" w:space="0" w:color="auto"/>
      </w:divBdr>
    </w:div>
    <w:div w:id="163979055">
      <w:bodyDiv w:val="1"/>
      <w:marLeft w:val="0"/>
      <w:marRight w:val="0"/>
      <w:marTop w:val="0"/>
      <w:marBottom w:val="0"/>
      <w:divBdr>
        <w:top w:val="none" w:sz="0" w:space="0" w:color="auto"/>
        <w:left w:val="none" w:sz="0" w:space="0" w:color="auto"/>
        <w:bottom w:val="none" w:sz="0" w:space="0" w:color="auto"/>
        <w:right w:val="none" w:sz="0" w:space="0" w:color="auto"/>
      </w:divBdr>
    </w:div>
    <w:div w:id="199785487">
      <w:bodyDiv w:val="1"/>
      <w:marLeft w:val="0"/>
      <w:marRight w:val="0"/>
      <w:marTop w:val="0"/>
      <w:marBottom w:val="0"/>
      <w:divBdr>
        <w:top w:val="none" w:sz="0" w:space="0" w:color="auto"/>
        <w:left w:val="none" w:sz="0" w:space="0" w:color="auto"/>
        <w:bottom w:val="none" w:sz="0" w:space="0" w:color="auto"/>
        <w:right w:val="none" w:sz="0" w:space="0" w:color="auto"/>
      </w:divBdr>
    </w:div>
    <w:div w:id="207425009">
      <w:bodyDiv w:val="1"/>
      <w:marLeft w:val="0"/>
      <w:marRight w:val="0"/>
      <w:marTop w:val="0"/>
      <w:marBottom w:val="0"/>
      <w:divBdr>
        <w:top w:val="none" w:sz="0" w:space="0" w:color="auto"/>
        <w:left w:val="none" w:sz="0" w:space="0" w:color="auto"/>
        <w:bottom w:val="none" w:sz="0" w:space="0" w:color="auto"/>
        <w:right w:val="none" w:sz="0" w:space="0" w:color="auto"/>
      </w:divBdr>
    </w:div>
    <w:div w:id="209851570">
      <w:bodyDiv w:val="1"/>
      <w:marLeft w:val="0"/>
      <w:marRight w:val="0"/>
      <w:marTop w:val="0"/>
      <w:marBottom w:val="0"/>
      <w:divBdr>
        <w:top w:val="none" w:sz="0" w:space="0" w:color="auto"/>
        <w:left w:val="none" w:sz="0" w:space="0" w:color="auto"/>
        <w:bottom w:val="none" w:sz="0" w:space="0" w:color="auto"/>
        <w:right w:val="none" w:sz="0" w:space="0" w:color="auto"/>
      </w:divBdr>
    </w:div>
    <w:div w:id="221985772">
      <w:bodyDiv w:val="1"/>
      <w:marLeft w:val="0"/>
      <w:marRight w:val="0"/>
      <w:marTop w:val="0"/>
      <w:marBottom w:val="0"/>
      <w:divBdr>
        <w:top w:val="none" w:sz="0" w:space="0" w:color="auto"/>
        <w:left w:val="none" w:sz="0" w:space="0" w:color="auto"/>
        <w:bottom w:val="none" w:sz="0" w:space="0" w:color="auto"/>
        <w:right w:val="none" w:sz="0" w:space="0" w:color="auto"/>
      </w:divBdr>
    </w:div>
    <w:div w:id="226378213">
      <w:bodyDiv w:val="1"/>
      <w:marLeft w:val="0"/>
      <w:marRight w:val="0"/>
      <w:marTop w:val="0"/>
      <w:marBottom w:val="0"/>
      <w:divBdr>
        <w:top w:val="none" w:sz="0" w:space="0" w:color="auto"/>
        <w:left w:val="none" w:sz="0" w:space="0" w:color="auto"/>
        <w:bottom w:val="none" w:sz="0" w:space="0" w:color="auto"/>
        <w:right w:val="none" w:sz="0" w:space="0" w:color="auto"/>
      </w:divBdr>
    </w:div>
    <w:div w:id="247619998">
      <w:bodyDiv w:val="1"/>
      <w:marLeft w:val="0"/>
      <w:marRight w:val="0"/>
      <w:marTop w:val="0"/>
      <w:marBottom w:val="0"/>
      <w:divBdr>
        <w:top w:val="none" w:sz="0" w:space="0" w:color="auto"/>
        <w:left w:val="none" w:sz="0" w:space="0" w:color="auto"/>
        <w:bottom w:val="none" w:sz="0" w:space="0" w:color="auto"/>
        <w:right w:val="none" w:sz="0" w:space="0" w:color="auto"/>
      </w:divBdr>
    </w:div>
    <w:div w:id="270939259">
      <w:bodyDiv w:val="1"/>
      <w:marLeft w:val="0"/>
      <w:marRight w:val="0"/>
      <w:marTop w:val="0"/>
      <w:marBottom w:val="0"/>
      <w:divBdr>
        <w:top w:val="none" w:sz="0" w:space="0" w:color="auto"/>
        <w:left w:val="none" w:sz="0" w:space="0" w:color="auto"/>
        <w:bottom w:val="none" w:sz="0" w:space="0" w:color="auto"/>
        <w:right w:val="none" w:sz="0" w:space="0" w:color="auto"/>
      </w:divBdr>
    </w:div>
    <w:div w:id="274752177">
      <w:bodyDiv w:val="1"/>
      <w:marLeft w:val="0"/>
      <w:marRight w:val="0"/>
      <w:marTop w:val="0"/>
      <w:marBottom w:val="0"/>
      <w:divBdr>
        <w:top w:val="none" w:sz="0" w:space="0" w:color="auto"/>
        <w:left w:val="none" w:sz="0" w:space="0" w:color="auto"/>
        <w:bottom w:val="none" w:sz="0" w:space="0" w:color="auto"/>
        <w:right w:val="none" w:sz="0" w:space="0" w:color="auto"/>
      </w:divBdr>
    </w:div>
    <w:div w:id="293371838">
      <w:bodyDiv w:val="1"/>
      <w:marLeft w:val="0"/>
      <w:marRight w:val="0"/>
      <w:marTop w:val="0"/>
      <w:marBottom w:val="0"/>
      <w:divBdr>
        <w:top w:val="none" w:sz="0" w:space="0" w:color="auto"/>
        <w:left w:val="none" w:sz="0" w:space="0" w:color="auto"/>
        <w:bottom w:val="none" w:sz="0" w:space="0" w:color="auto"/>
        <w:right w:val="none" w:sz="0" w:space="0" w:color="auto"/>
      </w:divBdr>
    </w:div>
    <w:div w:id="306789284">
      <w:bodyDiv w:val="1"/>
      <w:marLeft w:val="0"/>
      <w:marRight w:val="0"/>
      <w:marTop w:val="0"/>
      <w:marBottom w:val="0"/>
      <w:divBdr>
        <w:top w:val="none" w:sz="0" w:space="0" w:color="auto"/>
        <w:left w:val="none" w:sz="0" w:space="0" w:color="auto"/>
        <w:bottom w:val="none" w:sz="0" w:space="0" w:color="auto"/>
        <w:right w:val="none" w:sz="0" w:space="0" w:color="auto"/>
      </w:divBdr>
    </w:div>
    <w:div w:id="456873472">
      <w:bodyDiv w:val="1"/>
      <w:marLeft w:val="0"/>
      <w:marRight w:val="0"/>
      <w:marTop w:val="0"/>
      <w:marBottom w:val="0"/>
      <w:divBdr>
        <w:top w:val="none" w:sz="0" w:space="0" w:color="auto"/>
        <w:left w:val="none" w:sz="0" w:space="0" w:color="auto"/>
        <w:bottom w:val="none" w:sz="0" w:space="0" w:color="auto"/>
        <w:right w:val="none" w:sz="0" w:space="0" w:color="auto"/>
      </w:divBdr>
    </w:div>
    <w:div w:id="457647255">
      <w:bodyDiv w:val="1"/>
      <w:marLeft w:val="0"/>
      <w:marRight w:val="0"/>
      <w:marTop w:val="0"/>
      <w:marBottom w:val="0"/>
      <w:divBdr>
        <w:top w:val="none" w:sz="0" w:space="0" w:color="auto"/>
        <w:left w:val="none" w:sz="0" w:space="0" w:color="auto"/>
        <w:bottom w:val="none" w:sz="0" w:space="0" w:color="auto"/>
        <w:right w:val="none" w:sz="0" w:space="0" w:color="auto"/>
      </w:divBdr>
    </w:div>
    <w:div w:id="460004689">
      <w:bodyDiv w:val="1"/>
      <w:marLeft w:val="0"/>
      <w:marRight w:val="0"/>
      <w:marTop w:val="0"/>
      <w:marBottom w:val="0"/>
      <w:divBdr>
        <w:top w:val="none" w:sz="0" w:space="0" w:color="auto"/>
        <w:left w:val="none" w:sz="0" w:space="0" w:color="auto"/>
        <w:bottom w:val="none" w:sz="0" w:space="0" w:color="auto"/>
        <w:right w:val="none" w:sz="0" w:space="0" w:color="auto"/>
      </w:divBdr>
    </w:div>
    <w:div w:id="470876226">
      <w:bodyDiv w:val="1"/>
      <w:marLeft w:val="0"/>
      <w:marRight w:val="0"/>
      <w:marTop w:val="0"/>
      <w:marBottom w:val="0"/>
      <w:divBdr>
        <w:top w:val="none" w:sz="0" w:space="0" w:color="auto"/>
        <w:left w:val="none" w:sz="0" w:space="0" w:color="auto"/>
        <w:bottom w:val="none" w:sz="0" w:space="0" w:color="auto"/>
        <w:right w:val="none" w:sz="0" w:space="0" w:color="auto"/>
      </w:divBdr>
    </w:div>
    <w:div w:id="489907068">
      <w:bodyDiv w:val="1"/>
      <w:marLeft w:val="0"/>
      <w:marRight w:val="0"/>
      <w:marTop w:val="0"/>
      <w:marBottom w:val="0"/>
      <w:divBdr>
        <w:top w:val="none" w:sz="0" w:space="0" w:color="auto"/>
        <w:left w:val="none" w:sz="0" w:space="0" w:color="auto"/>
        <w:bottom w:val="none" w:sz="0" w:space="0" w:color="auto"/>
        <w:right w:val="none" w:sz="0" w:space="0" w:color="auto"/>
      </w:divBdr>
    </w:div>
    <w:div w:id="509177307">
      <w:bodyDiv w:val="1"/>
      <w:marLeft w:val="0"/>
      <w:marRight w:val="0"/>
      <w:marTop w:val="0"/>
      <w:marBottom w:val="0"/>
      <w:divBdr>
        <w:top w:val="none" w:sz="0" w:space="0" w:color="auto"/>
        <w:left w:val="none" w:sz="0" w:space="0" w:color="auto"/>
        <w:bottom w:val="none" w:sz="0" w:space="0" w:color="auto"/>
        <w:right w:val="none" w:sz="0" w:space="0" w:color="auto"/>
      </w:divBdr>
    </w:div>
    <w:div w:id="512916906">
      <w:bodyDiv w:val="1"/>
      <w:marLeft w:val="0"/>
      <w:marRight w:val="0"/>
      <w:marTop w:val="0"/>
      <w:marBottom w:val="0"/>
      <w:divBdr>
        <w:top w:val="none" w:sz="0" w:space="0" w:color="auto"/>
        <w:left w:val="none" w:sz="0" w:space="0" w:color="auto"/>
        <w:bottom w:val="none" w:sz="0" w:space="0" w:color="auto"/>
        <w:right w:val="none" w:sz="0" w:space="0" w:color="auto"/>
      </w:divBdr>
    </w:div>
    <w:div w:id="542139695">
      <w:bodyDiv w:val="1"/>
      <w:marLeft w:val="0"/>
      <w:marRight w:val="0"/>
      <w:marTop w:val="0"/>
      <w:marBottom w:val="0"/>
      <w:divBdr>
        <w:top w:val="none" w:sz="0" w:space="0" w:color="auto"/>
        <w:left w:val="none" w:sz="0" w:space="0" w:color="auto"/>
        <w:bottom w:val="none" w:sz="0" w:space="0" w:color="auto"/>
        <w:right w:val="none" w:sz="0" w:space="0" w:color="auto"/>
      </w:divBdr>
    </w:div>
    <w:div w:id="544752231">
      <w:bodyDiv w:val="1"/>
      <w:marLeft w:val="0"/>
      <w:marRight w:val="0"/>
      <w:marTop w:val="0"/>
      <w:marBottom w:val="0"/>
      <w:divBdr>
        <w:top w:val="none" w:sz="0" w:space="0" w:color="auto"/>
        <w:left w:val="none" w:sz="0" w:space="0" w:color="auto"/>
        <w:bottom w:val="none" w:sz="0" w:space="0" w:color="auto"/>
        <w:right w:val="none" w:sz="0" w:space="0" w:color="auto"/>
      </w:divBdr>
    </w:div>
    <w:div w:id="559439546">
      <w:bodyDiv w:val="1"/>
      <w:marLeft w:val="0"/>
      <w:marRight w:val="0"/>
      <w:marTop w:val="0"/>
      <w:marBottom w:val="0"/>
      <w:divBdr>
        <w:top w:val="none" w:sz="0" w:space="0" w:color="auto"/>
        <w:left w:val="none" w:sz="0" w:space="0" w:color="auto"/>
        <w:bottom w:val="none" w:sz="0" w:space="0" w:color="auto"/>
        <w:right w:val="none" w:sz="0" w:space="0" w:color="auto"/>
      </w:divBdr>
    </w:div>
    <w:div w:id="561406001">
      <w:bodyDiv w:val="1"/>
      <w:marLeft w:val="0"/>
      <w:marRight w:val="0"/>
      <w:marTop w:val="0"/>
      <w:marBottom w:val="0"/>
      <w:divBdr>
        <w:top w:val="none" w:sz="0" w:space="0" w:color="auto"/>
        <w:left w:val="none" w:sz="0" w:space="0" w:color="auto"/>
        <w:bottom w:val="none" w:sz="0" w:space="0" w:color="auto"/>
        <w:right w:val="none" w:sz="0" w:space="0" w:color="auto"/>
      </w:divBdr>
    </w:div>
    <w:div w:id="566183986">
      <w:bodyDiv w:val="1"/>
      <w:marLeft w:val="0"/>
      <w:marRight w:val="0"/>
      <w:marTop w:val="0"/>
      <w:marBottom w:val="0"/>
      <w:divBdr>
        <w:top w:val="none" w:sz="0" w:space="0" w:color="auto"/>
        <w:left w:val="none" w:sz="0" w:space="0" w:color="auto"/>
        <w:bottom w:val="none" w:sz="0" w:space="0" w:color="auto"/>
        <w:right w:val="none" w:sz="0" w:space="0" w:color="auto"/>
      </w:divBdr>
    </w:div>
    <w:div w:id="626744299">
      <w:bodyDiv w:val="1"/>
      <w:marLeft w:val="0"/>
      <w:marRight w:val="0"/>
      <w:marTop w:val="0"/>
      <w:marBottom w:val="0"/>
      <w:divBdr>
        <w:top w:val="none" w:sz="0" w:space="0" w:color="auto"/>
        <w:left w:val="none" w:sz="0" w:space="0" w:color="auto"/>
        <w:bottom w:val="none" w:sz="0" w:space="0" w:color="auto"/>
        <w:right w:val="none" w:sz="0" w:space="0" w:color="auto"/>
      </w:divBdr>
    </w:div>
    <w:div w:id="627203997">
      <w:bodyDiv w:val="1"/>
      <w:marLeft w:val="60"/>
      <w:marRight w:val="60"/>
      <w:marTop w:val="60"/>
      <w:marBottom w:val="15"/>
      <w:divBdr>
        <w:top w:val="none" w:sz="0" w:space="0" w:color="auto"/>
        <w:left w:val="none" w:sz="0" w:space="0" w:color="auto"/>
        <w:bottom w:val="none" w:sz="0" w:space="0" w:color="auto"/>
        <w:right w:val="none" w:sz="0" w:space="0" w:color="auto"/>
      </w:divBdr>
    </w:div>
    <w:div w:id="650057628">
      <w:bodyDiv w:val="1"/>
      <w:marLeft w:val="0"/>
      <w:marRight w:val="0"/>
      <w:marTop w:val="0"/>
      <w:marBottom w:val="0"/>
      <w:divBdr>
        <w:top w:val="none" w:sz="0" w:space="0" w:color="auto"/>
        <w:left w:val="none" w:sz="0" w:space="0" w:color="auto"/>
        <w:bottom w:val="none" w:sz="0" w:space="0" w:color="auto"/>
        <w:right w:val="none" w:sz="0" w:space="0" w:color="auto"/>
      </w:divBdr>
    </w:div>
    <w:div w:id="655499761">
      <w:bodyDiv w:val="1"/>
      <w:marLeft w:val="0"/>
      <w:marRight w:val="0"/>
      <w:marTop w:val="0"/>
      <w:marBottom w:val="0"/>
      <w:divBdr>
        <w:top w:val="none" w:sz="0" w:space="0" w:color="auto"/>
        <w:left w:val="none" w:sz="0" w:space="0" w:color="auto"/>
        <w:bottom w:val="none" w:sz="0" w:space="0" w:color="auto"/>
        <w:right w:val="none" w:sz="0" w:space="0" w:color="auto"/>
      </w:divBdr>
    </w:div>
    <w:div w:id="658729389">
      <w:bodyDiv w:val="1"/>
      <w:marLeft w:val="0"/>
      <w:marRight w:val="0"/>
      <w:marTop w:val="0"/>
      <w:marBottom w:val="0"/>
      <w:divBdr>
        <w:top w:val="none" w:sz="0" w:space="0" w:color="auto"/>
        <w:left w:val="none" w:sz="0" w:space="0" w:color="auto"/>
        <w:bottom w:val="none" w:sz="0" w:space="0" w:color="auto"/>
        <w:right w:val="none" w:sz="0" w:space="0" w:color="auto"/>
      </w:divBdr>
    </w:div>
    <w:div w:id="672757438">
      <w:bodyDiv w:val="1"/>
      <w:marLeft w:val="0"/>
      <w:marRight w:val="0"/>
      <w:marTop w:val="0"/>
      <w:marBottom w:val="0"/>
      <w:divBdr>
        <w:top w:val="none" w:sz="0" w:space="0" w:color="auto"/>
        <w:left w:val="none" w:sz="0" w:space="0" w:color="auto"/>
        <w:bottom w:val="none" w:sz="0" w:space="0" w:color="auto"/>
        <w:right w:val="none" w:sz="0" w:space="0" w:color="auto"/>
      </w:divBdr>
    </w:div>
    <w:div w:id="698050621">
      <w:bodyDiv w:val="1"/>
      <w:marLeft w:val="0"/>
      <w:marRight w:val="0"/>
      <w:marTop w:val="0"/>
      <w:marBottom w:val="0"/>
      <w:divBdr>
        <w:top w:val="none" w:sz="0" w:space="0" w:color="auto"/>
        <w:left w:val="none" w:sz="0" w:space="0" w:color="auto"/>
        <w:bottom w:val="none" w:sz="0" w:space="0" w:color="auto"/>
        <w:right w:val="none" w:sz="0" w:space="0" w:color="auto"/>
      </w:divBdr>
    </w:div>
    <w:div w:id="708575778">
      <w:bodyDiv w:val="1"/>
      <w:marLeft w:val="0"/>
      <w:marRight w:val="0"/>
      <w:marTop w:val="0"/>
      <w:marBottom w:val="0"/>
      <w:divBdr>
        <w:top w:val="none" w:sz="0" w:space="0" w:color="auto"/>
        <w:left w:val="none" w:sz="0" w:space="0" w:color="auto"/>
        <w:bottom w:val="none" w:sz="0" w:space="0" w:color="auto"/>
        <w:right w:val="none" w:sz="0" w:space="0" w:color="auto"/>
      </w:divBdr>
    </w:div>
    <w:div w:id="709916397">
      <w:bodyDiv w:val="1"/>
      <w:marLeft w:val="0"/>
      <w:marRight w:val="0"/>
      <w:marTop w:val="0"/>
      <w:marBottom w:val="0"/>
      <w:divBdr>
        <w:top w:val="none" w:sz="0" w:space="0" w:color="auto"/>
        <w:left w:val="none" w:sz="0" w:space="0" w:color="auto"/>
        <w:bottom w:val="none" w:sz="0" w:space="0" w:color="auto"/>
        <w:right w:val="none" w:sz="0" w:space="0" w:color="auto"/>
      </w:divBdr>
    </w:div>
    <w:div w:id="735393713">
      <w:bodyDiv w:val="1"/>
      <w:marLeft w:val="0"/>
      <w:marRight w:val="0"/>
      <w:marTop w:val="0"/>
      <w:marBottom w:val="0"/>
      <w:divBdr>
        <w:top w:val="none" w:sz="0" w:space="0" w:color="auto"/>
        <w:left w:val="none" w:sz="0" w:space="0" w:color="auto"/>
        <w:bottom w:val="none" w:sz="0" w:space="0" w:color="auto"/>
        <w:right w:val="none" w:sz="0" w:space="0" w:color="auto"/>
      </w:divBdr>
    </w:div>
    <w:div w:id="736368017">
      <w:bodyDiv w:val="1"/>
      <w:marLeft w:val="0"/>
      <w:marRight w:val="0"/>
      <w:marTop w:val="0"/>
      <w:marBottom w:val="0"/>
      <w:divBdr>
        <w:top w:val="none" w:sz="0" w:space="0" w:color="auto"/>
        <w:left w:val="none" w:sz="0" w:space="0" w:color="auto"/>
        <w:bottom w:val="none" w:sz="0" w:space="0" w:color="auto"/>
        <w:right w:val="none" w:sz="0" w:space="0" w:color="auto"/>
      </w:divBdr>
    </w:div>
    <w:div w:id="752436394">
      <w:bodyDiv w:val="1"/>
      <w:marLeft w:val="0"/>
      <w:marRight w:val="0"/>
      <w:marTop w:val="0"/>
      <w:marBottom w:val="0"/>
      <w:divBdr>
        <w:top w:val="none" w:sz="0" w:space="0" w:color="auto"/>
        <w:left w:val="none" w:sz="0" w:space="0" w:color="auto"/>
        <w:bottom w:val="none" w:sz="0" w:space="0" w:color="auto"/>
        <w:right w:val="none" w:sz="0" w:space="0" w:color="auto"/>
      </w:divBdr>
    </w:div>
    <w:div w:id="756630313">
      <w:bodyDiv w:val="1"/>
      <w:marLeft w:val="0"/>
      <w:marRight w:val="0"/>
      <w:marTop w:val="0"/>
      <w:marBottom w:val="0"/>
      <w:divBdr>
        <w:top w:val="none" w:sz="0" w:space="0" w:color="auto"/>
        <w:left w:val="none" w:sz="0" w:space="0" w:color="auto"/>
        <w:bottom w:val="none" w:sz="0" w:space="0" w:color="auto"/>
        <w:right w:val="none" w:sz="0" w:space="0" w:color="auto"/>
      </w:divBdr>
    </w:div>
    <w:div w:id="768507812">
      <w:bodyDiv w:val="1"/>
      <w:marLeft w:val="0"/>
      <w:marRight w:val="0"/>
      <w:marTop w:val="0"/>
      <w:marBottom w:val="0"/>
      <w:divBdr>
        <w:top w:val="none" w:sz="0" w:space="0" w:color="auto"/>
        <w:left w:val="none" w:sz="0" w:space="0" w:color="auto"/>
        <w:bottom w:val="none" w:sz="0" w:space="0" w:color="auto"/>
        <w:right w:val="none" w:sz="0" w:space="0" w:color="auto"/>
      </w:divBdr>
    </w:div>
    <w:div w:id="796603499">
      <w:bodyDiv w:val="1"/>
      <w:marLeft w:val="0"/>
      <w:marRight w:val="0"/>
      <w:marTop w:val="0"/>
      <w:marBottom w:val="0"/>
      <w:divBdr>
        <w:top w:val="none" w:sz="0" w:space="0" w:color="auto"/>
        <w:left w:val="none" w:sz="0" w:space="0" w:color="auto"/>
        <w:bottom w:val="none" w:sz="0" w:space="0" w:color="auto"/>
        <w:right w:val="none" w:sz="0" w:space="0" w:color="auto"/>
      </w:divBdr>
    </w:div>
    <w:div w:id="811022455">
      <w:bodyDiv w:val="1"/>
      <w:marLeft w:val="0"/>
      <w:marRight w:val="0"/>
      <w:marTop w:val="0"/>
      <w:marBottom w:val="0"/>
      <w:divBdr>
        <w:top w:val="none" w:sz="0" w:space="0" w:color="auto"/>
        <w:left w:val="none" w:sz="0" w:space="0" w:color="auto"/>
        <w:bottom w:val="none" w:sz="0" w:space="0" w:color="auto"/>
        <w:right w:val="none" w:sz="0" w:space="0" w:color="auto"/>
      </w:divBdr>
    </w:div>
    <w:div w:id="824861747">
      <w:bodyDiv w:val="1"/>
      <w:marLeft w:val="0"/>
      <w:marRight w:val="0"/>
      <w:marTop w:val="0"/>
      <w:marBottom w:val="0"/>
      <w:divBdr>
        <w:top w:val="none" w:sz="0" w:space="0" w:color="auto"/>
        <w:left w:val="none" w:sz="0" w:space="0" w:color="auto"/>
        <w:bottom w:val="none" w:sz="0" w:space="0" w:color="auto"/>
        <w:right w:val="none" w:sz="0" w:space="0" w:color="auto"/>
      </w:divBdr>
    </w:div>
    <w:div w:id="831485304">
      <w:bodyDiv w:val="1"/>
      <w:marLeft w:val="0"/>
      <w:marRight w:val="0"/>
      <w:marTop w:val="0"/>
      <w:marBottom w:val="0"/>
      <w:divBdr>
        <w:top w:val="none" w:sz="0" w:space="0" w:color="auto"/>
        <w:left w:val="none" w:sz="0" w:space="0" w:color="auto"/>
        <w:bottom w:val="none" w:sz="0" w:space="0" w:color="auto"/>
        <w:right w:val="none" w:sz="0" w:space="0" w:color="auto"/>
      </w:divBdr>
    </w:div>
    <w:div w:id="844712472">
      <w:bodyDiv w:val="1"/>
      <w:marLeft w:val="0"/>
      <w:marRight w:val="0"/>
      <w:marTop w:val="0"/>
      <w:marBottom w:val="0"/>
      <w:divBdr>
        <w:top w:val="none" w:sz="0" w:space="0" w:color="auto"/>
        <w:left w:val="none" w:sz="0" w:space="0" w:color="auto"/>
        <w:bottom w:val="none" w:sz="0" w:space="0" w:color="auto"/>
        <w:right w:val="none" w:sz="0" w:space="0" w:color="auto"/>
      </w:divBdr>
    </w:div>
    <w:div w:id="855966576">
      <w:bodyDiv w:val="1"/>
      <w:marLeft w:val="0"/>
      <w:marRight w:val="0"/>
      <w:marTop w:val="0"/>
      <w:marBottom w:val="0"/>
      <w:divBdr>
        <w:top w:val="none" w:sz="0" w:space="0" w:color="auto"/>
        <w:left w:val="none" w:sz="0" w:space="0" w:color="auto"/>
        <w:bottom w:val="none" w:sz="0" w:space="0" w:color="auto"/>
        <w:right w:val="none" w:sz="0" w:space="0" w:color="auto"/>
      </w:divBdr>
    </w:div>
    <w:div w:id="859512485">
      <w:bodyDiv w:val="1"/>
      <w:marLeft w:val="0"/>
      <w:marRight w:val="0"/>
      <w:marTop w:val="0"/>
      <w:marBottom w:val="0"/>
      <w:divBdr>
        <w:top w:val="none" w:sz="0" w:space="0" w:color="auto"/>
        <w:left w:val="none" w:sz="0" w:space="0" w:color="auto"/>
        <w:bottom w:val="none" w:sz="0" w:space="0" w:color="auto"/>
        <w:right w:val="none" w:sz="0" w:space="0" w:color="auto"/>
      </w:divBdr>
    </w:div>
    <w:div w:id="868642449">
      <w:bodyDiv w:val="1"/>
      <w:marLeft w:val="0"/>
      <w:marRight w:val="0"/>
      <w:marTop w:val="0"/>
      <w:marBottom w:val="0"/>
      <w:divBdr>
        <w:top w:val="none" w:sz="0" w:space="0" w:color="auto"/>
        <w:left w:val="none" w:sz="0" w:space="0" w:color="auto"/>
        <w:bottom w:val="none" w:sz="0" w:space="0" w:color="auto"/>
        <w:right w:val="none" w:sz="0" w:space="0" w:color="auto"/>
      </w:divBdr>
    </w:div>
    <w:div w:id="886531490">
      <w:bodyDiv w:val="1"/>
      <w:marLeft w:val="0"/>
      <w:marRight w:val="0"/>
      <w:marTop w:val="0"/>
      <w:marBottom w:val="0"/>
      <w:divBdr>
        <w:top w:val="none" w:sz="0" w:space="0" w:color="auto"/>
        <w:left w:val="none" w:sz="0" w:space="0" w:color="auto"/>
        <w:bottom w:val="none" w:sz="0" w:space="0" w:color="auto"/>
        <w:right w:val="none" w:sz="0" w:space="0" w:color="auto"/>
      </w:divBdr>
    </w:div>
    <w:div w:id="890580641">
      <w:bodyDiv w:val="1"/>
      <w:marLeft w:val="0"/>
      <w:marRight w:val="0"/>
      <w:marTop w:val="0"/>
      <w:marBottom w:val="0"/>
      <w:divBdr>
        <w:top w:val="none" w:sz="0" w:space="0" w:color="auto"/>
        <w:left w:val="none" w:sz="0" w:space="0" w:color="auto"/>
        <w:bottom w:val="none" w:sz="0" w:space="0" w:color="auto"/>
        <w:right w:val="none" w:sz="0" w:space="0" w:color="auto"/>
      </w:divBdr>
    </w:div>
    <w:div w:id="913588317">
      <w:bodyDiv w:val="1"/>
      <w:marLeft w:val="0"/>
      <w:marRight w:val="0"/>
      <w:marTop w:val="0"/>
      <w:marBottom w:val="0"/>
      <w:divBdr>
        <w:top w:val="none" w:sz="0" w:space="0" w:color="auto"/>
        <w:left w:val="none" w:sz="0" w:space="0" w:color="auto"/>
        <w:bottom w:val="none" w:sz="0" w:space="0" w:color="auto"/>
        <w:right w:val="none" w:sz="0" w:space="0" w:color="auto"/>
      </w:divBdr>
    </w:div>
    <w:div w:id="914586488">
      <w:bodyDiv w:val="1"/>
      <w:marLeft w:val="0"/>
      <w:marRight w:val="0"/>
      <w:marTop w:val="0"/>
      <w:marBottom w:val="0"/>
      <w:divBdr>
        <w:top w:val="none" w:sz="0" w:space="0" w:color="auto"/>
        <w:left w:val="none" w:sz="0" w:space="0" w:color="auto"/>
        <w:bottom w:val="none" w:sz="0" w:space="0" w:color="auto"/>
        <w:right w:val="none" w:sz="0" w:space="0" w:color="auto"/>
      </w:divBdr>
    </w:div>
    <w:div w:id="949356712">
      <w:bodyDiv w:val="1"/>
      <w:marLeft w:val="0"/>
      <w:marRight w:val="0"/>
      <w:marTop w:val="0"/>
      <w:marBottom w:val="0"/>
      <w:divBdr>
        <w:top w:val="none" w:sz="0" w:space="0" w:color="auto"/>
        <w:left w:val="none" w:sz="0" w:space="0" w:color="auto"/>
        <w:bottom w:val="none" w:sz="0" w:space="0" w:color="auto"/>
        <w:right w:val="none" w:sz="0" w:space="0" w:color="auto"/>
      </w:divBdr>
    </w:div>
    <w:div w:id="958679927">
      <w:bodyDiv w:val="1"/>
      <w:marLeft w:val="0"/>
      <w:marRight w:val="0"/>
      <w:marTop w:val="0"/>
      <w:marBottom w:val="0"/>
      <w:divBdr>
        <w:top w:val="none" w:sz="0" w:space="0" w:color="auto"/>
        <w:left w:val="none" w:sz="0" w:space="0" w:color="auto"/>
        <w:bottom w:val="none" w:sz="0" w:space="0" w:color="auto"/>
        <w:right w:val="none" w:sz="0" w:space="0" w:color="auto"/>
      </w:divBdr>
    </w:div>
    <w:div w:id="985932146">
      <w:bodyDiv w:val="1"/>
      <w:marLeft w:val="0"/>
      <w:marRight w:val="0"/>
      <w:marTop w:val="0"/>
      <w:marBottom w:val="0"/>
      <w:divBdr>
        <w:top w:val="none" w:sz="0" w:space="0" w:color="auto"/>
        <w:left w:val="none" w:sz="0" w:space="0" w:color="auto"/>
        <w:bottom w:val="none" w:sz="0" w:space="0" w:color="auto"/>
        <w:right w:val="none" w:sz="0" w:space="0" w:color="auto"/>
      </w:divBdr>
    </w:div>
    <w:div w:id="990016296">
      <w:bodyDiv w:val="1"/>
      <w:marLeft w:val="0"/>
      <w:marRight w:val="0"/>
      <w:marTop w:val="0"/>
      <w:marBottom w:val="0"/>
      <w:divBdr>
        <w:top w:val="none" w:sz="0" w:space="0" w:color="auto"/>
        <w:left w:val="none" w:sz="0" w:space="0" w:color="auto"/>
        <w:bottom w:val="none" w:sz="0" w:space="0" w:color="auto"/>
        <w:right w:val="none" w:sz="0" w:space="0" w:color="auto"/>
      </w:divBdr>
    </w:div>
    <w:div w:id="1042559359">
      <w:bodyDiv w:val="1"/>
      <w:marLeft w:val="0"/>
      <w:marRight w:val="0"/>
      <w:marTop w:val="0"/>
      <w:marBottom w:val="0"/>
      <w:divBdr>
        <w:top w:val="none" w:sz="0" w:space="0" w:color="auto"/>
        <w:left w:val="none" w:sz="0" w:space="0" w:color="auto"/>
        <w:bottom w:val="none" w:sz="0" w:space="0" w:color="auto"/>
        <w:right w:val="none" w:sz="0" w:space="0" w:color="auto"/>
      </w:divBdr>
    </w:div>
    <w:div w:id="1046832517">
      <w:bodyDiv w:val="1"/>
      <w:marLeft w:val="0"/>
      <w:marRight w:val="0"/>
      <w:marTop w:val="0"/>
      <w:marBottom w:val="0"/>
      <w:divBdr>
        <w:top w:val="none" w:sz="0" w:space="0" w:color="auto"/>
        <w:left w:val="none" w:sz="0" w:space="0" w:color="auto"/>
        <w:bottom w:val="none" w:sz="0" w:space="0" w:color="auto"/>
        <w:right w:val="none" w:sz="0" w:space="0" w:color="auto"/>
      </w:divBdr>
    </w:div>
    <w:div w:id="1049722168">
      <w:bodyDiv w:val="1"/>
      <w:marLeft w:val="0"/>
      <w:marRight w:val="0"/>
      <w:marTop w:val="0"/>
      <w:marBottom w:val="0"/>
      <w:divBdr>
        <w:top w:val="none" w:sz="0" w:space="0" w:color="auto"/>
        <w:left w:val="none" w:sz="0" w:space="0" w:color="auto"/>
        <w:bottom w:val="none" w:sz="0" w:space="0" w:color="auto"/>
        <w:right w:val="none" w:sz="0" w:space="0" w:color="auto"/>
      </w:divBdr>
    </w:div>
    <w:div w:id="1081559764">
      <w:bodyDiv w:val="1"/>
      <w:marLeft w:val="0"/>
      <w:marRight w:val="0"/>
      <w:marTop w:val="0"/>
      <w:marBottom w:val="0"/>
      <w:divBdr>
        <w:top w:val="none" w:sz="0" w:space="0" w:color="auto"/>
        <w:left w:val="none" w:sz="0" w:space="0" w:color="auto"/>
        <w:bottom w:val="none" w:sz="0" w:space="0" w:color="auto"/>
        <w:right w:val="none" w:sz="0" w:space="0" w:color="auto"/>
      </w:divBdr>
    </w:div>
    <w:div w:id="1090546117">
      <w:bodyDiv w:val="1"/>
      <w:marLeft w:val="0"/>
      <w:marRight w:val="0"/>
      <w:marTop w:val="0"/>
      <w:marBottom w:val="0"/>
      <w:divBdr>
        <w:top w:val="none" w:sz="0" w:space="0" w:color="auto"/>
        <w:left w:val="none" w:sz="0" w:space="0" w:color="auto"/>
        <w:bottom w:val="none" w:sz="0" w:space="0" w:color="auto"/>
        <w:right w:val="none" w:sz="0" w:space="0" w:color="auto"/>
      </w:divBdr>
    </w:div>
    <w:div w:id="1094474092">
      <w:bodyDiv w:val="1"/>
      <w:marLeft w:val="0"/>
      <w:marRight w:val="0"/>
      <w:marTop w:val="0"/>
      <w:marBottom w:val="0"/>
      <w:divBdr>
        <w:top w:val="none" w:sz="0" w:space="0" w:color="auto"/>
        <w:left w:val="none" w:sz="0" w:space="0" w:color="auto"/>
        <w:bottom w:val="none" w:sz="0" w:space="0" w:color="auto"/>
        <w:right w:val="none" w:sz="0" w:space="0" w:color="auto"/>
      </w:divBdr>
    </w:div>
    <w:div w:id="1094667566">
      <w:bodyDiv w:val="1"/>
      <w:marLeft w:val="0"/>
      <w:marRight w:val="0"/>
      <w:marTop w:val="0"/>
      <w:marBottom w:val="0"/>
      <w:divBdr>
        <w:top w:val="none" w:sz="0" w:space="0" w:color="auto"/>
        <w:left w:val="none" w:sz="0" w:space="0" w:color="auto"/>
        <w:bottom w:val="none" w:sz="0" w:space="0" w:color="auto"/>
        <w:right w:val="none" w:sz="0" w:space="0" w:color="auto"/>
      </w:divBdr>
    </w:div>
    <w:div w:id="1120802162">
      <w:bodyDiv w:val="1"/>
      <w:marLeft w:val="0"/>
      <w:marRight w:val="0"/>
      <w:marTop w:val="0"/>
      <w:marBottom w:val="0"/>
      <w:divBdr>
        <w:top w:val="none" w:sz="0" w:space="0" w:color="auto"/>
        <w:left w:val="none" w:sz="0" w:space="0" w:color="auto"/>
        <w:bottom w:val="none" w:sz="0" w:space="0" w:color="auto"/>
        <w:right w:val="none" w:sz="0" w:space="0" w:color="auto"/>
      </w:divBdr>
    </w:div>
    <w:div w:id="1173758640">
      <w:bodyDiv w:val="1"/>
      <w:marLeft w:val="0"/>
      <w:marRight w:val="0"/>
      <w:marTop w:val="0"/>
      <w:marBottom w:val="0"/>
      <w:divBdr>
        <w:top w:val="none" w:sz="0" w:space="0" w:color="auto"/>
        <w:left w:val="none" w:sz="0" w:space="0" w:color="auto"/>
        <w:bottom w:val="none" w:sz="0" w:space="0" w:color="auto"/>
        <w:right w:val="none" w:sz="0" w:space="0" w:color="auto"/>
      </w:divBdr>
    </w:div>
    <w:div w:id="1206214336">
      <w:bodyDiv w:val="1"/>
      <w:marLeft w:val="0"/>
      <w:marRight w:val="0"/>
      <w:marTop w:val="0"/>
      <w:marBottom w:val="0"/>
      <w:divBdr>
        <w:top w:val="none" w:sz="0" w:space="0" w:color="auto"/>
        <w:left w:val="none" w:sz="0" w:space="0" w:color="auto"/>
        <w:bottom w:val="none" w:sz="0" w:space="0" w:color="auto"/>
        <w:right w:val="none" w:sz="0" w:space="0" w:color="auto"/>
      </w:divBdr>
    </w:div>
    <w:div w:id="1209220305">
      <w:bodyDiv w:val="1"/>
      <w:marLeft w:val="0"/>
      <w:marRight w:val="0"/>
      <w:marTop w:val="0"/>
      <w:marBottom w:val="0"/>
      <w:divBdr>
        <w:top w:val="none" w:sz="0" w:space="0" w:color="auto"/>
        <w:left w:val="none" w:sz="0" w:space="0" w:color="auto"/>
        <w:bottom w:val="none" w:sz="0" w:space="0" w:color="auto"/>
        <w:right w:val="none" w:sz="0" w:space="0" w:color="auto"/>
      </w:divBdr>
    </w:div>
    <w:div w:id="1223250896">
      <w:bodyDiv w:val="1"/>
      <w:marLeft w:val="0"/>
      <w:marRight w:val="0"/>
      <w:marTop w:val="0"/>
      <w:marBottom w:val="0"/>
      <w:divBdr>
        <w:top w:val="none" w:sz="0" w:space="0" w:color="auto"/>
        <w:left w:val="none" w:sz="0" w:space="0" w:color="auto"/>
        <w:bottom w:val="none" w:sz="0" w:space="0" w:color="auto"/>
        <w:right w:val="none" w:sz="0" w:space="0" w:color="auto"/>
      </w:divBdr>
    </w:div>
    <w:div w:id="1270041035">
      <w:bodyDiv w:val="1"/>
      <w:marLeft w:val="0"/>
      <w:marRight w:val="0"/>
      <w:marTop w:val="0"/>
      <w:marBottom w:val="0"/>
      <w:divBdr>
        <w:top w:val="none" w:sz="0" w:space="0" w:color="auto"/>
        <w:left w:val="none" w:sz="0" w:space="0" w:color="auto"/>
        <w:bottom w:val="none" w:sz="0" w:space="0" w:color="auto"/>
        <w:right w:val="none" w:sz="0" w:space="0" w:color="auto"/>
      </w:divBdr>
    </w:div>
    <w:div w:id="1274827215">
      <w:bodyDiv w:val="1"/>
      <w:marLeft w:val="0"/>
      <w:marRight w:val="0"/>
      <w:marTop w:val="0"/>
      <w:marBottom w:val="0"/>
      <w:divBdr>
        <w:top w:val="none" w:sz="0" w:space="0" w:color="auto"/>
        <w:left w:val="none" w:sz="0" w:space="0" w:color="auto"/>
        <w:bottom w:val="none" w:sz="0" w:space="0" w:color="auto"/>
        <w:right w:val="none" w:sz="0" w:space="0" w:color="auto"/>
      </w:divBdr>
    </w:div>
    <w:div w:id="1293445104">
      <w:bodyDiv w:val="1"/>
      <w:marLeft w:val="0"/>
      <w:marRight w:val="0"/>
      <w:marTop w:val="0"/>
      <w:marBottom w:val="0"/>
      <w:divBdr>
        <w:top w:val="none" w:sz="0" w:space="0" w:color="auto"/>
        <w:left w:val="none" w:sz="0" w:space="0" w:color="auto"/>
        <w:bottom w:val="none" w:sz="0" w:space="0" w:color="auto"/>
        <w:right w:val="none" w:sz="0" w:space="0" w:color="auto"/>
      </w:divBdr>
    </w:div>
    <w:div w:id="1332564758">
      <w:bodyDiv w:val="1"/>
      <w:marLeft w:val="0"/>
      <w:marRight w:val="0"/>
      <w:marTop w:val="0"/>
      <w:marBottom w:val="0"/>
      <w:divBdr>
        <w:top w:val="none" w:sz="0" w:space="0" w:color="auto"/>
        <w:left w:val="none" w:sz="0" w:space="0" w:color="auto"/>
        <w:bottom w:val="none" w:sz="0" w:space="0" w:color="auto"/>
        <w:right w:val="none" w:sz="0" w:space="0" w:color="auto"/>
      </w:divBdr>
    </w:div>
    <w:div w:id="1356229390">
      <w:bodyDiv w:val="1"/>
      <w:marLeft w:val="0"/>
      <w:marRight w:val="0"/>
      <w:marTop w:val="0"/>
      <w:marBottom w:val="0"/>
      <w:divBdr>
        <w:top w:val="none" w:sz="0" w:space="0" w:color="auto"/>
        <w:left w:val="none" w:sz="0" w:space="0" w:color="auto"/>
        <w:bottom w:val="none" w:sz="0" w:space="0" w:color="auto"/>
        <w:right w:val="none" w:sz="0" w:space="0" w:color="auto"/>
      </w:divBdr>
    </w:div>
    <w:div w:id="1367632554">
      <w:bodyDiv w:val="1"/>
      <w:marLeft w:val="0"/>
      <w:marRight w:val="0"/>
      <w:marTop w:val="0"/>
      <w:marBottom w:val="0"/>
      <w:divBdr>
        <w:top w:val="none" w:sz="0" w:space="0" w:color="auto"/>
        <w:left w:val="none" w:sz="0" w:space="0" w:color="auto"/>
        <w:bottom w:val="none" w:sz="0" w:space="0" w:color="auto"/>
        <w:right w:val="none" w:sz="0" w:space="0" w:color="auto"/>
      </w:divBdr>
    </w:div>
    <w:div w:id="1378549829">
      <w:bodyDiv w:val="1"/>
      <w:marLeft w:val="0"/>
      <w:marRight w:val="0"/>
      <w:marTop w:val="0"/>
      <w:marBottom w:val="0"/>
      <w:divBdr>
        <w:top w:val="none" w:sz="0" w:space="0" w:color="auto"/>
        <w:left w:val="none" w:sz="0" w:space="0" w:color="auto"/>
        <w:bottom w:val="none" w:sz="0" w:space="0" w:color="auto"/>
        <w:right w:val="none" w:sz="0" w:space="0" w:color="auto"/>
      </w:divBdr>
    </w:div>
    <w:div w:id="1383401480">
      <w:bodyDiv w:val="1"/>
      <w:marLeft w:val="0"/>
      <w:marRight w:val="0"/>
      <w:marTop w:val="0"/>
      <w:marBottom w:val="0"/>
      <w:divBdr>
        <w:top w:val="none" w:sz="0" w:space="0" w:color="auto"/>
        <w:left w:val="none" w:sz="0" w:space="0" w:color="auto"/>
        <w:bottom w:val="none" w:sz="0" w:space="0" w:color="auto"/>
        <w:right w:val="none" w:sz="0" w:space="0" w:color="auto"/>
      </w:divBdr>
    </w:div>
    <w:div w:id="1401444812">
      <w:bodyDiv w:val="1"/>
      <w:marLeft w:val="0"/>
      <w:marRight w:val="0"/>
      <w:marTop w:val="0"/>
      <w:marBottom w:val="0"/>
      <w:divBdr>
        <w:top w:val="none" w:sz="0" w:space="0" w:color="auto"/>
        <w:left w:val="none" w:sz="0" w:space="0" w:color="auto"/>
        <w:bottom w:val="none" w:sz="0" w:space="0" w:color="auto"/>
        <w:right w:val="none" w:sz="0" w:space="0" w:color="auto"/>
      </w:divBdr>
    </w:div>
    <w:div w:id="1408453190">
      <w:bodyDiv w:val="1"/>
      <w:marLeft w:val="0"/>
      <w:marRight w:val="0"/>
      <w:marTop w:val="0"/>
      <w:marBottom w:val="0"/>
      <w:divBdr>
        <w:top w:val="none" w:sz="0" w:space="0" w:color="auto"/>
        <w:left w:val="none" w:sz="0" w:space="0" w:color="auto"/>
        <w:bottom w:val="none" w:sz="0" w:space="0" w:color="auto"/>
        <w:right w:val="none" w:sz="0" w:space="0" w:color="auto"/>
      </w:divBdr>
    </w:div>
    <w:div w:id="1445883515">
      <w:bodyDiv w:val="1"/>
      <w:marLeft w:val="0"/>
      <w:marRight w:val="0"/>
      <w:marTop w:val="0"/>
      <w:marBottom w:val="0"/>
      <w:divBdr>
        <w:top w:val="none" w:sz="0" w:space="0" w:color="auto"/>
        <w:left w:val="none" w:sz="0" w:space="0" w:color="auto"/>
        <w:bottom w:val="none" w:sz="0" w:space="0" w:color="auto"/>
        <w:right w:val="none" w:sz="0" w:space="0" w:color="auto"/>
      </w:divBdr>
    </w:div>
    <w:div w:id="1469515932">
      <w:bodyDiv w:val="1"/>
      <w:marLeft w:val="0"/>
      <w:marRight w:val="0"/>
      <w:marTop w:val="0"/>
      <w:marBottom w:val="0"/>
      <w:divBdr>
        <w:top w:val="none" w:sz="0" w:space="0" w:color="auto"/>
        <w:left w:val="none" w:sz="0" w:space="0" w:color="auto"/>
        <w:bottom w:val="none" w:sz="0" w:space="0" w:color="auto"/>
        <w:right w:val="none" w:sz="0" w:space="0" w:color="auto"/>
      </w:divBdr>
    </w:div>
    <w:div w:id="1481968955">
      <w:bodyDiv w:val="1"/>
      <w:marLeft w:val="0"/>
      <w:marRight w:val="0"/>
      <w:marTop w:val="0"/>
      <w:marBottom w:val="0"/>
      <w:divBdr>
        <w:top w:val="none" w:sz="0" w:space="0" w:color="auto"/>
        <w:left w:val="none" w:sz="0" w:space="0" w:color="auto"/>
        <w:bottom w:val="none" w:sz="0" w:space="0" w:color="auto"/>
        <w:right w:val="none" w:sz="0" w:space="0" w:color="auto"/>
      </w:divBdr>
    </w:div>
    <w:div w:id="1504540939">
      <w:bodyDiv w:val="1"/>
      <w:marLeft w:val="0"/>
      <w:marRight w:val="0"/>
      <w:marTop w:val="0"/>
      <w:marBottom w:val="0"/>
      <w:divBdr>
        <w:top w:val="none" w:sz="0" w:space="0" w:color="auto"/>
        <w:left w:val="none" w:sz="0" w:space="0" w:color="auto"/>
        <w:bottom w:val="none" w:sz="0" w:space="0" w:color="auto"/>
        <w:right w:val="none" w:sz="0" w:space="0" w:color="auto"/>
      </w:divBdr>
    </w:div>
    <w:div w:id="1504933167">
      <w:bodyDiv w:val="1"/>
      <w:marLeft w:val="0"/>
      <w:marRight w:val="0"/>
      <w:marTop w:val="0"/>
      <w:marBottom w:val="0"/>
      <w:divBdr>
        <w:top w:val="none" w:sz="0" w:space="0" w:color="auto"/>
        <w:left w:val="none" w:sz="0" w:space="0" w:color="auto"/>
        <w:bottom w:val="none" w:sz="0" w:space="0" w:color="auto"/>
        <w:right w:val="none" w:sz="0" w:space="0" w:color="auto"/>
      </w:divBdr>
    </w:div>
    <w:div w:id="1512791909">
      <w:bodyDiv w:val="1"/>
      <w:marLeft w:val="0"/>
      <w:marRight w:val="0"/>
      <w:marTop w:val="0"/>
      <w:marBottom w:val="0"/>
      <w:divBdr>
        <w:top w:val="none" w:sz="0" w:space="0" w:color="auto"/>
        <w:left w:val="none" w:sz="0" w:space="0" w:color="auto"/>
        <w:bottom w:val="none" w:sz="0" w:space="0" w:color="auto"/>
        <w:right w:val="none" w:sz="0" w:space="0" w:color="auto"/>
      </w:divBdr>
    </w:div>
    <w:div w:id="1524056800">
      <w:bodyDiv w:val="1"/>
      <w:marLeft w:val="0"/>
      <w:marRight w:val="0"/>
      <w:marTop w:val="0"/>
      <w:marBottom w:val="0"/>
      <w:divBdr>
        <w:top w:val="none" w:sz="0" w:space="0" w:color="auto"/>
        <w:left w:val="none" w:sz="0" w:space="0" w:color="auto"/>
        <w:bottom w:val="none" w:sz="0" w:space="0" w:color="auto"/>
        <w:right w:val="none" w:sz="0" w:space="0" w:color="auto"/>
      </w:divBdr>
    </w:div>
    <w:div w:id="1534229658">
      <w:bodyDiv w:val="1"/>
      <w:marLeft w:val="0"/>
      <w:marRight w:val="0"/>
      <w:marTop w:val="0"/>
      <w:marBottom w:val="0"/>
      <w:divBdr>
        <w:top w:val="none" w:sz="0" w:space="0" w:color="auto"/>
        <w:left w:val="none" w:sz="0" w:space="0" w:color="auto"/>
        <w:bottom w:val="none" w:sz="0" w:space="0" w:color="auto"/>
        <w:right w:val="none" w:sz="0" w:space="0" w:color="auto"/>
      </w:divBdr>
    </w:div>
    <w:div w:id="1555043093">
      <w:bodyDiv w:val="1"/>
      <w:marLeft w:val="0"/>
      <w:marRight w:val="0"/>
      <w:marTop w:val="0"/>
      <w:marBottom w:val="0"/>
      <w:divBdr>
        <w:top w:val="none" w:sz="0" w:space="0" w:color="auto"/>
        <w:left w:val="none" w:sz="0" w:space="0" w:color="auto"/>
        <w:bottom w:val="none" w:sz="0" w:space="0" w:color="auto"/>
        <w:right w:val="none" w:sz="0" w:space="0" w:color="auto"/>
      </w:divBdr>
    </w:div>
    <w:div w:id="1561818653">
      <w:bodyDiv w:val="1"/>
      <w:marLeft w:val="0"/>
      <w:marRight w:val="0"/>
      <w:marTop w:val="0"/>
      <w:marBottom w:val="0"/>
      <w:divBdr>
        <w:top w:val="none" w:sz="0" w:space="0" w:color="auto"/>
        <w:left w:val="none" w:sz="0" w:space="0" w:color="auto"/>
        <w:bottom w:val="none" w:sz="0" w:space="0" w:color="auto"/>
        <w:right w:val="none" w:sz="0" w:space="0" w:color="auto"/>
      </w:divBdr>
    </w:div>
    <w:div w:id="1568761666">
      <w:bodyDiv w:val="1"/>
      <w:marLeft w:val="0"/>
      <w:marRight w:val="0"/>
      <w:marTop w:val="0"/>
      <w:marBottom w:val="0"/>
      <w:divBdr>
        <w:top w:val="none" w:sz="0" w:space="0" w:color="auto"/>
        <w:left w:val="none" w:sz="0" w:space="0" w:color="auto"/>
        <w:bottom w:val="none" w:sz="0" w:space="0" w:color="auto"/>
        <w:right w:val="none" w:sz="0" w:space="0" w:color="auto"/>
      </w:divBdr>
    </w:div>
    <w:div w:id="1569075346">
      <w:bodyDiv w:val="1"/>
      <w:marLeft w:val="0"/>
      <w:marRight w:val="0"/>
      <w:marTop w:val="0"/>
      <w:marBottom w:val="0"/>
      <w:divBdr>
        <w:top w:val="none" w:sz="0" w:space="0" w:color="auto"/>
        <w:left w:val="none" w:sz="0" w:space="0" w:color="auto"/>
        <w:bottom w:val="none" w:sz="0" w:space="0" w:color="auto"/>
        <w:right w:val="none" w:sz="0" w:space="0" w:color="auto"/>
      </w:divBdr>
    </w:div>
    <w:div w:id="1576278468">
      <w:bodyDiv w:val="1"/>
      <w:marLeft w:val="60"/>
      <w:marRight w:val="60"/>
      <w:marTop w:val="60"/>
      <w:marBottom w:val="15"/>
      <w:divBdr>
        <w:top w:val="none" w:sz="0" w:space="0" w:color="auto"/>
        <w:left w:val="none" w:sz="0" w:space="0" w:color="auto"/>
        <w:bottom w:val="none" w:sz="0" w:space="0" w:color="auto"/>
        <w:right w:val="none" w:sz="0" w:space="0" w:color="auto"/>
      </w:divBdr>
    </w:div>
    <w:div w:id="1588075034">
      <w:bodyDiv w:val="1"/>
      <w:marLeft w:val="0"/>
      <w:marRight w:val="0"/>
      <w:marTop w:val="0"/>
      <w:marBottom w:val="0"/>
      <w:divBdr>
        <w:top w:val="none" w:sz="0" w:space="0" w:color="auto"/>
        <w:left w:val="none" w:sz="0" w:space="0" w:color="auto"/>
        <w:bottom w:val="none" w:sz="0" w:space="0" w:color="auto"/>
        <w:right w:val="none" w:sz="0" w:space="0" w:color="auto"/>
      </w:divBdr>
    </w:div>
    <w:div w:id="1614247549">
      <w:bodyDiv w:val="1"/>
      <w:marLeft w:val="0"/>
      <w:marRight w:val="0"/>
      <w:marTop w:val="0"/>
      <w:marBottom w:val="0"/>
      <w:divBdr>
        <w:top w:val="none" w:sz="0" w:space="0" w:color="auto"/>
        <w:left w:val="none" w:sz="0" w:space="0" w:color="auto"/>
        <w:bottom w:val="none" w:sz="0" w:space="0" w:color="auto"/>
        <w:right w:val="none" w:sz="0" w:space="0" w:color="auto"/>
      </w:divBdr>
    </w:div>
    <w:div w:id="1632052811">
      <w:bodyDiv w:val="1"/>
      <w:marLeft w:val="15"/>
      <w:marRight w:val="15"/>
      <w:marTop w:val="15"/>
      <w:marBottom w:val="15"/>
      <w:divBdr>
        <w:top w:val="none" w:sz="0" w:space="0" w:color="auto"/>
        <w:left w:val="none" w:sz="0" w:space="0" w:color="auto"/>
        <w:bottom w:val="none" w:sz="0" w:space="0" w:color="auto"/>
        <w:right w:val="none" w:sz="0" w:space="0" w:color="auto"/>
      </w:divBdr>
      <w:divsChild>
        <w:div w:id="1009941375">
          <w:marLeft w:val="0"/>
          <w:marRight w:val="0"/>
          <w:marTop w:val="0"/>
          <w:marBottom w:val="0"/>
          <w:divBdr>
            <w:top w:val="none" w:sz="0" w:space="0" w:color="auto"/>
            <w:left w:val="none" w:sz="0" w:space="0" w:color="auto"/>
            <w:bottom w:val="none" w:sz="0" w:space="0" w:color="auto"/>
            <w:right w:val="none" w:sz="0" w:space="0" w:color="auto"/>
          </w:divBdr>
          <w:divsChild>
            <w:div w:id="2077126639">
              <w:marLeft w:val="0"/>
              <w:marRight w:val="0"/>
              <w:marTop w:val="0"/>
              <w:marBottom w:val="0"/>
              <w:divBdr>
                <w:top w:val="none" w:sz="0" w:space="0" w:color="auto"/>
                <w:left w:val="single" w:sz="48" w:space="0" w:color="E5E5E5"/>
                <w:bottom w:val="none" w:sz="0" w:space="0" w:color="auto"/>
                <w:right w:val="none" w:sz="0" w:space="0" w:color="auto"/>
              </w:divBdr>
              <w:divsChild>
                <w:div w:id="135561874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678075898">
      <w:bodyDiv w:val="1"/>
      <w:marLeft w:val="0"/>
      <w:marRight w:val="0"/>
      <w:marTop w:val="0"/>
      <w:marBottom w:val="0"/>
      <w:divBdr>
        <w:top w:val="none" w:sz="0" w:space="0" w:color="auto"/>
        <w:left w:val="none" w:sz="0" w:space="0" w:color="auto"/>
        <w:bottom w:val="none" w:sz="0" w:space="0" w:color="auto"/>
        <w:right w:val="none" w:sz="0" w:space="0" w:color="auto"/>
      </w:divBdr>
    </w:div>
    <w:div w:id="1684478546">
      <w:bodyDiv w:val="1"/>
      <w:marLeft w:val="0"/>
      <w:marRight w:val="0"/>
      <w:marTop w:val="0"/>
      <w:marBottom w:val="0"/>
      <w:divBdr>
        <w:top w:val="none" w:sz="0" w:space="0" w:color="auto"/>
        <w:left w:val="none" w:sz="0" w:space="0" w:color="auto"/>
        <w:bottom w:val="none" w:sz="0" w:space="0" w:color="auto"/>
        <w:right w:val="none" w:sz="0" w:space="0" w:color="auto"/>
      </w:divBdr>
    </w:div>
    <w:div w:id="1691640544">
      <w:bodyDiv w:val="1"/>
      <w:marLeft w:val="0"/>
      <w:marRight w:val="0"/>
      <w:marTop w:val="0"/>
      <w:marBottom w:val="0"/>
      <w:divBdr>
        <w:top w:val="none" w:sz="0" w:space="0" w:color="auto"/>
        <w:left w:val="none" w:sz="0" w:space="0" w:color="auto"/>
        <w:bottom w:val="none" w:sz="0" w:space="0" w:color="auto"/>
        <w:right w:val="none" w:sz="0" w:space="0" w:color="auto"/>
      </w:divBdr>
    </w:div>
    <w:div w:id="1703048978">
      <w:bodyDiv w:val="1"/>
      <w:marLeft w:val="0"/>
      <w:marRight w:val="0"/>
      <w:marTop w:val="0"/>
      <w:marBottom w:val="0"/>
      <w:divBdr>
        <w:top w:val="none" w:sz="0" w:space="0" w:color="auto"/>
        <w:left w:val="none" w:sz="0" w:space="0" w:color="auto"/>
        <w:bottom w:val="none" w:sz="0" w:space="0" w:color="auto"/>
        <w:right w:val="none" w:sz="0" w:space="0" w:color="auto"/>
      </w:divBdr>
    </w:div>
    <w:div w:id="1703172016">
      <w:bodyDiv w:val="1"/>
      <w:marLeft w:val="0"/>
      <w:marRight w:val="0"/>
      <w:marTop w:val="0"/>
      <w:marBottom w:val="0"/>
      <w:divBdr>
        <w:top w:val="none" w:sz="0" w:space="0" w:color="auto"/>
        <w:left w:val="none" w:sz="0" w:space="0" w:color="auto"/>
        <w:bottom w:val="none" w:sz="0" w:space="0" w:color="auto"/>
        <w:right w:val="none" w:sz="0" w:space="0" w:color="auto"/>
      </w:divBdr>
    </w:div>
    <w:div w:id="1705593861">
      <w:bodyDiv w:val="1"/>
      <w:marLeft w:val="0"/>
      <w:marRight w:val="0"/>
      <w:marTop w:val="0"/>
      <w:marBottom w:val="0"/>
      <w:divBdr>
        <w:top w:val="none" w:sz="0" w:space="0" w:color="auto"/>
        <w:left w:val="none" w:sz="0" w:space="0" w:color="auto"/>
        <w:bottom w:val="none" w:sz="0" w:space="0" w:color="auto"/>
        <w:right w:val="none" w:sz="0" w:space="0" w:color="auto"/>
      </w:divBdr>
    </w:div>
    <w:div w:id="1714622137">
      <w:bodyDiv w:val="1"/>
      <w:marLeft w:val="0"/>
      <w:marRight w:val="0"/>
      <w:marTop w:val="0"/>
      <w:marBottom w:val="0"/>
      <w:divBdr>
        <w:top w:val="none" w:sz="0" w:space="0" w:color="auto"/>
        <w:left w:val="none" w:sz="0" w:space="0" w:color="auto"/>
        <w:bottom w:val="none" w:sz="0" w:space="0" w:color="auto"/>
        <w:right w:val="none" w:sz="0" w:space="0" w:color="auto"/>
      </w:divBdr>
    </w:div>
    <w:div w:id="1727535066">
      <w:bodyDiv w:val="1"/>
      <w:marLeft w:val="0"/>
      <w:marRight w:val="0"/>
      <w:marTop w:val="0"/>
      <w:marBottom w:val="0"/>
      <w:divBdr>
        <w:top w:val="none" w:sz="0" w:space="0" w:color="auto"/>
        <w:left w:val="none" w:sz="0" w:space="0" w:color="auto"/>
        <w:bottom w:val="none" w:sz="0" w:space="0" w:color="auto"/>
        <w:right w:val="none" w:sz="0" w:space="0" w:color="auto"/>
      </w:divBdr>
    </w:div>
    <w:div w:id="1756781262">
      <w:bodyDiv w:val="1"/>
      <w:marLeft w:val="0"/>
      <w:marRight w:val="0"/>
      <w:marTop w:val="0"/>
      <w:marBottom w:val="0"/>
      <w:divBdr>
        <w:top w:val="none" w:sz="0" w:space="0" w:color="auto"/>
        <w:left w:val="none" w:sz="0" w:space="0" w:color="auto"/>
        <w:bottom w:val="none" w:sz="0" w:space="0" w:color="auto"/>
        <w:right w:val="none" w:sz="0" w:space="0" w:color="auto"/>
      </w:divBdr>
    </w:div>
    <w:div w:id="1769813777">
      <w:bodyDiv w:val="1"/>
      <w:marLeft w:val="0"/>
      <w:marRight w:val="0"/>
      <w:marTop w:val="0"/>
      <w:marBottom w:val="0"/>
      <w:divBdr>
        <w:top w:val="none" w:sz="0" w:space="0" w:color="auto"/>
        <w:left w:val="none" w:sz="0" w:space="0" w:color="auto"/>
        <w:bottom w:val="none" w:sz="0" w:space="0" w:color="auto"/>
        <w:right w:val="none" w:sz="0" w:space="0" w:color="auto"/>
      </w:divBdr>
    </w:div>
    <w:div w:id="1782915681">
      <w:bodyDiv w:val="1"/>
      <w:marLeft w:val="0"/>
      <w:marRight w:val="0"/>
      <w:marTop w:val="0"/>
      <w:marBottom w:val="0"/>
      <w:divBdr>
        <w:top w:val="none" w:sz="0" w:space="0" w:color="auto"/>
        <w:left w:val="none" w:sz="0" w:space="0" w:color="auto"/>
        <w:bottom w:val="none" w:sz="0" w:space="0" w:color="auto"/>
        <w:right w:val="none" w:sz="0" w:space="0" w:color="auto"/>
      </w:divBdr>
    </w:div>
    <w:div w:id="1807311292">
      <w:bodyDiv w:val="1"/>
      <w:marLeft w:val="0"/>
      <w:marRight w:val="0"/>
      <w:marTop w:val="0"/>
      <w:marBottom w:val="0"/>
      <w:divBdr>
        <w:top w:val="none" w:sz="0" w:space="0" w:color="auto"/>
        <w:left w:val="none" w:sz="0" w:space="0" w:color="auto"/>
        <w:bottom w:val="none" w:sz="0" w:space="0" w:color="auto"/>
        <w:right w:val="none" w:sz="0" w:space="0" w:color="auto"/>
      </w:divBdr>
    </w:div>
    <w:div w:id="1821992906">
      <w:bodyDiv w:val="1"/>
      <w:marLeft w:val="0"/>
      <w:marRight w:val="0"/>
      <w:marTop w:val="0"/>
      <w:marBottom w:val="0"/>
      <w:divBdr>
        <w:top w:val="none" w:sz="0" w:space="0" w:color="auto"/>
        <w:left w:val="none" w:sz="0" w:space="0" w:color="auto"/>
        <w:bottom w:val="none" w:sz="0" w:space="0" w:color="auto"/>
        <w:right w:val="none" w:sz="0" w:space="0" w:color="auto"/>
      </w:divBdr>
    </w:div>
    <w:div w:id="1837643981">
      <w:bodyDiv w:val="1"/>
      <w:marLeft w:val="0"/>
      <w:marRight w:val="0"/>
      <w:marTop w:val="0"/>
      <w:marBottom w:val="0"/>
      <w:divBdr>
        <w:top w:val="none" w:sz="0" w:space="0" w:color="auto"/>
        <w:left w:val="none" w:sz="0" w:space="0" w:color="auto"/>
        <w:bottom w:val="none" w:sz="0" w:space="0" w:color="auto"/>
        <w:right w:val="none" w:sz="0" w:space="0" w:color="auto"/>
      </w:divBdr>
    </w:div>
    <w:div w:id="1838423275">
      <w:bodyDiv w:val="1"/>
      <w:marLeft w:val="0"/>
      <w:marRight w:val="0"/>
      <w:marTop w:val="0"/>
      <w:marBottom w:val="0"/>
      <w:divBdr>
        <w:top w:val="none" w:sz="0" w:space="0" w:color="auto"/>
        <w:left w:val="none" w:sz="0" w:space="0" w:color="auto"/>
        <w:bottom w:val="none" w:sz="0" w:space="0" w:color="auto"/>
        <w:right w:val="none" w:sz="0" w:space="0" w:color="auto"/>
      </w:divBdr>
    </w:div>
    <w:div w:id="1841311849">
      <w:bodyDiv w:val="1"/>
      <w:marLeft w:val="0"/>
      <w:marRight w:val="0"/>
      <w:marTop w:val="0"/>
      <w:marBottom w:val="0"/>
      <w:divBdr>
        <w:top w:val="none" w:sz="0" w:space="0" w:color="auto"/>
        <w:left w:val="none" w:sz="0" w:space="0" w:color="auto"/>
        <w:bottom w:val="none" w:sz="0" w:space="0" w:color="auto"/>
        <w:right w:val="none" w:sz="0" w:space="0" w:color="auto"/>
      </w:divBdr>
    </w:div>
    <w:div w:id="1849443851">
      <w:bodyDiv w:val="1"/>
      <w:marLeft w:val="0"/>
      <w:marRight w:val="0"/>
      <w:marTop w:val="0"/>
      <w:marBottom w:val="0"/>
      <w:divBdr>
        <w:top w:val="none" w:sz="0" w:space="0" w:color="auto"/>
        <w:left w:val="none" w:sz="0" w:space="0" w:color="auto"/>
        <w:bottom w:val="none" w:sz="0" w:space="0" w:color="auto"/>
        <w:right w:val="none" w:sz="0" w:space="0" w:color="auto"/>
      </w:divBdr>
    </w:div>
    <w:div w:id="1853951705">
      <w:bodyDiv w:val="1"/>
      <w:marLeft w:val="0"/>
      <w:marRight w:val="0"/>
      <w:marTop w:val="0"/>
      <w:marBottom w:val="0"/>
      <w:divBdr>
        <w:top w:val="none" w:sz="0" w:space="0" w:color="auto"/>
        <w:left w:val="none" w:sz="0" w:space="0" w:color="auto"/>
        <w:bottom w:val="none" w:sz="0" w:space="0" w:color="auto"/>
        <w:right w:val="none" w:sz="0" w:space="0" w:color="auto"/>
      </w:divBdr>
    </w:div>
    <w:div w:id="1856142851">
      <w:bodyDiv w:val="1"/>
      <w:marLeft w:val="0"/>
      <w:marRight w:val="0"/>
      <w:marTop w:val="0"/>
      <w:marBottom w:val="0"/>
      <w:divBdr>
        <w:top w:val="none" w:sz="0" w:space="0" w:color="auto"/>
        <w:left w:val="none" w:sz="0" w:space="0" w:color="auto"/>
        <w:bottom w:val="none" w:sz="0" w:space="0" w:color="auto"/>
        <w:right w:val="none" w:sz="0" w:space="0" w:color="auto"/>
      </w:divBdr>
    </w:div>
    <w:div w:id="1859387682">
      <w:bodyDiv w:val="1"/>
      <w:marLeft w:val="0"/>
      <w:marRight w:val="0"/>
      <w:marTop w:val="0"/>
      <w:marBottom w:val="0"/>
      <w:divBdr>
        <w:top w:val="none" w:sz="0" w:space="0" w:color="auto"/>
        <w:left w:val="none" w:sz="0" w:space="0" w:color="auto"/>
        <w:bottom w:val="none" w:sz="0" w:space="0" w:color="auto"/>
        <w:right w:val="none" w:sz="0" w:space="0" w:color="auto"/>
      </w:divBdr>
    </w:div>
    <w:div w:id="1872762909">
      <w:bodyDiv w:val="1"/>
      <w:marLeft w:val="0"/>
      <w:marRight w:val="0"/>
      <w:marTop w:val="0"/>
      <w:marBottom w:val="0"/>
      <w:divBdr>
        <w:top w:val="none" w:sz="0" w:space="0" w:color="auto"/>
        <w:left w:val="none" w:sz="0" w:space="0" w:color="auto"/>
        <w:bottom w:val="none" w:sz="0" w:space="0" w:color="auto"/>
        <w:right w:val="none" w:sz="0" w:space="0" w:color="auto"/>
      </w:divBdr>
    </w:div>
    <w:div w:id="1875069466">
      <w:bodyDiv w:val="1"/>
      <w:marLeft w:val="0"/>
      <w:marRight w:val="0"/>
      <w:marTop w:val="0"/>
      <w:marBottom w:val="0"/>
      <w:divBdr>
        <w:top w:val="none" w:sz="0" w:space="0" w:color="auto"/>
        <w:left w:val="none" w:sz="0" w:space="0" w:color="auto"/>
        <w:bottom w:val="none" w:sz="0" w:space="0" w:color="auto"/>
        <w:right w:val="none" w:sz="0" w:space="0" w:color="auto"/>
      </w:divBdr>
    </w:div>
    <w:div w:id="1897816970">
      <w:bodyDiv w:val="1"/>
      <w:marLeft w:val="0"/>
      <w:marRight w:val="0"/>
      <w:marTop w:val="0"/>
      <w:marBottom w:val="0"/>
      <w:divBdr>
        <w:top w:val="none" w:sz="0" w:space="0" w:color="auto"/>
        <w:left w:val="none" w:sz="0" w:space="0" w:color="auto"/>
        <w:bottom w:val="none" w:sz="0" w:space="0" w:color="auto"/>
        <w:right w:val="none" w:sz="0" w:space="0" w:color="auto"/>
      </w:divBdr>
    </w:div>
    <w:div w:id="1902908624">
      <w:bodyDiv w:val="1"/>
      <w:marLeft w:val="0"/>
      <w:marRight w:val="0"/>
      <w:marTop w:val="0"/>
      <w:marBottom w:val="0"/>
      <w:divBdr>
        <w:top w:val="none" w:sz="0" w:space="0" w:color="auto"/>
        <w:left w:val="none" w:sz="0" w:space="0" w:color="auto"/>
        <w:bottom w:val="none" w:sz="0" w:space="0" w:color="auto"/>
        <w:right w:val="none" w:sz="0" w:space="0" w:color="auto"/>
      </w:divBdr>
    </w:div>
    <w:div w:id="1928146362">
      <w:bodyDiv w:val="1"/>
      <w:marLeft w:val="0"/>
      <w:marRight w:val="0"/>
      <w:marTop w:val="0"/>
      <w:marBottom w:val="0"/>
      <w:divBdr>
        <w:top w:val="none" w:sz="0" w:space="0" w:color="auto"/>
        <w:left w:val="none" w:sz="0" w:space="0" w:color="auto"/>
        <w:bottom w:val="none" w:sz="0" w:space="0" w:color="auto"/>
        <w:right w:val="none" w:sz="0" w:space="0" w:color="auto"/>
      </w:divBdr>
    </w:div>
    <w:div w:id="1996493719">
      <w:bodyDiv w:val="1"/>
      <w:marLeft w:val="0"/>
      <w:marRight w:val="0"/>
      <w:marTop w:val="0"/>
      <w:marBottom w:val="0"/>
      <w:divBdr>
        <w:top w:val="none" w:sz="0" w:space="0" w:color="auto"/>
        <w:left w:val="none" w:sz="0" w:space="0" w:color="auto"/>
        <w:bottom w:val="none" w:sz="0" w:space="0" w:color="auto"/>
        <w:right w:val="none" w:sz="0" w:space="0" w:color="auto"/>
      </w:divBdr>
    </w:div>
    <w:div w:id="2020808042">
      <w:bodyDiv w:val="1"/>
      <w:marLeft w:val="0"/>
      <w:marRight w:val="0"/>
      <w:marTop w:val="0"/>
      <w:marBottom w:val="0"/>
      <w:divBdr>
        <w:top w:val="none" w:sz="0" w:space="0" w:color="auto"/>
        <w:left w:val="none" w:sz="0" w:space="0" w:color="auto"/>
        <w:bottom w:val="none" w:sz="0" w:space="0" w:color="auto"/>
        <w:right w:val="none" w:sz="0" w:space="0" w:color="auto"/>
      </w:divBdr>
    </w:div>
    <w:div w:id="2023434146">
      <w:bodyDiv w:val="1"/>
      <w:marLeft w:val="0"/>
      <w:marRight w:val="0"/>
      <w:marTop w:val="0"/>
      <w:marBottom w:val="0"/>
      <w:divBdr>
        <w:top w:val="none" w:sz="0" w:space="0" w:color="auto"/>
        <w:left w:val="none" w:sz="0" w:space="0" w:color="auto"/>
        <w:bottom w:val="none" w:sz="0" w:space="0" w:color="auto"/>
        <w:right w:val="none" w:sz="0" w:space="0" w:color="auto"/>
      </w:divBdr>
    </w:div>
    <w:div w:id="2033995859">
      <w:bodyDiv w:val="1"/>
      <w:marLeft w:val="0"/>
      <w:marRight w:val="0"/>
      <w:marTop w:val="0"/>
      <w:marBottom w:val="0"/>
      <w:divBdr>
        <w:top w:val="none" w:sz="0" w:space="0" w:color="auto"/>
        <w:left w:val="none" w:sz="0" w:space="0" w:color="auto"/>
        <w:bottom w:val="none" w:sz="0" w:space="0" w:color="auto"/>
        <w:right w:val="none" w:sz="0" w:space="0" w:color="auto"/>
      </w:divBdr>
    </w:div>
    <w:div w:id="2039623910">
      <w:bodyDiv w:val="1"/>
      <w:marLeft w:val="0"/>
      <w:marRight w:val="0"/>
      <w:marTop w:val="0"/>
      <w:marBottom w:val="0"/>
      <w:divBdr>
        <w:top w:val="none" w:sz="0" w:space="0" w:color="auto"/>
        <w:left w:val="none" w:sz="0" w:space="0" w:color="auto"/>
        <w:bottom w:val="none" w:sz="0" w:space="0" w:color="auto"/>
        <w:right w:val="none" w:sz="0" w:space="0" w:color="auto"/>
      </w:divBdr>
    </w:div>
    <w:div w:id="2042048740">
      <w:bodyDiv w:val="1"/>
      <w:marLeft w:val="0"/>
      <w:marRight w:val="0"/>
      <w:marTop w:val="0"/>
      <w:marBottom w:val="0"/>
      <w:divBdr>
        <w:top w:val="none" w:sz="0" w:space="0" w:color="auto"/>
        <w:left w:val="none" w:sz="0" w:space="0" w:color="auto"/>
        <w:bottom w:val="none" w:sz="0" w:space="0" w:color="auto"/>
        <w:right w:val="none" w:sz="0" w:space="0" w:color="auto"/>
      </w:divBdr>
    </w:div>
    <w:div w:id="2046783447">
      <w:bodyDiv w:val="1"/>
      <w:marLeft w:val="0"/>
      <w:marRight w:val="0"/>
      <w:marTop w:val="0"/>
      <w:marBottom w:val="0"/>
      <w:divBdr>
        <w:top w:val="none" w:sz="0" w:space="0" w:color="auto"/>
        <w:left w:val="none" w:sz="0" w:space="0" w:color="auto"/>
        <w:bottom w:val="none" w:sz="0" w:space="0" w:color="auto"/>
        <w:right w:val="none" w:sz="0" w:space="0" w:color="auto"/>
      </w:divBdr>
    </w:div>
    <w:div w:id="2052263083">
      <w:bodyDiv w:val="1"/>
      <w:marLeft w:val="0"/>
      <w:marRight w:val="0"/>
      <w:marTop w:val="0"/>
      <w:marBottom w:val="0"/>
      <w:divBdr>
        <w:top w:val="none" w:sz="0" w:space="0" w:color="auto"/>
        <w:left w:val="none" w:sz="0" w:space="0" w:color="auto"/>
        <w:bottom w:val="none" w:sz="0" w:space="0" w:color="auto"/>
        <w:right w:val="none" w:sz="0" w:space="0" w:color="auto"/>
      </w:divBdr>
    </w:div>
    <w:div w:id="2070765520">
      <w:bodyDiv w:val="1"/>
      <w:marLeft w:val="0"/>
      <w:marRight w:val="0"/>
      <w:marTop w:val="0"/>
      <w:marBottom w:val="0"/>
      <w:divBdr>
        <w:top w:val="none" w:sz="0" w:space="0" w:color="auto"/>
        <w:left w:val="none" w:sz="0" w:space="0" w:color="auto"/>
        <w:bottom w:val="none" w:sz="0" w:space="0" w:color="auto"/>
        <w:right w:val="none" w:sz="0" w:space="0" w:color="auto"/>
      </w:divBdr>
    </w:div>
    <w:div w:id="2078433330">
      <w:bodyDiv w:val="1"/>
      <w:marLeft w:val="0"/>
      <w:marRight w:val="0"/>
      <w:marTop w:val="0"/>
      <w:marBottom w:val="0"/>
      <w:divBdr>
        <w:top w:val="none" w:sz="0" w:space="0" w:color="auto"/>
        <w:left w:val="none" w:sz="0" w:space="0" w:color="auto"/>
        <w:bottom w:val="none" w:sz="0" w:space="0" w:color="auto"/>
        <w:right w:val="none" w:sz="0" w:space="0" w:color="auto"/>
      </w:divBdr>
    </w:div>
    <w:div w:id="2081293397">
      <w:bodyDiv w:val="1"/>
      <w:marLeft w:val="0"/>
      <w:marRight w:val="0"/>
      <w:marTop w:val="0"/>
      <w:marBottom w:val="0"/>
      <w:divBdr>
        <w:top w:val="none" w:sz="0" w:space="0" w:color="auto"/>
        <w:left w:val="none" w:sz="0" w:space="0" w:color="auto"/>
        <w:bottom w:val="none" w:sz="0" w:space="0" w:color="auto"/>
        <w:right w:val="none" w:sz="0" w:space="0" w:color="auto"/>
      </w:divBdr>
    </w:div>
    <w:div w:id="2102023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footer" Target="footer1.xml"/><Relationship Id="rId17" Type="http://schemas.microsoft.com/office/2018/08/relationships/commentsExtensible" Target="commentsExtensible.xml"/><Relationship Id="rId25" Type="http://schemas.openxmlformats.org/officeDocument/2006/relationships/image" Target="media/image9.png"/><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3.png"/><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6DA414CF776F94CB46D1822A6C5FFB5" ma:contentTypeVersion="16" ma:contentTypeDescription="Create a new document." ma:contentTypeScope="" ma:versionID="76b1ddc91f809c6f2857d6e7c3b6a897">
  <xsd:schema xmlns:xsd="http://www.w3.org/2001/XMLSchema" xmlns:xs="http://www.w3.org/2001/XMLSchema" xmlns:p="http://schemas.microsoft.com/office/2006/metadata/properties" xmlns:ns3="56b642d1-9ff4-4a80-b77d-af1027ed2e78" xmlns:ns4="c2137329-569c-48cf-bda3-1f0f0e01e530" targetNamespace="http://schemas.microsoft.com/office/2006/metadata/properties" ma:root="true" ma:fieldsID="794e26fdac383728c1aa435766515fd4" ns3:_="" ns4:_="">
    <xsd:import namespace="56b642d1-9ff4-4a80-b77d-af1027ed2e78"/>
    <xsd:import namespace="c2137329-569c-48cf-bda3-1f0f0e01e530"/>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b642d1-9ff4-4a80-b77d-af1027ed2e7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c2137329-569c-48cf-bda3-1f0f0e01e530"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description="" ma:hidden="true" ma:internalName="MediaServiceDateTaken" ma:readOnly="true">
      <xsd:simpleType>
        <xsd:restriction base="dms:Text"/>
      </xsd:simpleType>
    </xsd:element>
    <xsd:element name="MediaServiceAutoTags" ma:index="16" nillable="true" ma:displayName="MediaServiceAutoTags" ma:description="" ma:internalName="MediaServiceAutoTags"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element name="MediaServiceLocation" ma:index="18" nillable="true" ma:displayName="MediaServiceLocation" ma:internalName="MediaServiceLocation"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22DB60-1BDE-4018-830E-07DA8081A1E0}">
  <ds:schemaRefs>
    <ds:schemaRef ds:uri="http://schemas.openxmlformats.org/officeDocument/2006/bibliography"/>
  </ds:schemaRefs>
</ds:datastoreItem>
</file>

<file path=customXml/itemProps2.xml><?xml version="1.0" encoding="utf-8"?>
<ds:datastoreItem xmlns:ds="http://schemas.openxmlformats.org/officeDocument/2006/customXml" ds:itemID="{74E84A30-DC1B-40EE-84EB-F048C27C61D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31E724E-0074-4860-811D-953D8E5F0CC2}">
  <ds:schemaRefs>
    <ds:schemaRef ds:uri="http://schemas.microsoft.com/sharepoint/v3/contenttype/forms"/>
  </ds:schemaRefs>
</ds:datastoreItem>
</file>

<file path=customXml/itemProps4.xml><?xml version="1.0" encoding="utf-8"?>
<ds:datastoreItem xmlns:ds="http://schemas.openxmlformats.org/officeDocument/2006/customXml" ds:itemID="{C2CFC248-65BC-4A5A-96C9-418EF2664B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6b642d1-9ff4-4a80-b77d-af1027ed2e78"/>
    <ds:schemaRef ds:uri="c2137329-569c-48cf-bda3-1f0f0e01e5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12</Pages>
  <Words>6767</Words>
  <Characters>38572</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Sample HTPD article for RSI</vt:lpstr>
    </vt:vector>
  </TitlesOfParts>
  <Company>AIP</Company>
  <LinksUpToDate>false</LinksUpToDate>
  <CharactersWithSpaces>45249</CharactersWithSpaces>
  <SharedDoc>false</SharedDoc>
  <HLinks>
    <vt:vector size="6" baseType="variant">
      <vt:variant>
        <vt:i4>983124</vt:i4>
      </vt:variant>
      <vt:variant>
        <vt:i4>0</vt:i4>
      </vt:variant>
      <vt:variant>
        <vt:i4>0</vt:i4>
      </vt:variant>
      <vt:variant>
        <vt:i4>5</vt:i4>
      </vt:variant>
      <vt:variant>
        <vt:lpwstr>https://doi.org/10.1063/1.3478881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HTPD article for RSI</dc:title>
  <dc:subject/>
  <dc:creator>aipuser</dc:creator>
  <cp:keywords/>
  <dc:description/>
  <cp:lastModifiedBy>Xinhang Xu</cp:lastModifiedBy>
  <cp:revision>3</cp:revision>
  <cp:lastPrinted>2023-10-27T04:48:00Z</cp:lastPrinted>
  <dcterms:created xsi:type="dcterms:W3CDTF">2024-12-26T06:18:00Z</dcterms:created>
  <dcterms:modified xsi:type="dcterms:W3CDTF">2024-12-26T07:15:00Z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0x01010046DA414CF776F94CB46D1822A6C5FFB5</vt:lpwstr>
  </property>
</Properties>
</file>
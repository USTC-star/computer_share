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B1810" w14:textId="77777777" w:rsidR="00C37E0A" w:rsidRDefault="00C37E0A" w:rsidP="00C37E0A">
      <w:pPr>
        <w:pStyle w:val="IOPTitle"/>
      </w:pPr>
      <w:r w:rsidRPr="0020434C">
        <w:t>Constraining Electron Parallel Energy in static</w:t>
      </w:r>
      <w:r>
        <w:t xml:space="preserve"> </w:t>
      </w:r>
      <w:r>
        <w:rPr>
          <w:rFonts w:hint="eastAsia"/>
          <w:lang w:eastAsia="zh-CN"/>
        </w:rPr>
        <w:t>electric</w:t>
      </w:r>
      <w:r w:rsidRPr="0020434C">
        <w:t xml:space="preserve"> Field through the Anomalous Doppler Effect Induced by External Electromagnetic Waves</w:t>
      </w:r>
    </w:p>
    <w:p w14:paraId="43D6F780" w14:textId="77777777" w:rsidR="00C37E0A" w:rsidRPr="000E0085" w:rsidRDefault="00C37E0A" w:rsidP="00C37E0A">
      <w:pPr>
        <w:pStyle w:val="IOPAuthor"/>
        <w:rPr>
          <w:vertAlign w:val="superscript"/>
        </w:rPr>
      </w:pPr>
      <w:proofErr w:type="spellStart"/>
      <w:r>
        <w:t>Xinhang</w:t>
      </w:r>
      <w:proofErr w:type="spellEnd"/>
      <w:r>
        <w:t xml:space="preserve"> Xu</w:t>
      </w:r>
      <w:r>
        <w:rPr>
          <w:vertAlign w:val="superscript"/>
        </w:rPr>
        <w:t>1</w:t>
      </w:r>
      <w:r>
        <w:t xml:space="preserve">, </w:t>
      </w:r>
      <w:proofErr w:type="spellStart"/>
      <w:r>
        <w:t>Wenxiang</w:t>
      </w:r>
      <w:proofErr w:type="spellEnd"/>
      <w:r>
        <w:t xml:space="preserve"> Li</w:t>
      </w:r>
      <w:r>
        <w:rPr>
          <w:vertAlign w:val="superscript"/>
        </w:rPr>
        <w:t>1</w:t>
      </w:r>
      <w:r>
        <w:t xml:space="preserve">, </w:t>
      </w:r>
      <w:proofErr w:type="spellStart"/>
      <w:r>
        <w:t>Xiaoliang</w:t>
      </w:r>
      <w:proofErr w:type="spellEnd"/>
      <w:r>
        <w:t xml:space="preserve"> Li</w:t>
      </w:r>
      <w:r>
        <w:rPr>
          <w:vertAlign w:val="superscript"/>
        </w:rPr>
        <w:t>3</w:t>
      </w:r>
      <w:r>
        <w:t>, Jian Liu</w:t>
      </w:r>
      <w:r>
        <w:rPr>
          <w:vertAlign w:val="superscript"/>
        </w:rPr>
        <w:t>2*</w:t>
      </w:r>
      <w:r>
        <w:t xml:space="preserve">, </w:t>
      </w:r>
      <w:proofErr w:type="spellStart"/>
      <w:r>
        <w:t>Jinlin</w:t>
      </w:r>
      <w:proofErr w:type="spellEnd"/>
      <w:r>
        <w:t xml:space="preserve"> Xie</w:t>
      </w:r>
      <w:r>
        <w:rPr>
          <w:vertAlign w:val="superscript"/>
        </w:rPr>
        <w:t xml:space="preserve">1* </w:t>
      </w:r>
      <w:r>
        <w:t xml:space="preserve">and </w:t>
      </w:r>
      <w:proofErr w:type="spellStart"/>
      <w:r>
        <w:t>Wandong</w:t>
      </w:r>
      <w:proofErr w:type="spellEnd"/>
      <w:r>
        <w:t xml:space="preserve"> Liu</w:t>
      </w:r>
      <w:r>
        <w:rPr>
          <w:vertAlign w:val="superscript"/>
        </w:rPr>
        <w:t>1</w:t>
      </w:r>
    </w:p>
    <w:p w14:paraId="28E1D39A" w14:textId="77777777" w:rsidR="00C37E0A" w:rsidRDefault="00C37E0A" w:rsidP="00C37E0A">
      <w:pPr>
        <w:pStyle w:val="IOPAff"/>
      </w:pPr>
      <w:r>
        <w:rPr>
          <w:vertAlign w:val="superscript"/>
        </w:rPr>
        <w:t>1</w:t>
      </w:r>
      <w:r w:rsidRPr="000E0085">
        <w:t>Department of plasma physics and fusion engineering</w:t>
      </w:r>
      <w:r>
        <w:t xml:space="preserve">, </w:t>
      </w:r>
      <w:r w:rsidRPr="000E0085">
        <w:t xml:space="preserve">University of Science and Technology of China </w:t>
      </w:r>
      <w:bookmarkStart w:id="0" w:name="_Hlk187875222"/>
      <w:r>
        <w:t xml:space="preserve">   </w:t>
      </w:r>
    </w:p>
    <w:p w14:paraId="7A7F7636" w14:textId="77777777" w:rsidR="00C37E0A" w:rsidRDefault="00C37E0A" w:rsidP="00C37E0A">
      <w:pPr>
        <w:pStyle w:val="IOPAff"/>
      </w:pPr>
      <w:r>
        <w:t xml:space="preserve"> </w:t>
      </w:r>
      <w:r w:rsidRPr="000E0085">
        <w:t>Hefei, Anhui,</w:t>
      </w:r>
      <w:r>
        <w:t xml:space="preserve"> China</w:t>
      </w:r>
    </w:p>
    <w:bookmarkEnd w:id="0"/>
    <w:p w14:paraId="06E6E976" w14:textId="77777777" w:rsidR="00C37E0A" w:rsidRDefault="00C37E0A" w:rsidP="00C37E0A">
      <w:pPr>
        <w:pStyle w:val="IOPAff"/>
      </w:pPr>
      <w:r>
        <w:rPr>
          <w:vertAlign w:val="superscript"/>
        </w:rPr>
        <w:t>2</w:t>
      </w:r>
      <w:r w:rsidRPr="00D46208">
        <w:t>Weihai Institute for Interdisciplinary Research</w:t>
      </w:r>
      <w:r>
        <w:t xml:space="preserve">, </w:t>
      </w:r>
      <w:r w:rsidRPr="00D46208">
        <w:t>Shandong University</w:t>
      </w:r>
      <w:r>
        <w:t xml:space="preserve">, </w:t>
      </w:r>
      <w:r w:rsidRPr="00D46208">
        <w:t>Weihai, Shandong,</w:t>
      </w:r>
      <w:r>
        <w:t xml:space="preserve"> China</w:t>
      </w:r>
    </w:p>
    <w:p w14:paraId="63970073" w14:textId="77777777" w:rsidR="00C37E0A" w:rsidRPr="00D46208" w:rsidRDefault="00C37E0A" w:rsidP="00C37E0A">
      <w:pPr>
        <w:pStyle w:val="IOPAff"/>
      </w:pPr>
      <w:r>
        <w:rPr>
          <w:vertAlign w:val="superscript"/>
        </w:rPr>
        <w:t>3</w:t>
      </w:r>
      <w:r w:rsidRPr="00D46208">
        <w:t>Chinese Academy of Sciences Institute of Plasma Physics</w:t>
      </w:r>
      <w:r>
        <w:t xml:space="preserve">, </w:t>
      </w:r>
      <w:r w:rsidRPr="00D46208">
        <w:t>Hefei, Anhui, China</w:t>
      </w:r>
    </w:p>
    <w:p w14:paraId="32F9188A" w14:textId="77777777" w:rsidR="00C37E0A" w:rsidRPr="000E0085" w:rsidRDefault="00C37E0A" w:rsidP="00C37E0A">
      <w:pPr>
        <w:pStyle w:val="IOPAff"/>
        <w:rPr>
          <w:color w:val="FF0000"/>
          <w:sz w:val="20"/>
          <w:szCs w:val="20"/>
          <w:vertAlign w:val="superscript"/>
        </w:rPr>
      </w:pPr>
    </w:p>
    <w:p w14:paraId="192F3B07" w14:textId="68B1EC04" w:rsidR="00C37E0A" w:rsidRDefault="00C37E0A" w:rsidP="00C37E0A">
      <w:pPr>
        <w:pStyle w:val="IOPAff"/>
      </w:pPr>
      <w:r>
        <w:t>*Email:</w:t>
      </w:r>
      <w:r w:rsidRPr="00D227D3">
        <w:t xml:space="preserve"> </w:t>
      </w:r>
      <w:hyperlink r:id="rId7" w:history="1">
        <w:r w:rsidRPr="00D160E2">
          <w:rPr>
            <w:rStyle w:val="Hyperlink"/>
          </w:rPr>
          <w:t>liu_jian@sdu.edu.cn</w:t>
        </w:r>
      </w:hyperlink>
      <w:r>
        <w:t xml:space="preserve"> and </w:t>
      </w:r>
      <w:r w:rsidRPr="00D227D3">
        <w:t>jlxie@ustc.edu.cn</w:t>
      </w:r>
    </w:p>
    <w:p w14:paraId="43F84DAA" w14:textId="77777777" w:rsidR="00C37E0A" w:rsidRDefault="00C37E0A" w:rsidP="00C37E0A">
      <w:pPr>
        <w:pStyle w:val="IOPAff"/>
      </w:pPr>
      <w:r>
        <w:t xml:space="preserve">Received </w:t>
      </w:r>
      <w:proofErr w:type="spellStart"/>
      <w:r>
        <w:t>xxxxxx</w:t>
      </w:r>
      <w:proofErr w:type="spellEnd"/>
    </w:p>
    <w:p w14:paraId="27C84F99" w14:textId="77777777" w:rsidR="00C37E0A" w:rsidRDefault="00C37E0A" w:rsidP="00C37E0A">
      <w:pPr>
        <w:pStyle w:val="IOPAff"/>
      </w:pPr>
      <w:r>
        <w:t xml:space="preserve">Accepted for publication </w:t>
      </w:r>
      <w:proofErr w:type="spellStart"/>
      <w:r>
        <w:t>xxxxxx</w:t>
      </w:r>
      <w:proofErr w:type="spellEnd"/>
    </w:p>
    <w:p w14:paraId="4AA25615" w14:textId="77777777" w:rsidR="00C37E0A" w:rsidRDefault="00C37E0A" w:rsidP="00C37E0A">
      <w:pPr>
        <w:pStyle w:val="IOPAff"/>
      </w:pPr>
      <w:r>
        <w:t xml:space="preserve">Published </w:t>
      </w:r>
      <w:proofErr w:type="spellStart"/>
      <w:r>
        <w:t>xxxxxx</w:t>
      </w:r>
      <w:proofErr w:type="spellEnd"/>
    </w:p>
    <w:p w14:paraId="50CD31A1" w14:textId="77777777" w:rsidR="00C37E0A" w:rsidRDefault="00C37E0A" w:rsidP="00C37E0A">
      <w:pPr>
        <w:pStyle w:val="IOPH1"/>
      </w:pPr>
      <w:r>
        <w:t>Abstract</w:t>
      </w:r>
    </w:p>
    <w:p w14:paraId="6AF5CAB2" w14:textId="77777777" w:rsidR="00C37E0A" w:rsidRDefault="00C37E0A" w:rsidP="00C37E0A">
      <w:pPr>
        <w:pStyle w:val="IOPAbsText"/>
        <w:rPr>
          <w:noProof/>
        </w:rPr>
      </w:pPr>
      <w:r w:rsidRPr="0020434C">
        <w:rPr>
          <w:noProof/>
        </w:rPr>
        <w:t xml:space="preserve">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w:t>
      </w:r>
      <w:r>
        <w:rPr>
          <w:noProof/>
        </w:rPr>
        <w:t xml:space="preserve">converts </w:t>
      </w:r>
      <w:r w:rsidRPr="0020434C">
        <w:rPr>
          <w:noProof/>
        </w:rPr>
        <w:t xml:space="preserve">the electric field's work along the magnetic field into </w:t>
      </w:r>
      <w:r>
        <w:rPr>
          <w:noProof/>
        </w:rPr>
        <w:t>gyro-kinetic energy</w:t>
      </w:r>
      <w:r w:rsidRPr="0020434C">
        <w:rPr>
          <w:noProof/>
        </w:rPr>
        <w:t xml:space="preserve">, leading to saturation of the electron’s parallel </w:t>
      </w:r>
      <w:r>
        <w:rPr>
          <w:noProof/>
        </w:rPr>
        <w:t xml:space="preserve">velocity </w:t>
      </w:r>
      <w:r w:rsidRPr="0020434C">
        <w:rPr>
          <w:noProof/>
        </w:rPr>
        <w:t xml:space="preserve"> and continuous growth of its perpendicular </w:t>
      </w:r>
      <w:r>
        <w:rPr>
          <w:noProof/>
        </w:rPr>
        <w:t>velocity</w:t>
      </w:r>
      <w:r w:rsidRPr="0020434C">
        <w:rPr>
          <w:noProof/>
        </w:rPr>
        <w:t>. A theoretical model based on energy, momentum, and angular momentum conservation elucidates the role of left-hand polarization in the Anomalous Doppler Effect and provides a generalized framework for interpreting electron-wave interactions.</w:t>
      </w:r>
      <w:r>
        <w:rPr>
          <w:noProof/>
        </w:rPr>
        <w:t xml:space="preserve"> By analyzing the polarization and resonant conditions in cold plasma dispersion, this study indicates that the slow X-wave </w:t>
      </w:r>
      <w:r w:rsidRPr="00AD5A6F">
        <w:rPr>
          <w:noProof/>
        </w:rPr>
        <w:t>is more effective in triggering ADE and suppressing runaway electrons.</w:t>
      </w:r>
    </w:p>
    <w:p w14:paraId="726E0D5D" w14:textId="77777777" w:rsidR="00C37E0A" w:rsidRDefault="00C37E0A" w:rsidP="00C37E0A">
      <w:pPr>
        <w:pStyle w:val="IOPAbsText"/>
      </w:pPr>
    </w:p>
    <w:p w14:paraId="0303AEFC" w14:textId="77777777" w:rsidR="00C37E0A" w:rsidRDefault="00C37E0A" w:rsidP="00C37E0A">
      <w:pPr>
        <w:pStyle w:val="IOPKwd"/>
        <w:rPr>
          <w:lang w:eastAsia="zh-CN"/>
        </w:rPr>
      </w:pPr>
      <w:r>
        <w:t xml:space="preserve">Keywords: </w:t>
      </w:r>
      <w:r>
        <w:rPr>
          <w:rFonts w:hint="eastAsia"/>
          <w:lang w:eastAsia="zh-CN"/>
        </w:rPr>
        <w:t>runaway electrons</w:t>
      </w:r>
      <w:r>
        <w:t xml:space="preserve">, </w:t>
      </w:r>
      <w:r>
        <w:rPr>
          <w:rFonts w:hint="eastAsia"/>
          <w:lang w:eastAsia="zh-CN"/>
        </w:rPr>
        <w:t>anomalous doppler effect</w:t>
      </w:r>
      <w:r>
        <w:t xml:space="preserve">, </w:t>
      </w:r>
      <w:r>
        <w:rPr>
          <w:rFonts w:hint="eastAsia"/>
          <w:lang w:eastAsia="zh-CN"/>
        </w:rPr>
        <w:t>extraordinary wave, left-hand polarized wave</w:t>
      </w:r>
    </w:p>
    <w:p w14:paraId="3F5CB950" w14:textId="77777777" w:rsidR="00C37E0A" w:rsidRDefault="00C37E0A" w:rsidP="00C37E0A">
      <w:pPr>
        <w:pStyle w:val="IOPKwd"/>
      </w:pPr>
    </w:p>
    <w:p w14:paraId="633DFBA5" w14:textId="77777777" w:rsidR="00C37E0A" w:rsidRDefault="00C37E0A" w:rsidP="00C37E0A">
      <w:pPr>
        <w:pStyle w:val="IOPAbsText"/>
        <w:sectPr w:rsidR="00C37E0A" w:rsidSect="00F9579E">
          <w:headerReference w:type="default" r:id="rId8"/>
          <w:footerReference w:type="default" r:id="rId9"/>
          <w:pgSz w:w="11906" w:h="16838"/>
          <w:pgMar w:top="2098" w:right="907" w:bottom="1474" w:left="907" w:header="709" w:footer="709" w:gutter="0"/>
          <w:cols w:space="708"/>
          <w:docGrid w:linePitch="360"/>
        </w:sectPr>
      </w:pPr>
    </w:p>
    <w:p w14:paraId="5BEBC1A8" w14:textId="77777777" w:rsidR="00C37E0A" w:rsidRDefault="00C37E0A" w:rsidP="00C37E0A">
      <w:pPr>
        <w:pStyle w:val="IOPH1"/>
        <w:rPr>
          <w:lang w:eastAsia="zh-CN"/>
        </w:rPr>
      </w:pPr>
      <w:r>
        <w:rPr>
          <w:lang w:eastAsia="zh-CN"/>
        </w:rPr>
        <w:t>I. Introduction</w:t>
      </w:r>
    </w:p>
    <w:p w14:paraId="7E712644" w14:textId="77777777" w:rsidR="00C37E0A" w:rsidRDefault="00C37E0A" w:rsidP="00C37E0A">
      <w:pPr>
        <w:pStyle w:val="IOPText"/>
        <w:rPr>
          <w:noProof/>
        </w:rPr>
      </w:pPr>
      <w:r>
        <w:rPr>
          <w:noProof/>
        </w:rPr>
        <w:t>In the beginning of burning plasma device discharge (current ramp up phase),duo to the low electron density,  quasi-static toroidal electric fields could accelerate electr</w:t>
      </w:r>
      <w:r>
        <w:rPr>
          <w:rFonts w:hint="eastAsia"/>
          <w:noProof/>
          <w:lang w:eastAsia="zh-CN"/>
        </w:rPr>
        <w:t>o</w:t>
      </w:r>
      <w:r>
        <w:rPr>
          <w:noProof/>
        </w:rPr>
        <w:t xml:space="preserve">ns to energies of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 An intriguing possibility is to convert the parallel kinetic energy </w:t>
      </w:r>
      <w:r>
        <w:rPr>
          <w:noProof/>
        </w:rPr>
        <w:t>gained by electrons from quasi-static electric fields into gyro-kinetic energy within the magnetic field. This approach not only suppresses the energy of runaway electrons and moderates their harmful impact on the device, but also improves discharge performance by reducing the consumption of ohmic field energy in runaway electron acceleartion.</w:t>
      </w:r>
    </w:p>
    <w:p w14:paraId="55D5EF8B" w14:textId="2D25078E" w:rsidR="00C37E0A" w:rsidRDefault="00C37E0A" w:rsidP="00C37E0A">
      <w:pPr>
        <w:pStyle w:val="IOPText"/>
        <w:rPr>
          <w:noProof/>
        </w:rPr>
      </w:pPr>
      <w:r>
        <w:rPr>
          <w:noProof/>
        </w:rPr>
        <w:t xml:space="preserve">The transport of </w:t>
      </w:r>
      <w:r w:rsidRPr="000114E3">
        <w:rPr>
          <w:noProof/>
        </w:rPr>
        <w:t xml:space="preserve"> </w:t>
      </w:r>
      <w:r>
        <w:rPr>
          <w:noProof/>
        </w:rPr>
        <w:t>parallel kinetic energy from electrons into gyro-kinetic energy</w:t>
      </w:r>
      <w:r w:rsidDel="00D3560A">
        <w:rPr>
          <w:noProof/>
        </w:rPr>
        <w:t xml:space="preserve"> </w:t>
      </w:r>
      <w:r>
        <w:rPr>
          <w:noProof/>
        </w:rPr>
        <w:t xml:space="preserve"> in magnetized plasma primarily occurs through three different mechanisms, including the electron avalanche process </w:t>
      </w:r>
      <w:r>
        <w:rPr>
          <w:noProof/>
        </w:rPr>
        <w:fldChar w:fldCharType="begin"/>
      </w:r>
      <w:r>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Pr>
          <w:noProof/>
        </w:rPr>
        <w:fldChar w:fldCharType="separate"/>
      </w:r>
      <w:r>
        <w:rPr>
          <w:noProof/>
        </w:rPr>
        <w:t>[</w:t>
      </w:r>
      <w:hyperlink w:anchor="_ENREF_1" w:tooltip="Rosenbluth, 1997 #2261" w:history="1">
        <w:r>
          <w:rPr>
            <w:noProof/>
          </w:rPr>
          <w:t>1</w:t>
        </w:r>
      </w:hyperlink>
      <w:r>
        <w:rPr>
          <w:noProof/>
        </w:rPr>
        <w:t>]</w:t>
      </w:r>
      <w:r>
        <w:rPr>
          <w:noProof/>
        </w:rPr>
        <w:fldChar w:fldCharType="end"/>
      </w:r>
      <w:r>
        <w:rPr>
          <w:noProof/>
        </w:rPr>
        <w:t>,  collisionless pitch-angle scattering</w:t>
      </w:r>
      <w:r>
        <w:rPr>
          <w:noProof/>
        </w:rPr>
        <w:fldChar w:fldCharType="begin"/>
      </w:r>
      <w:r>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Pr>
          <w:noProof/>
        </w:rPr>
        <w:fldChar w:fldCharType="separate"/>
      </w:r>
      <w:r>
        <w:rPr>
          <w:noProof/>
        </w:rPr>
        <w:t>[</w:t>
      </w:r>
      <w:hyperlink w:anchor="_ENREF_2" w:tooltip="Liu, 2016 #2257" w:history="1">
        <w:r>
          <w:rPr>
            <w:noProof/>
          </w:rPr>
          <w:t>2</w:t>
        </w:r>
      </w:hyperlink>
      <w:r>
        <w:rPr>
          <w:noProof/>
        </w:rPr>
        <w:t>]</w:t>
      </w:r>
      <w:r>
        <w:rPr>
          <w:noProof/>
        </w:rPr>
        <w:fldChar w:fldCharType="end"/>
      </w:r>
      <w:r>
        <w:rPr>
          <w:noProof/>
        </w:rPr>
        <w:t xml:space="preserve"> and the Anomalous Doppler Effect</w:t>
      </w:r>
      <w:r>
        <w:rPr>
          <w:rFonts w:hint="eastAsia"/>
          <w:noProof/>
          <w:lang w:eastAsia="zh-CN"/>
        </w:rPr>
        <w:t xml:space="preserve"> </w:t>
      </w:r>
      <w:r>
        <w:rPr>
          <w:noProof/>
          <w:lang w:eastAsia="zh-CN"/>
        </w:rPr>
        <w:t>(</w:t>
      </w:r>
      <w:r>
        <w:rPr>
          <w:rFonts w:hint="eastAsia"/>
          <w:noProof/>
          <w:lang w:eastAsia="zh-CN"/>
        </w:rPr>
        <w:t>ADE</w:t>
      </w:r>
      <w:r>
        <w:rPr>
          <w:noProof/>
          <w:lang w:eastAsia="zh-CN"/>
        </w:rPr>
        <w:t>)</w:t>
      </w:r>
      <w:r>
        <w:rPr>
          <w:noProof/>
        </w:rPr>
        <w:t xml:space="preserve"> </w:t>
      </w:r>
      <w:r>
        <w:rPr>
          <w:noProof/>
        </w:rPr>
        <w:fldChar w:fldCharType="begin"/>
      </w:r>
      <w:r>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Pr>
          <w:noProof/>
        </w:rPr>
        <w:fldChar w:fldCharType="separate"/>
      </w:r>
      <w:r>
        <w:rPr>
          <w:noProof/>
        </w:rPr>
        <w:t>[</w:t>
      </w:r>
      <w:hyperlink w:anchor="_ENREF_3" w:tooltip="Ginzburg, 1960 #2249" w:history="1">
        <w:r>
          <w:rPr>
            <w:noProof/>
          </w:rPr>
          <w:t>3</w:t>
        </w:r>
      </w:hyperlink>
      <w:r>
        <w:rPr>
          <w:noProof/>
        </w:rPr>
        <w:t>]</w:t>
      </w:r>
      <w:r>
        <w:rPr>
          <w:noProof/>
        </w:rPr>
        <w:fldChar w:fldCharType="end"/>
      </w:r>
      <w:r>
        <w:rPr>
          <w:noProof/>
        </w:rPr>
        <w:t xml:space="preserve">. Current strategies to suppress runaway electrons, such as gas injection </w:t>
      </w:r>
      <w:r>
        <w:rPr>
          <w:noProof/>
        </w:rPr>
        <w:lastRenderedPageBreak/>
        <w:fldChar w:fldCharType="begin"/>
      </w:r>
      <w:r>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Pr>
          <w:noProof/>
        </w:rPr>
        <w:fldChar w:fldCharType="separate"/>
      </w:r>
      <w:r>
        <w:rPr>
          <w:noProof/>
        </w:rPr>
        <w:t>[</w:t>
      </w:r>
      <w:hyperlink w:anchor="_ENREF_4" w:tooltip="Wei, 2019 #2269" w:history="1">
        <w:r>
          <w:rPr>
            <w:noProof/>
          </w:rPr>
          <w:t>4</w:t>
        </w:r>
      </w:hyperlink>
      <w:r>
        <w:rPr>
          <w:noProof/>
        </w:rPr>
        <w:t>]</w:t>
      </w:r>
      <w:r>
        <w:rPr>
          <w:noProof/>
        </w:rPr>
        <w:fldChar w:fldCharType="end"/>
      </w:r>
      <w:r>
        <w:rPr>
          <w:noProof/>
        </w:rPr>
        <w:t xml:space="preserve"> and the enhancement of magnetic turbulences</w:t>
      </w:r>
      <w:r>
        <w:rPr>
          <w:noProof/>
        </w:rPr>
        <w:fldChar w:fldCharType="begin"/>
      </w:r>
      <w:r>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Pr>
          <w:noProof/>
        </w:rPr>
        <w:fldChar w:fldCharType="separate"/>
      </w:r>
      <w:r>
        <w:rPr>
          <w:noProof/>
        </w:rPr>
        <w:t>[</w:t>
      </w:r>
      <w:hyperlink w:anchor="_ENREF_5" w:tooltip="Zeng, 2013 #1485" w:history="1">
        <w:r>
          <w:rPr>
            <w:noProof/>
          </w:rPr>
          <w:t>5</w:t>
        </w:r>
      </w:hyperlink>
      <w:r>
        <w:rPr>
          <w:noProof/>
        </w:rPr>
        <w:t>]</w:t>
      </w:r>
      <w:r>
        <w:rPr>
          <w:noProof/>
        </w:rPr>
        <w:fldChar w:fldCharType="end"/>
      </w:r>
      <w:r>
        <w:rPr>
          <w:noProof/>
        </w:rPr>
        <w:t>, often have unintended side effects and interrupt the discharge. In contrast, the ADE mechanism provides an attractive approach.</w:t>
      </w:r>
    </w:p>
    <w:p w14:paraId="0B53969E" w14:textId="0CD0BE94" w:rsidR="00C37E0A" w:rsidRDefault="00C37E0A" w:rsidP="00C37E0A">
      <w:pPr>
        <w:pStyle w:val="IOPText"/>
        <w:rPr>
          <w:noProof/>
        </w:rPr>
      </w:pPr>
      <w:r>
        <w:rPr>
          <w:noProof/>
        </w:rPr>
        <w:t>When electron moves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rFonts w:hint="eastAsia"/>
          <w:noProof/>
          <w:lang w:eastAsia="zh-CN"/>
        </w:rPr>
        <w:t xml:space="preserve"> </w:t>
      </w:r>
      <w:r w:rsidRPr="00163814">
        <w:rPr>
          <w:noProof/>
        </w:rPr>
        <w:t xml:space="preserve">, where </w:t>
      </w:r>
      <w:r w:rsidRPr="00163814">
        <w:rPr>
          <w:rFonts w:hint="eastAsia"/>
          <w:noProof/>
          <w:lang w:eastAsia="zh-CN"/>
        </w:rPr>
        <w:t xml:space="preserve">m is integral number and </w:t>
      </w:r>
      <w:r w:rsidRPr="00163814">
        <w:rPr>
          <w:noProof/>
        </w:rPr>
        <w:t>m&lt;0</w:t>
      </w:r>
      <w:r w:rsidRPr="00163814">
        <w:rPr>
          <w:rFonts w:hint="eastAsia"/>
          <w:noProof/>
          <w:lang w:eastAsia="zh-CN"/>
        </w:rPr>
        <w:t>,</w:t>
      </w:r>
      <w:r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 xml:space="preserve">0, </w:t>
      </w:r>
      <m:oMath>
        <m:acc>
          <m:accPr>
            <m:chr m:val="⃗"/>
            <m:ctrlPr>
              <w:rPr>
                <w:rFonts w:ascii="Cambria Math" w:hAnsi="Cambria Math"/>
                <w:i/>
                <w:noProof/>
              </w:rPr>
            </m:ctrlPr>
          </m:accPr>
          <m:e>
            <m:r>
              <w:rPr>
                <w:rFonts w:ascii="Cambria Math" w:hAnsi="Cambria Math"/>
                <w:noProof/>
              </w:rPr>
              <m:t>v</m:t>
            </m:r>
          </m:e>
        </m:acc>
      </m:oMath>
      <w:r w:rsidRPr="00163814">
        <w:rPr>
          <w:noProof/>
        </w:rPr>
        <w:t xml:space="preserve"> refers to the electron velocity.</w:t>
      </w:r>
      <w:r>
        <w:rPr>
          <w:rFonts w:hint="eastAsia"/>
          <w:noProof/>
          <w:lang w:eastAsia="zh-CN"/>
        </w:rPr>
        <w:t xml:space="preserve"> </w:t>
      </w:r>
      <w:r>
        <w:rPr>
          <w:noProof/>
        </w:rPr>
        <w:t xml:space="preserve">This scattering results in the transfer of momentum from parallel momentum to gyration angular momentum. </w:t>
      </w:r>
      <w:r>
        <w:rPr>
          <w:rFonts w:hint="eastAsia"/>
          <w:noProof/>
          <w:lang w:eastAsia="zh-CN"/>
        </w:rPr>
        <w:t>This</w:t>
      </w:r>
      <w:r>
        <w:rPr>
          <w:noProof/>
        </w:rPr>
        <w:t xml:space="preserve"> phenomenon, known as the Anomalous Doppler Effect, was first thoroughly described in the seminal works of Ginzburg and Frank</w:t>
      </w:r>
      <w:r>
        <w:rPr>
          <w:rFonts w:hint="eastAsia"/>
          <w:noProof/>
          <w:lang w:eastAsia="zh-CN"/>
        </w:rPr>
        <w:t xml:space="preserve"> </w:t>
      </w:r>
      <w:r>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Pr>
          <w:noProof/>
        </w:rPr>
        <w:instrText xml:space="preserve"> ADDIN EN.CITE </w:instrText>
      </w:r>
      <w:r>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Pr>
          <w:noProof/>
        </w:rPr>
        <w:instrText xml:space="preserve"> ADDIN EN.CITE.DATA </w:instrText>
      </w:r>
      <w:r>
        <w:rPr>
          <w:noProof/>
        </w:rPr>
      </w:r>
      <w:r>
        <w:rPr>
          <w:noProof/>
        </w:rPr>
        <w:fldChar w:fldCharType="end"/>
      </w:r>
      <w:r>
        <w:rPr>
          <w:noProof/>
        </w:rPr>
      </w:r>
      <w:r>
        <w:rPr>
          <w:noProof/>
        </w:rPr>
        <w:fldChar w:fldCharType="separate"/>
      </w:r>
      <w:r>
        <w:rPr>
          <w:noProof/>
        </w:rPr>
        <w:t>[</w:t>
      </w:r>
      <w:hyperlink w:anchor="_ENREF_3" w:tooltip="Ginzburg, 1960 #2249" w:history="1">
        <w:r>
          <w:rPr>
            <w:noProof/>
          </w:rPr>
          <w:t>3</w:t>
        </w:r>
      </w:hyperlink>
      <w:r>
        <w:rPr>
          <w:noProof/>
        </w:rPr>
        <w:t xml:space="preserve">, </w:t>
      </w:r>
      <w:hyperlink w:anchor="_ENREF_6" w:tooltip="Nezlin, 1976 #2260" w:history="1">
        <w:r>
          <w:rPr>
            <w:noProof/>
          </w:rPr>
          <w:t>6</w:t>
        </w:r>
      </w:hyperlink>
      <w:r>
        <w:rPr>
          <w:noProof/>
        </w:rPr>
        <w:t xml:space="preserve">, </w:t>
      </w:r>
      <w:hyperlink w:anchor="_ENREF_7" w:tooltip="Frank, 1960 #2245" w:history="1">
        <w:r>
          <w:rPr>
            <w:noProof/>
          </w:rPr>
          <w:t>7</w:t>
        </w:r>
      </w:hyperlink>
      <w:r>
        <w:rPr>
          <w:noProof/>
        </w:rPr>
        <w:t>]</w:t>
      </w:r>
      <w:r>
        <w:rPr>
          <w:noProof/>
        </w:rPr>
        <w:fldChar w:fldCharType="end"/>
      </w:r>
      <w:r>
        <w:rPr>
          <w:noProof/>
        </w:rPr>
        <w:t>.Recently, the ADE has garnered increasing attention in fields such as space radiation</w:t>
      </w:r>
      <w:r>
        <w:rPr>
          <w:noProof/>
        </w:rPr>
        <w:fldChar w:fldCharType="begin"/>
      </w:r>
      <w:r>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Pr>
          <w:noProof/>
        </w:rPr>
        <w:fldChar w:fldCharType="separate"/>
      </w:r>
      <w:r>
        <w:rPr>
          <w:noProof/>
        </w:rPr>
        <w:t>[</w:t>
      </w:r>
      <w:hyperlink w:anchor="_ENREF_8" w:tooltip="Filatov, 2021 #2243" w:history="1">
        <w:r>
          <w:rPr>
            <w:noProof/>
          </w:rPr>
          <w:t>8</w:t>
        </w:r>
      </w:hyperlink>
      <w:r>
        <w:rPr>
          <w:noProof/>
        </w:rPr>
        <w:t>]</w:t>
      </w:r>
      <w:r>
        <w:rPr>
          <w:noProof/>
        </w:rPr>
        <w:fldChar w:fldCharType="end"/>
      </w:r>
      <w:r>
        <w:rPr>
          <w:noProof/>
        </w:rPr>
        <w:t>, runaway electron instabilities</w:t>
      </w:r>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hyperlink w:anchor="_ENREF_9" w:tooltip="Liu, 2018 #2256" w:history="1">
        <w:r>
          <w:rPr>
            <w:noProof/>
          </w:rPr>
          <w:t>9</w:t>
        </w:r>
      </w:hyperlink>
      <w:r>
        <w:rPr>
          <w:noProof/>
        </w:rPr>
        <w:t>]</w:t>
      </w:r>
      <w:r>
        <w:rPr>
          <w:noProof/>
        </w:rPr>
        <w:fldChar w:fldCharType="end"/>
      </w:r>
      <w:r>
        <w:rPr>
          <w:noProof/>
        </w:rPr>
        <w:t xml:space="preserve">, and materials science </w:t>
      </w:r>
      <w:r>
        <w:rPr>
          <w:noProof/>
        </w:rPr>
        <w:fldChar w:fldCharType="begin"/>
      </w:r>
      <w:r>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Pr>
          <w:noProof/>
        </w:rPr>
        <w:fldChar w:fldCharType="separate"/>
      </w:r>
      <w:r>
        <w:rPr>
          <w:noProof/>
        </w:rPr>
        <w:t>[</w:t>
      </w:r>
      <w:hyperlink w:anchor="_ENREF_10" w:tooltip="Shi, 2018 #2263" w:history="1">
        <w:r>
          <w:rPr>
            <w:noProof/>
          </w:rPr>
          <w:t>10</w:t>
        </w:r>
      </w:hyperlink>
      <w:r>
        <w:rPr>
          <w:noProof/>
        </w:rPr>
        <w:t>]</w:t>
      </w:r>
      <w:r>
        <w:rPr>
          <w:noProof/>
        </w:rPr>
        <w:fldChar w:fldCharType="end"/>
      </w:r>
      <w:r>
        <w:rPr>
          <w:noProof/>
        </w:rPr>
        <w:t xml:space="preserve">. It is believed that ADE can explain phenomena like whistler turbulence in solar flare loops </w:t>
      </w:r>
      <w:r>
        <w:rPr>
          <w:noProof/>
        </w:rPr>
        <w:fldChar w:fldCharType="begin"/>
      </w:r>
      <w:r>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Pr>
          <w:noProof/>
        </w:rPr>
        <w:fldChar w:fldCharType="separate"/>
      </w:r>
      <w:r>
        <w:rPr>
          <w:noProof/>
        </w:rPr>
        <w:t>[</w:t>
      </w:r>
      <w:hyperlink w:anchor="_ENREF_8" w:tooltip="Filatov, 2021 #2243" w:history="1">
        <w:r>
          <w:rPr>
            <w:noProof/>
          </w:rPr>
          <w:t>8</w:t>
        </w:r>
      </w:hyperlink>
      <w:r>
        <w:rPr>
          <w:noProof/>
        </w:rPr>
        <w:t>]</w:t>
      </w:r>
      <w:r>
        <w:rPr>
          <w:noProof/>
        </w:rPr>
        <w:fldChar w:fldCharType="end"/>
      </w:r>
      <w:r>
        <w:rPr>
          <w:noProof/>
        </w:rPr>
        <w:t xml:space="preserve">, the step-like structure in Electron Cyclotron Emission (ECE) observed in tokamaks </w:t>
      </w:r>
      <w:r>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Pr>
          <w:noProof/>
        </w:rPr>
        <w:instrText xml:space="preserve"> ADDIN EN.CITE </w:instrText>
      </w:r>
      <w:r>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Pr>
          <w:noProof/>
        </w:rPr>
        <w:instrText xml:space="preserve"> ADDIN EN.CITE.DATA </w:instrText>
      </w:r>
      <w:r>
        <w:rPr>
          <w:noProof/>
        </w:rPr>
      </w:r>
      <w:r>
        <w:rPr>
          <w:noProof/>
        </w:rPr>
        <w:fldChar w:fldCharType="end"/>
      </w:r>
      <w:r>
        <w:rPr>
          <w:noProof/>
        </w:rPr>
      </w:r>
      <w:r>
        <w:rPr>
          <w:noProof/>
        </w:rPr>
        <w:fldChar w:fldCharType="separate"/>
      </w:r>
      <w:r>
        <w:rPr>
          <w:noProof/>
        </w:rPr>
        <w:t>[</w:t>
      </w:r>
      <w:hyperlink w:anchor="_ENREF_11" w:tooltip="Boyd, 1976 #2240" w:history="1">
        <w:r>
          <w:rPr>
            <w:noProof/>
          </w:rPr>
          <w:t>11-13</w:t>
        </w:r>
      </w:hyperlink>
      <w:r>
        <w:rPr>
          <w:noProof/>
        </w:rPr>
        <w:t>]</w:t>
      </w:r>
      <w:r>
        <w:rPr>
          <w:noProof/>
        </w:rPr>
        <w:fldChar w:fldCharType="end"/>
      </w:r>
      <w:r>
        <w:rPr>
          <w:noProof/>
        </w:rPr>
        <w:t>, and the microwave bursts during Edge Localized Modes (ELMs)</w:t>
      </w:r>
      <w:r>
        <w:rPr>
          <w:rFonts w:hint="eastAsia"/>
          <w:noProof/>
          <w:lang w:eastAsia="zh-CN"/>
        </w:rPr>
        <w:t xml:space="preserve"> </w:t>
      </w:r>
      <w:r>
        <w:rPr>
          <w:noProof/>
          <w:lang w:eastAsia="zh-CN"/>
        </w:rPr>
        <w:fldChar w:fldCharType="begin"/>
      </w:r>
      <w:r>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Pr>
          <w:noProof/>
          <w:lang w:eastAsia="zh-CN"/>
        </w:rPr>
        <w:fldChar w:fldCharType="separate"/>
      </w:r>
      <w:r>
        <w:rPr>
          <w:noProof/>
          <w:lang w:eastAsia="zh-CN"/>
        </w:rPr>
        <w:t>[</w:t>
      </w:r>
      <w:hyperlink w:anchor="_ENREF_14" w:tooltip="Freethy, 2015 #2246" w:history="1">
        <w:r>
          <w:rPr>
            <w:noProof/>
            <w:lang w:eastAsia="zh-CN"/>
          </w:rPr>
          <w:t>14</w:t>
        </w:r>
      </w:hyperlink>
      <w:r>
        <w:rPr>
          <w:noProof/>
          <w:lang w:eastAsia="zh-CN"/>
        </w:rPr>
        <w:t>]</w:t>
      </w:r>
      <w:r>
        <w:rPr>
          <w:noProof/>
          <w:lang w:eastAsia="zh-CN"/>
        </w:rPr>
        <w:fldChar w:fldCharType="end"/>
      </w:r>
      <w:r>
        <w:rPr>
          <w:noProof/>
        </w:rPr>
        <w:t xml:space="preserve">. Furthermore, Anomalous Doppler Effect has shown potential for suppressing runaway electron energy in tokamak discharges. This potential was demonstrated by F. Santini </w:t>
      </w:r>
      <w:r>
        <w:rPr>
          <w:noProof/>
        </w:rPr>
        <w:fldChar w:fldCharType="begin"/>
      </w:r>
      <w:r>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Pr>
          <w:noProof/>
        </w:rPr>
        <w:fldChar w:fldCharType="separate"/>
      </w:r>
      <w:r>
        <w:rPr>
          <w:noProof/>
        </w:rPr>
        <w:t>[</w:t>
      </w:r>
      <w:hyperlink w:anchor="_ENREF_15" w:tooltip="Santini, 1984 #2262" w:history="1">
        <w:r>
          <w:rPr>
            <w:noProof/>
          </w:rPr>
          <w:t>15</w:t>
        </w:r>
      </w:hyperlink>
      <w:r>
        <w:rPr>
          <w:noProof/>
        </w:rPr>
        <w:t>]</w:t>
      </w:r>
      <w:r>
        <w:rPr>
          <w:noProof/>
        </w:rPr>
        <w:fldChar w:fldCharType="end"/>
      </w:r>
      <w:r>
        <w:rPr>
          <w:noProof/>
        </w:rPr>
        <w:t xml:space="preserve">, who found that high-energy runaway electrons could be significantly reduced through Anomalous Doppler Effect during lower hybrid wave heating in the Frascati Tokamak. However, it is important to note that the high power of lower hybrid waves also increases the </w:t>
      </w:r>
      <w:r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electrons,also it require high wave power due to the laundau damping.  </w:t>
      </w:r>
    </w:p>
    <w:p w14:paraId="20C5ED30" w14:textId="78EAC405" w:rsidR="00C37E0A" w:rsidRDefault="00C37E0A" w:rsidP="00C37E0A">
      <w:pPr>
        <w:pStyle w:val="IOPText"/>
        <w:rPr>
          <w:noProof/>
          <w:lang w:eastAsia="zh-CN"/>
        </w:rPr>
      </w:pPr>
      <w:r>
        <w:rPr>
          <w:noProof/>
        </w:rPr>
        <w:t xml:space="preserve">Additionally, the experiment conducted by E.G. Shustin </w:t>
      </w:r>
      <w:r>
        <w:rPr>
          <w:noProof/>
        </w:rPr>
        <w:fldChar w:fldCharType="begin"/>
      </w:r>
      <w:r>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Pr>
          <w:noProof/>
        </w:rPr>
        <w:fldChar w:fldCharType="separate"/>
      </w:r>
      <w:r>
        <w:rPr>
          <w:noProof/>
        </w:rPr>
        <w:t>[</w:t>
      </w:r>
      <w:hyperlink w:anchor="_ENREF_16" w:tooltip="Shustin, 1971 #2264" w:history="1">
        <w:r>
          <w:rPr>
            <w:noProof/>
          </w:rPr>
          <w:t>16</w:t>
        </w:r>
      </w:hyperlink>
      <w:r>
        <w:rPr>
          <w:noProof/>
        </w:rPr>
        <w:t>]</w:t>
      </w:r>
      <w:r>
        <w:rPr>
          <w:noProof/>
        </w:rPr>
        <w:fldChar w:fldCharType="end"/>
      </w:r>
      <w:r>
        <w:rPr>
          <w:noProof/>
        </w:rPr>
        <w:t xml:space="preserve"> demonstrated that the transverse energy of electrons increases significantly through the Anomalous Doppler Effect when the </w:t>
      </w:r>
      <w:r>
        <w:rPr>
          <w:noProof/>
          <w:lang w:eastAsia="zh-CN"/>
        </w:rPr>
        <w:t>electron beam of energy 1.5-2 keV and current 60-100 mA</w:t>
      </w:r>
      <w:r w:rsidDel="00337E24">
        <w:rPr>
          <w:noProof/>
          <w:lang w:eastAsia="zh-CN"/>
        </w:rPr>
        <w:t xml:space="preserve"> </w:t>
      </w:r>
      <w:r>
        <w:rPr>
          <w:noProof/>
          <w:lang w:eastAsia="zh-CN"/>
        </w:rPr>
        <w:t xml:space="preserve">in a discharge tube </w:t>
      </w:r>
      <w:r>
        <w:rPr>
          <w:noProof/>
        </w:rPr>
        <w:t xml:space="preserve">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hyperlink w:anchor="_ENREF_9" w:tooltip="Liu, 2018 #2256" w:history="1">
        <w:r>
          <w:rPr>
            <w:noProof/>
          </w:rPr>
          <w:t>9</w:t>
        </w:r>
      </w:hyperlink>
      <w:r>
        <w:rPr>
          <w:noProof/>
        </w:rPr>
        <w:t>]</w:t>
      </w:r>
      <w:r>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Pr="00754CAE">
        <w:rPr>
          <w:noProof/>
        </w:rPr>
        <w:fldChar w:fldCharType="begin"/>
      </w:r>
      <w:r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Pr="00754CAE">
        <w:rPr>
          <w:noProof/>
        </w:rPr>
        <w:fldChar w:fldCharType="separate"/>
      </w:r>
      <w:r w:rsidRPr="00754CAE">
        <w:rPr>
          <w:noProof/>
        </w:rPr>
        <w:t>[</w:t>
      </w:r>
      <w:hyperlink w:anchor="_ENREF_17" w:tooltip="Chen, 2009 #2242" w:history="1">
        <w:r w:rsidRPr="00754CAE">
          <w:rPr>
            <w:noProof/>
          </w:rPr>
          <w:t>17</w:t>
        </w:r>
      </w:hyperlink>
      <w:r w:rsidRPr="00754CAE">
        <w:rPr>
          <w:noProof/>
        </w:rPr>
        <w:t>]</w:t>
      </w:r>
      <w:r w:rsidRPr="00754CAE">
        <w:rPr>
          <w:noProof/>
        </w:rPr>
        <w:fldChar w:fldCharType="end"/>
      </w:r>
      <w:r w:rsidRPr="00754CAE">
        <w:rPr>
          <w:noProof/>
        </w:rPr>
        <w:t xml:space="preserve"> and FTU </w:t>
      </w:r>
      <w:r w:rsidRPr="00754CAE">
        <w:rPr>
          <w:noProof/>
        </w:rPr>
        <w:fldChar w:fldCharType="begin"/>
      </w:r>
      <w:r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Pr="00754CAE">
        <w:rPr>
          <w:noProof/>
        </w:rPr>
        <w:fldChar w:fldCharType="separate"/>
      </w:r>
      <w:r w:rsidRPr="00754CAE">
        <w:rPr>
          <w:noProof/>
        </w:rPr>
        <w:t>[</w:t>
      </w:r>
      <w:hyperlink w:anchor="_ENREF_18" w:tooltip="Bin, 2022 #2239" w:history="1">
        <w:r w:rsidRPr="00754CAE">
          <w:rPr>
            <w:noProof/>
          </w:rPr>
          <w:t>18</w:t>
        </w:r>
      </w:hyperlink>
      <w:r w:rsidRPr="00754CAE">
        <w:rPr>
          <w:noProof/>
        </w:rPr>
        <w:t>]</w:t>
      </w:r>
      <w:r w:rsidRPr="00754CAE">
        <w:rPr>
          <w:noProof/>
        </w:rPr>
        <w:fldChar w:fldCharType="end"/>
      </w:r>
      <w:r w:rsidRPr="00754CAE">
        <w:rPr>
          <w:noProof/>
        </w:rPr>
        <w:t xml:space="preserve">, as well as energetic electron scattering in solar flare loops </w:t>
      </w:r>
      <w:r w:rsidRPr="00754CAE">
        <w:rPr>
          <w:noProof/>
        </w:rPr>
        <w:fldChar w:fldCharType="begin"/>
      </w:r>
      <w:r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Pr="00754CAE">
        <w:rPr>
          <w:noProof/>
        </w:rPr>
        <w:fldChar w:fldCharType="separate"/>
      </w:r>
      <w:r w:rsidRPr="00754CAE">
        <w:rPr>
          <w:noProof/>
        </w:rPr>
        <w:t>[</w:t>
      </w:r>
      <w:hyperlink w:anchor="_ENREF_8" w:tooltip="Filatov, 2021 #2243" w:history="1">
        <w:r w:rsidRPr="00754CAE">
          <w:rPr>
            <w:noProof/>
          </w:rPr>
          <w:t>8</w:t>
        </w:r>
      </w:hyperlink>
      <w:r w:rsidRPr="00754CAE">
        <w:rPr>
          <w:noProof/>
        </w:rPr>
        <w:t>]</w:t>
      </w:r>
      <w:r w:rsidRPr="00754CAE">
        <w:rPr>
          <w:noProof/>
        </w:rPr>
        <w:fldChar w:fldCharType="end"/>
      </w:r>
      <w:r w:rsidRPr="00754CAE">
        <w:rPr>
          <w:noProof/>
        </w:rPr>
        <w:t>.</w:t>
      </w:r>
      <w:r>
        <w:rPr>
          <w:noProof/>
        </w:rPr>
        <w:t xml:space="preserve"> These waves can not only be generated through wave-particle interactions but also through external injection.</w:t>
      </w:r>
      <w:r w:rsidRPr="004C226C">
        <w:rPr>
          <w:noProof/>
        </w:rPr>
        <w:t xml:space="preserve">The </w:t>
      </w:r>
      <w:r>
        <w:rPr>
          <w:rFonts w:hint="eastAsia"/>
          <w:noProof/>
          <w:lang w:eastAsia="zh-CN"/>
        </w:rPr>
        <w:t>natural</w:t>
      </w:r>
      <w:r>
        <w:rPr>
          <w:noProof/>
        </w:rPr>
        <w:t xml:space="preserve"> cycle</w:t>
      </w:r>
      <w:r w:rsidRPr="004C226C">
        <w:rPr>
          <w:noProof/>
        </w:rPr>
        <w:t xml:space="preserve"> of electron acceleration, wave excitation,</w:t>
      </w:r>
      <w:r>
        <w:rPr>
          <w:noProof/>
        </w:rPr>
        <w:t xml:space="preserve"> </w:t>
      </w:r>
      <w:r w:rsidRPr="004C226C">
        <w:rPr>
          <w:noProof/>
        </w:rPr>
        <w:t>scattering</w:t>
      </w:r>
      <w:r>
        <w:rPr>
          <w:noProof/>
        </w:rPr>
        <w:t>,</w:t>
      </w:r>
      <w:r w:rsidRPr="004C226C">
        <w:rPr>
          <w:noProof/>
        </w:rPr>
        <w:t xml:space="preserve"> </w:t>
      </w:r>
      <w:r>
        <w:rPr>
          <w:noProof/>
        </w:rPr>
        <w:t xml:space="preserve"> and </w:t>
      </w:r>
      <w:r w:rsidRPr="004C226C">
        <w:rPr>
          <w:noProof/>
        </w:rPr>
        <w:t xml:space="preserve">energy </w:t>
      </w:r>
      <w:r w:rsidRPr="004C226C">
        <w:rPr>
          <w:noProof/>
        </w:rPr>
        <w:t>suppression</w:t>
      </w:r>
      <w:r>
        <w:rPr>
          <w:noProof/>
        </w:rPr>
        <w:t xml:space="preserve"> is </w:t>
      </w:r>
      <w:r w:rsidRPr="004C226C">
        <w:rPr>
          <w:noProof/>
        </w:rPr>
        <w:t xml:space="preserve">typically </w:t>
      </w:r>
      <w:r>
        <w:rPr>
          <w:noProof/>
        </w:rPr>
        <w:t>insufficient to suppress the runaway electrons. This is</w:t>
      </w:r>
      <w:r w:rsidRPr="004C226C">
        <w:rPr>
          <w:noProof/>
        </w:rPr>
        <w:t xml:space="preserve">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r>
        <w:rPr>
          <w:noProof/>
        </w:rPr>
        <w:t xml:space="preserve"> Consequently, suppressing the parallel energy of runaway electrons through the Anomalous Doppler Effect by injecting specific electromagnetic waves appears to be a natural approach. </w:t>
      </w:r>
      <w:r w:rsidR="00255C01">
        <w:rPr>
          <w:noProof/>
        </w:rPr>
        <w:t xml:space="preserve">A </w:t>
      </w:r>
      <w:r>
        <w:rPr>
          <w:noProof/>
        </w:rPr>
        <w:t xml:space="preserve">previous study has proposed using whistler waves to suppress runaway electrons based on simulations with the quasilinear kinetic equation </w:t>
      </w:r>
      <w:r>
        <w:rPr>
          <w:noProof/>
        </w:rPr>
        <w:fldChar w:fldCharType="begin"/>
      </w:r>
      <w:r>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Pr>
          <w:noProof/>
        </w:rPr>
        <w:fldChar w:fldCharType="separate"/>
      </w:r>
      <w:r>
        <w:rPr>
          <w:noProof/>
        </w:rPr>
        <w:t>[</w:t>
      </w:r>
      <w:hyperlink w:anchor="_ENREF_19" w:tooltip="Guo, 2018 #2274" w:history="1">
        <w:r>
          <w:rPr>
            <w:noProof/>
          </w:rPr>
          <w:t>19</w:t>
        </w:r>
      </w:hyperlink>
      <w:r>
        <w:rPr>
          <w:noProof/>
        </w:rPr>
        <w:t>]</w:t>
      </w:r>
      <w:r>
        <w:rPr>
          <w:noProof/>
        </w:rPr>
        <w:fldChar w:fldCharType="end"/>
      </w:r>
      <w:r w:rsidR="00255C01">
        <w:rPr>
          <w:noProof/>
        </w:rPr>
        <w:t>.</w:t>
      </w:r>
      <w:r>
        <w:rPr>
          <w:noProof/>
        </w:rPr>
        <w:t xml:space="preserve"> </w:t>
      </w:r>
      <w:r w:rsidR="00255C01" w:rsidRPr="00255C01">
        <w:rPr>
          <w:noProof/>
        </w:rPr>
        <w:t xml:space="preserve">However, further exploration and investigation are still required to determine which types of waves in </w:t>
      </w:r>
      <w:r w:rsidR="00F9579E">
        <w:rPr>
          <w:rFonts w:hint="eastAsia"/>
          <w:noProof/>
          <w:lang w:eastAsia="zh-CN"/>
        </w:rPr>
        <w:t>magnetized</w:t>
      </w:r>
      <w:r w:rsidR="00F9579E">
        <w:rPr>
          <w:noProof/>
        </w:rPr>
        <w:t xml:space="preserve"> </w:t>
      </w:r>
      <w:r w:rsidR="00255C01" w:rsidRPr="00255C01">
        <w:rPr>
          <w:noProof/>
        </w:rPr>
        <w:t>plasma are suitable for suppressing runaway electrons.</w:t>
      </w:r>
    </w:p>
    <w:p w14:paraId="19145102" w14:textId="4159C6E6" w:rsidR="00DD0E2E" w:rsidRDefault="00C37E0A" w:rsidP="00DD0E2E">
      <w:pPr>
        <w:pStyle w:val="IOPText"/>
        <w:rPr>
          <w:noProof/>
        </w:rPr>
      </w:pPr>
      <w:r>
        <w:rPr>
          <w:noProof/>
        </w:rPr>
        <w:t>Understanding the Anomalous Doppler Effect in the presence of static</w:t>
      </w:r>
      <w:r w:rsidR="00C175C2">
        <w:rPr>
          <w:noProof/>
        </w:rPr>
        <w:t xml:space="preserve"> electric</w:t>
      </w:r>
      <w:r>
        <w:rPr>
          <w:noProof/>
        </w:rPr>
        <w:t xml:space="preserve"> fields is essential for comprehending the physics of pitch-angle scattering of runaway electrons by electromagnetic waves in Tokamak discharges. </w:t>
      </w:r>
      <w:r w:rsidRPr="00F4344E">
        <w:rPr>
          <w:noProof/>
        </w:rPr>
        <w:t>Numerous studies have focused on electron-electromagnetic wave (EMW) interactions in uniform magnetic fields</w:t>
      </w:r>
      <w:r w:rsidR="002975F7">
        <w:rPr>
          <w:noProof/>
        </w:rPr>
        <w:t xml:space="preserve"> based on </w:t>
      </w:r>
      <w:r w:rsidRPr="00F4344E">
        <w:rPr>
          <w:noProof/>
        </w:rPr>
        <w:t>test-</w:t>
      </w:r>
      <w:r w:rsidRPr="007E3A44">
        <w:rPr>
          <w:noProof/>
          <w:rPrChange w:id="1" w:author="mmwave" w:date="2025-05-21T13:54:00Z">
            <w:rPr>
              <w:noProof/>
              <w:color w:val="4472C4" w:themeColor="accent1"/>
            </w:rPr>
          </w:rPrChange>
        </w:rPr>
        <w:t>particle approaches</w:t>
      </w:r>
      <w:r w:rsidR="001F7DBE" w:rsidRPr="007E3A44">
        <w:rPr>
          <w:noProof/>
          <w:rPrChange w:id="2" w:author="mmwave" w:date="2025-05-21T13:54:00Z">
            <w:rPr>
              <w:noProof/>
              <w:color w:val="4472C4" w:themeColor="accent1"/>
            </w:rPr>
          </w:rPrChange>
        </w:rPr>
        <w:t xml:space="preserve"> </w:t>
      </w:r>
      <w:r w:rsidR="001F7DBE">
        <w:rPr>
          <w:noProof/>
        </w:rPr>
        <w:fldChar w:fldCharType="begin"/>
      </w:r>
      <w:r w:rsidR="001F7DBE">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1F7DBE">
        <w:rPr>
          <w:noProof/>
        </w:rPr>
        <w:fldChar w:fldCharType="separate"/>
      </w:r>
      <w:r w:rsidR="001F7DBE">
        <w:rPr>
          <w:noProof/>
        </w:rPr>
        <w:t>[</w:t>
      </w:r>
      <w:hyperlink w:anchor="_ENREF_20" w:tooltip="ROBERTS, 1964 #1631" w:history="1">
        <w:r w:rsidR="001F7DBE">
          <w:rPr>
            <w:noProof/>
          </w:rPr>
          <w:t>20</w:t>
        </w:r>
      </w:hyperlink>
      <w:r w:rsidR="001F7DBE">
        <w:rPr>
          <w:noProof/>
        </w:rPr>
        <w:t>]</w:t>
      </w:r>
      <w:r w:rsidR="001F7DBE">
        <w:rPr>
          <w:noProof/>
        </w:rPr>
        <w:fldChar w:fldCharType="end"/>
      </w:r>
      <w:r w:rsidRPr="00F4344E">
        <w:rPr>
          <w:noProof/>
        </w:rPr>
        <w:t>. However, few works account for the static electric field’s role. The competition between acceleration and scattering processes remains a critical issue that warrants further investigation.</w:t>
      </w:r>
      <w:r>
        <w:rPr>
          <w:noProof/>
        </w:rPr>
        <w:t xml:space="preserve"> </w:t>
      </w:r>
      <w:del w:id="3" w:author="mmwave" w:date="2025-05-21T14:02:00Z">
        <w:r w:rsidDel="00F47F24">
          <w:rPr>
            <w:noProof/>
          </w:rPr>
          <w:delText xml:space="preserve">In this paper, </w:delText>
        </w:r>
      </w:del>
      <w:del w:id="4" w:author="mmwave" w:date="2025-04-01T23:00:00Z">
        <w:r w:rsidDel="00F9579E">
          <w:rPr>
            <w:noProof/>
          </w:rPr>
          <w:delText xml:space="preserve">A simple model of test electron is used to investigate the Anomalous Doppler Effect in an effort to illustrate the competition process </w:delText>
        </w:r>
      </w:del>
      <w:del w:id="5" w:author="mmwave" w:date="2025-04-01T22:59:00Z">
        <w:r w:rsidDel="00F9579E">
          <w:rPr>
            <w:noProof/>
          </w:rPr>
          <w:delText>mentioned above</w:delText>
        </w:r>
      </w:del>
      <w:del w:id="6" w:author="mmwave" w:date="2025-04-01T23:00:00Z">
        <w:r w:rsidDel="00F9579E">
          <w:rPr>
            <w:noProof/>
          </w:rPr>
          <w:delText xml:space="preserve">.Beside this, </w:delText>
        </w:r>
      </w:del>
      <w:del w:id="7" w:author="mmwave" w:date="2025-05-21T14:02:00Z">
        <w:r w:rsidDel="00F47F24">
          <w:rPr>
            <w:noProof/>
          </w:rPr>
          <w:delText xml:space="preserve">A theoretical model based on energy, momentum, and angular momentum conservation is proposed to analysis the resonant condition </w:delText>
        </w:r>
        <w:r w:rsidRPr="00163814" w:rsidDel="00F47F24">
          <w:rPr>
            <w:rFonts w:cs="Times New Roman"/>
            <w:noProof/>
          </w:rPr>
          <w:delText>ω</w:delText>
        </w:r>
        <w:r w:rsidRPr="00163814" w:rsidDel="00F47F24">
          <w:rPr>
            <w:noProof/>
          </w:rPr>
          <w:delText>-</w:delTex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sidDel="00F47F24">
          <w:rPr>
            <w:noProof/>
          </w:rPr>
          <w:delText>=m</w:delTex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Del="00F47F24">
          <w:rPr>
            <w:noProof/>
          </w:rPr>
          <w:delText xml:space="preserve"> . This model is provided in the appendix for reference to ensure that the main discussion in the paper remains cohesive and uninterrupted.</w:delText>
        </w:r>
      </w:del>
      <w:ins w:id="8" w:author="mmwave" w:date="2025-04-01T23:00:00Z">
        <w:r w:rsidR="00F9579E">
          <w:rPr>
            <w:noProof/>
          </w:rPr>
          <w:t xml:space="preserve"> </w:t>
        </w:r>
      </w:ins>
    </w:p>
    <w:p w14:paraId="1664EBDE" w14:textId="1F9826D8" w:rsidR="00C37E0A" w:rsidRDefault="00C37E0A" w:rsidP="00C37E0A">
      <w:pPr>
        <w:pStyle w:val="IOPText"/>
        <w:rPr>
          <w:noProof/>
        </w:rPr>
      </w:pPr>
      <w:r>
        <w:rPr>
          <w:noProof/>
        </w:rPr>
        <w:t xml:space="preserve">This paper presents a direct simulation of full orbit electron motion in uniform magnetic fields, along with accelerating electrostatic field and external electromagnetic field, using the Volume-Preserving Algorithm </w:t>
      </w:r>
      <w:r>
        <w:rPr>
          <w:noProof/>
        </w:rPr>
        <w:fldChar w:fldCharType="begin"/>
      </w:r>
      <w:r>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noProof/>
        </w:rPr>
        <w:fldChar w:fldCharType="separate"/>
      </w:r>
      <w:r>
        <w:rPr>
          <w:noProof/>
        </w:rPr>
        <w:t>[</w:t>
      </w:r>
      <w:hyperlink w:anchor="_ENREF_24" w:tooltip="Zhang, 2015 #2272" w:history="1">
        <w:r>
          <w:rPr>
            <w:noProof/>
          </w:rPr>
          <w:t>24</w:t>
        </w:r>
      </w:hyperlink>
      <w:r>
        <w:rPr>
          <w:noProof/>
        </w:rPr>
        <w:t>]</w:t>
      </w:r>
      <w:r>
        <w:rPr>
          <w:noProof/>
        </w:rPr>
        <w:fldChar w:fldCharType="end"/>
      </w:r>
      <w:r>
        <w:rPr>
          <w:noProof/>
        </w:rPr>
        <w:t xml:space="preserve">. Compared to conventional algorithms like Boris </w:t>
      </w:r>
      <w:r>
        <w:rPr>
          <w:noProof/>
        </w:rPr>
        <w:fldChar w:fldCharType="begin"/>
      </w:r>
      <w:r>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Pr>
          <w:noProof/>
        </w:rPr>
        <w:fldChar w:fldCharType="separate"/>
      </w:r>
      <w:r>
        <w:rPr>
          <w:noProof/>
        </w:rPr>
        <w:t>[</w:t>
      </w:r>
      <w:hyperlink w:anchor="_ENREF_25" w:tooltip="Boris, 1970 #2273" w:history="1">
        <w:r>
          <w:rPr>
            <w:noProof/>
          </w:rPr>
          <w:t>25</w:t>
        </w:r>
      </w:hyperlink>
      <w:r>
        <w:rPr>
          <w:noProof/>
        </w:rPr>
        <w:t>]</w:t>
      </w:r>
      <w:r>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ffect, an electron is placed in a uniform magnetic field and an electrostatic field, which is oriented opposite to background magnetic field. This setup allows the electron to be accelerated parallel to background magnetic field. During the simulation, a slow electromagnetic wave </w:t>
      </w:r>
      <w:r w:rsidRPr="006436CF">
        <w:rPr>
          <w:noProof/>
        </w:rPr>
        <w:t>with a phase velocity smaller than that of light in vacuum</w:t>
      </w:r>
      <w:r>
        <w:rPr>
          <w:noProof/>
        </w:rPr>
        <w:t xml:space="preserve"> is introduced as an external </w:t>
      </w:r>
      <w:r>
        <w:rPr>
          <w:rStyle w:val="CommentReference"/>
          <w:rFonts w:asciiTheme="minorHAnsi" w:hAnsiTheme="minorHAnsi"/>
        </w:rPr>
        <w:commentReference w:id="9"/>
      </w:r>
      <w:r>
        <w:rPr>
          <w:rStyle w:val="CommentReference"/>
          <w:rFonts w:asciiTheme="minorHAnsi" w:hAnsiTheme="minorHAnsi"/>
        </w:rPr>
        <w:commentReference w:id="10"/>
      </w:r>
      <w:r>
        <w:rPr>
          <w:rStyle w:val="CommentReference"/>
          <w:rFonts w:asciiTheme="minorHAnsi" w:hAnsiTheme="minorHAnsi"/>
        </w:rPr>
        <w:commentReference w:id="11"/>
      </w:r>
      <w:r>
        <w:rPr>
          <w:noProof/>
        </w:rPr>
        <w:t xml:space="preserve">wave. This wave enables us to inverstigate 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w:t>
      </w:r>
      <w:r>
        <w:rPr>
          <w:noProof/>
        </w:rPr>
        <w:lastRenderedPageBreak/>
        <w:t xml:space="preserve">runaway electrons, which agree with quantum analysis in Appendix and dispersion matrix analysis </w:t>
      </w:r>
      <w:r w:rsidRPr="00C37E0A">
        <w:rPr>
          <w:noProof/>
          <w:color w:val="FF0000"/>
        </w:rPr>
        <w:t>[</w:t>
      </w:r>
      <w:ins w:id="12" w:author="mmwave" w:date="2025-05-21T14:28:00Z">
        <w:r w:rsidR="00D536D7">
          <w:rPr>
            <w:noProof/>
            <w:color w:val="FF0000"/>
          </w:rPr>
          <w:t>On the circular polarization in pulsar emission</w:t>
        </w:r>
      </w:ins>
      <w:ins w:id="13" w:author="mmwave" w:date="2025-05-21T14:30:00Z">
        <w:r w:rsidR="006F721C">
          <w:rPr>
            <w:noProof/>
            <w:color w:val="FF0000"/>
          </w:rPr>
          <w:t>, A.Z.Kazbegi</w:t>
        </w:r>
      </w:ins>
      <w:r w:rsidRPr="00C37E0A">
        <w:rPr>
          <w:noProof/>
          <w:color w:val="FF0000"/>
        </w:rPr>
        <w:t>]</w:t>
      </w:r>
      <w:r>
        <w:rPr>
          <w:noProof/>
        </w:rPr>
        <w:t xml:space="preserve">. The simulation also reveals the critical energy of waves above which the electron's parallel velocity is constrained and parallel kinetic energy obtained from the electrostatic field is consistently transfered to gyro-kinetic energy. </w:t>
      </w:r>
      <w:del w:id="14" w:author="mmwave" w:date="2025-04-01T06:07:00Z">
        <w:r w:rsidDel="001F7DBE">
          <w:rPr>
            <w:noProof/>
          </w:rPr>
          <w:delText xml:space="preserve">Furthermore, the self-consistency between quantum theory and direct simulation of the Anomalous Doppler Effect is examined. </w:delText>
        </w:r>
      </w:del>
      <w:r>
        <w:rPr>
          <w:rFonts w:hint="eastAsia"/>
          <w:noProof/>
          <w:lang w:eastAsia="zh-CN"/>
        </w:rPr>
        <w:t>Through t</w:t>
      </w:r>
      <w:r>
        <w:rPr>
          <w:noProof/>
        </w:rPr>
        <w:t xml:space="preserve">he analysis of dispersion, polarization, and resonant moments,  it is indicated </w:t>
      </w:r>
      <w:ins w:id="15" w:author="mmwave" w:date="2025-05-21T14:42:00Z">
        <w:r w:rsidR="00350458">
          <w:rPr>
            <w:noProof/>
          </w:rPr>
          <w:t xml:space="preserve">that </w:t>
        </w:r>
      </w:ins>
      <w:bookmarkStart w:id="16" w:name="_GoBack"/>
      <w:bookmarkEnd w:id="16"/>
      <w:r>
        <w:rPr>
          <w:noProof/>
        </w:rPr>
        <w:t xml:space="preserve">the slow extraordinary wave is most suitable for triggering the Anomalous Doppler Effect in plasma. </w:t>
      </w:r>
    </w:p>
    <w:p w14:paraId="38B96CB4" w14:textId="66C3188E" w:rsidR="00C37E0A" w:rsidRDefault="00C37E0A" w:rsidP="00C37E0A">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w:t>
      </w:r>
      <w:del w:id="17" w:author="mmwave" w:date="2025-04-01T06:08:00Z">
        <w:r w:rsidDel="001F7DBE">
          <w:rPr>
            <w:noProof/>
          </w:rPr>
          <w:delText xml:space="preserve"> The runaway electron suppression method using extraordinary wave injection is introduced in Section V</w:delText>
        </w:r>
      </w:del>
      <w:r>
        <w:rPr>
          <w:noProof/>
        </w:rPr>
        <w:t xml:space="preserve">. Finally, </w:t>
      </w:r>
      <w:ins w:id="18" w:author="mmwave" w:date="2025-04-01T06:08:00Z">
        <w:r w:rsidR="001F7DBE">
          <w:rPr>
            <w:noProof/>
          </w:rPr>
          <w:t>the discussion and</w:t>
        </w:r>
      </w:ins>
      <w:del w:id="19" w:author="mmwave" w:date="2025-04-01T06:08:00Z">
        <w:r w:rsidDel="001F7DBE">
          <w:rPr>
            <w:noProof/>
          </w:rPr>
          <w:delText>the</w:delText>
        </w:r>
      </w:del>
      <w:r>
        <w:rPr>
          <w:noProof/>
        </w:rPr>
        <w:t xml:space="preserve"> summary </w:t>
      </w:r>
      <w:ins w:id="20" w:author="mmwave" w:date="2025-04-01T06:08:00Z">
        <w:r w:rsidR="001F7DBE">
          <w:rPr>
            <w:noProof/>
          </w:rPr>
          <w:t xml:space="preserve">are </w:t>
        </w:r>
      </w:ins>
      <w:del w:id="21" w:author="mmwave" w:date="2025-04-01T06:08:00Z">
        <w:r w:rsidDel="001F7DBE">
          <w:rPr>
            <w:noProof/>
          </w:rPr>
          <w:delText xml:space="preserve">is </w:delText>
        </w:r>
      </w:del>
      <w:r>
        <w:rPr>
          <w:noProof/>
        </w:rPr>
        <w:t>provided in Section V</w:t>
      </w:r>
      <w:del w:id="22" w:author="mmwave" w:date="2025-04-01T06:08:00Z">
        <w:r w:rsidDel="001F7DBE">
          <w:rPr>
            <w:noProof/>
          </w:rPr>
          <w:delText>I</w:delText>
        </w:r>
      </w:del>
      <w:r>
        <w:rPr>
          <w:noProof/>
        </w:rPr>
        <w:t>.</w:t>
      </w:r>
    </w:p>
    <w:p w14:paraId="3C8C130D" w14:textId="77777777" w:rsidR="00C37E0A" w:rsidRDefault="00C37E0A" w:rsidP="00C37E0A">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64C3B582" w14:textId="46496A84" w:rsidR="00C37E0A" w:rsidRDefault="00C37E0A" w:rsidP="00C37E0A">
      <w:pPr>
        <w:pStyle w:val="IOPText"/>
        <w:rPr>
          <w:lang w:eastAsia="zh-CN"/>
        </w:rPr>
      </w:pPr>
      <w:r w:rsidRPr="006436CF">
        <w:rPr>
          <w:lang w:eastAsia="zh-CN"/>
        </w:rPr>
        <w:t>The uniform magnetic field</w:t>
      </w:r>
      <w:r w:rsidRPr="006436CF">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rFonts w:hint="eastAsia"/>
          <w:lang w:eastAsia="zh-CN"/>
        </w:rPr>
        <w:t xml:space="preserve"> </w:t>
      </w:r>
      <w:r w:rsidRPr="006436CF">
        <w:rPr>
          <w:lang w:eastAsia="zh-CN"/>
        </w:rPr>
        <w:t xml:space="preserve"> is set on the z-direction. The electron is accelerated by the electrostatic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6436CF">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lang w:eastAsia="zh-CN"/>
        </w:rPr>
        <w:t xml:space="preserve"> as shown in Fig. 4. A plane electromagnetic wave-field is established in the </w:t>
      </w:r>
      <w:del w:id="23" w:author="mmwave" w:date="2025-05-21T14:08:00Z">
        <w:r w:rsidRPr="006436CF" w:rsidDel="002A5E48">
          <w:rPr>
            <w:lang w:eastAsia="zh-CN"/>
          </w:rPr>
          <w:delText>plasma</w:delText>
        </w:r>
      </w:del>
      <w:proofErr w:type="spellStart"/>
      <w:ins w:id="24" w:author="mmwave" w:date="2025-05-21T14:08:00Z">
        <w:r w:rsidR="002A5E48">
          <w:rPr>
            <w:lang w:eastAsia="zh-CN"/>
          </w:rPr>
          <w:t>isop</w:t>
        </w:r>
      </w:ins>
      <w:proofErr w:type="spellEnd"/>
      <w:r w:rsidRPr="006436CF">
        <w:rPr>
          <w:lang w:eastAsia="zh-CN"/>
        </w:rPr>
        <w:t>,</w:t>
      </w:r>
      <w:r w:rsidRPr="006436CF">
        <w:rPr>
          <w:rFonts w:hint="eastAsia"/>
          <w:lang w:eastAsia="zh-CN"/>
        </w:rPr>
        <w:t xml:space="preserve"> </w:t>
      </w:r>
      <w:r w:rsidRPr="006436CF">
        <w:rPr>
          <w:lang w:eastAsia="zh-CN"/>
        </w:rPr>
        <w:t xml:space="preserve">which characterized by frequency </w:t>
      </w:r>
      <w:r w:rsidRPr="006436CF">
        <w:rPr>
          <w:rFonts w:cs="Times New Roman"/>
          <w:lang w:eastAsia="zh-CN"/>
        </w:rPr>
        <w:t>ω</w:t>
      </w:r>
      <w:r w:rsidRPr="006436CF">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Pr>
          <w:lang w:eastAsia="zh-CN"/>
        </w:rPr>
        <w:t xml:space="preserve"> . </w:t>
      </w:r>
    </w:p>
    <w:p w14:paraId="4317299F" w14:textId="77777777" w:rsidR="00C37E0A" w:rsidRDefault="00C37E0A" w:rsidP="00C37E0A">
      <w:pPr>
        <w:pStyle w:val="IOPText"/>
        <w:rPr>
          <w:lang w:eastAsia="zh-CN"/>
        </w:rPr>
      </w:pPr>
      <w:r>
        <w:rPr>
          <w:noProof/>
        </w:rPr>
        <w:t xml:space="preserve">The induced linear polarized wave along </w:t>
      </w:r>
      <m:oMath>
        <m:sSub>
          <m:sSubPr>
            <m:ctrlPr>
              <w:rPr>
                <w:rFonts w:ascii="Cambria Math" w:hAnsi="Cambria Math"/>
                <w:i/>
                <w:noProof/>
              </w:rPr>
            </m:ctrlPr>
          </m:sSubPr>
          <m:e>
            <m:acc>
              <m:accPr>
                <m:chr m:val="⃗"/>
                <m:ctrlPr>
                  <w:rPr>
                    <w:rFonts w:ascii="Cambria Math" w:hAnsi="Cambria Math"/>
                    <w:noProof/>
                  </w:rPr>
                </m:ctrlPr>
              </m:accPr>
              <m:e>
                <m:r>
                  <m:rPr>
                    <m:sty m:val="p"/>
                  </m:rPr>
                  <w:rPr>
                    <w:rFonts w:ascii="Cambria Math" w:hAnsi="Cambria Math"/>
                    <w:noProof/>
                  </w:rPr>
                  <m:t>B</m:t>
                </m:r>
              </m:e>
            </m:acc>
          </m:e>
          <m:sub>
            <m:r>
              <w:rPr>
                <w:rFonts w:ascii="Cambria Math" w:hAnsi="Cambria Math"/>
                <w:noProof/>
              </w:rPr>
              <m:t>0</m:t>
            </m:r>
          </m:sub>
        </m:sSub>
      </m:oMath>
      <w:r>
        <w:rPr>
          <w:noProof/>
        </w:rPr>
        <w:t xml:space="preserve">  can be sperated as  the combined of right- hand polarization and left-hand polarization wave as </w:t>
      </w:r>
      <m:oMath>
        <m:sSub>
          <m:sSubPr>
            <m:ctrlPr>
              <w:rPr>
                <w:rFonts w:ascii="Cambria Math" w:hAnsi="Cambria Math"/>
                <w:noProof/>
              </w:rPr>
            </m:ctrlPr>
          </m:sSubPr>
          <m:e>
            <m:acc>
              <m:accPr>
                <m:chr m:val="⃗"/>
                <m:ctrlPr>
                  <w:rPr>
                    <w:rFonts w:ascii="Cambria Math" w:hAnsi="Cambria Math"/>
                    <w:noProof/>
                  </w:rPr>
                </m:ctrlPr>
              </m:accPr>
              <m:e>
                <m:r>
                  <m:rPr>
                    <m:sty m:val="p"/>
                  </m:rPr>
                  <w:rPr>
                    <w:rFonts w:ascii="Cambria Math" w:hAnsi="Cambria Math"/>
                    <w:noProof/>
                  </w:rPr>
                  <m:t>E</m:t>
                </m:r>
              </m:e>
            </m:acc>
          </m:e>
          <m:sub>
            <m:r>
              <m:rPr>
                <m:sty m:val="p"/>
              </m:rPr>
              <w:rPr>
                <w:rFonts w:ascii="Cambria Math" w:hAnsi="Cambria Math"/>
                <w:noProof/>
              </w:rPr>
              <m:t>w</m:t>
            </m:r>
          </m:sub>
        </m:sSub>
        <m:r>
          <m:rPr>
            <m:sty m:val="p"/>
          </m:rPr>
          <w:rPr>
            <w:rFonts w:ascii="Cambria Math" w:hAnsi="Cambria Math"/>
            <w:noProof/>
          </w:rPr>
          <m:t>=</m:t>
        </m:r>
        <m:sSub>
          <m:sSubPr>
            <m:ctrlPr>
              <w:rPr>
                <w:rFonts w:ascii="Cambria Math" w:hAnsi="Cambria Math"/>
                <w:noProof/>
              </w:rPr>
            </m:ctrlPr>
          </m:sSubPr>
          <m:e>
            <m:acc>
              <m:accPr>
                <m:chr m:val="⃗"/>
                <m:ctrlPr>
                  <w:rPr>
                    <w:rFonts w:ascii="Cambria Math" w:hAnsi="Cambria Math"/>
                    <w:noProof/>
                  </w:rPr>
                </m:ctrlPr>
              </m:accPr>
              <m:e>
                <m:r>
                  <m:rPr>
                    <m:sty m:val="p"/>
                  </m:rPr>
                  <w:rPr>
                    <w:rFonts w:ascii="Cambria Math" w:hAnsi="Cambria Math"/>
                    <w:noProof/>
                  </w:rPr>
                  <m:t>E</m:t>
                </m:r>
              </m:e>
            </m:acc>
          </m:e>
          <m:sub>
            <m:r>
              <m:rPr>
                <m:sty m:val="p"/>
              </m:rPr>
              <w:rPr>
                <w:rFonts w:ascii="Cambria Math" w:hAnsi="Cambria Math"/>
                <w:noProof/>
              </w:rPr>
              <m:t>R</m:t>
            </m:r>
          </m:sub>
        </m:sSub>
        <m:r>
          <w:rPr>
            <w:rFonts w:ascii="Cambria Math" w:hAnsi="Cambria Math"/>
            <w:noProof/>
          </w:rPr>
          <m:t>+</m:t>
        </m:r>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E</m:t>
                </m:r>
              </m:e>
            </m:acc>
          </m:e>
          <m:sub>
            <m:r>
              <w:rPr>
                <w:rFonts w:ascii="Cambria Math" w:hAnsi="Cambria Math"/>
                <w:noProof/>
              </w:rPr>
              <m:t>L</m:t>
            </m:r>
          </m:sub>
        </m:sSub>
      </m:oMath>
      <w:r>
        <w:rPr>
          <w:lang w:eastAsia="zh-CN"/>
        </w:rPr>
        <w:t xml:space="preserve">, where </w:t>
      </w:r>
      <m:oMath>
        <m:sSub>
          <m:sSubPr>
            <m:ctrlPr>
              <w:rPr>
                <w:rFonts w:ascii="Cambria Math" w:hAnsi="Cambria Math"/>
                <w:lang w:eastAsia="zh-CN"/>
              </w:rPr>
            </m:ctrlPr>
          </m:sSubPr>
          <m:e>
            <m:acc>
              <m:accPr>
                <m:chr m:val="⃗"/>
                <m:ctrlPr>
                  <w:rPr>
                    <w:rFonts w:ascii="Cambria Math" w:hAnsi="Cambria Math"/>
                    <w:lang w:eastAsia="zh-CN"/>
                  </w:rPr>
                </m:ctrlPr>
              </m:accPr>
              <m:e>
                <m:r>
                  <m:rPr>
                    <m:sty m:val="p"/>
                  </m:rPr>
                  <w:rPr>
                    <w:rFonts w:ascii="Cambria Math" w:hAnsi="Cambria Math"/>
                    <w:lang w:eastAsia="zh-CN"/>
                  </w:rPr>
                  <m:t>E</m:t>
                </m:r>
              </m:e>
            </m:acc>
          </m:e>
          <m:sub>
            <m:r>
              <m:rPr>
                <m:sty m:val="p"/>
              </m:rPr>
              <w:rPr>
                <w:rFonts w:ascii="Cambria Math" w:hAnsi="Cambria Math"/>
                <w:lang w:eastAsia="zh-CN"/>
              </w:rPr>
              <m:t>R</m:t>
            </m:r>
          </m:sub>
        </m:sSub>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Sub>
          <m:sSubPr>
            <m:ctrlPr>
              <w:rPr>
                <w:rFonts w:ascii="Cambria Math" w:hAnsi="Cambria Math"/>
                <w:lang w:eastAsia="zh-CN"/>
              </w:rPr>
            </m:ctrlPr>
          </m:sSubPr>
          <m:e>
            <m:r>
              <m:rPr>
                <m:sty m:val="p"/>
              </m:rPr>
              <w:rPr>
                <w:rFonts w:ascii="Cambria Math" w:hAnsi="Cambria Math"/>
                <w:lang w:eastAsia="zh-CN"/>
              </w:rPr>
              <m:t>E</m:t>
            </m:r>
          </m:e>
          <m:sub>
            <m:r>
              <m:rPr>
                <m:sty m:val="p"/>
              </m:rPr>
              <w:rPr>
                <w:rFonts w:ascii="Cambria Math" w:hAnsi="Cambria Math"/>
                <w:lang w:eastAsia="zh-CN"/>
              </w:rPr>
              <m:t>ω</m:t>
            </m:r>
          </m:sub>
        </m:sSub>
        <m:d>
          <m:dPr>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r>
              <w:rPr>
                <w:rFonts w:ascii="Cambria Math" w:hAnsi="Cambria Math"/>
                <w:lang w:eastAsia="zh-CN"/>
              </w:rPr>
              <m:t>+i</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d>
        <m:func>
          <m:funcPr>
            <m:ctrlPr>
              <w:rPr>
                <w:rFonts w:ascii="Cambria Math" w:hAnsi="Cambria Math"/>
                <w:lang w:eastAsia="zh-CN"/>
              </w:rPr>
            </m:ctrlPr>
          </m:funcPr>
          <m:fName>
            <m:r>
              <m:rPr>
                <m:sty m:val="p"/>
              </m:rPr>
              <w:rPr>
                <w:rFonts w:ascii="Cambria Math" w:hAnsi="Cambria Math"/>
                <w:lang w:eastAsia="zh-CN"/>
              </w:rPr>
              <m:t>exp</m:t>
            </m:r>
          </m:fName>
          <m:e>
            <m:d>
              <m:dPr>
                <m:ctrlPr>
                  <w:rPr>
                    <w:rFonts w:ascii="Cambria Math" w:hAnsi="Cambria Math"/>
                    <w:i/>
                    <w:lang w:eastAsia="zh-CN"/>
                  </w:rPr>
                </m:ctrlPr>
              </m:dPr>
              <m:e>
                <m:r>
                  <w:rPr>
                    <w:rFonts w:ascii="Cambria Math" w:hAnsi="Cambria Math"/>
                    <w:lang w:eastAsia="zh-CN"/>
                  </w:rPr>
                  <m:t>i</m:t>
                </m:r>
                <m:d>
                  <m:dPr>
                    <m:ctrlPr>
                      <w:rPr>
                        <w:rFonts w:ascii="Cambria Math" w:hAnsi="Cambria Math"/>
                        <w:i/>
                        <w:lang w:eastAsia="zh-CN"/>
                      </w:rPr>
                    </m:ctrlPr>
                  </m:dPr>
                  <m:e>
                    <m:acc>
                      <m:accPr>
                        <m:chr m:val="⃗"/>
                        <m:ctrlPr>
                          <w:rPr>
                            <w:rFonts w:ascii="Cambria Math" w:hAnsi="Cambria Math"/>
                            <w:i/>
                            <w:lang w:eastAsia="zh-CN"/>
                          </w:rPr>
                        </m:ctrlPr>
                      </m:accPr>
                      <m:e>
                        <m:r>
                          <w:rPr>
                            <w:rFonts w:ascii="Cambria Math" w:hAnsi="Cambria Math"/>
                            <w:lang w:eastAsia="zh-CN"/>
                          </w:rPr>
                          <m:t>k</m:t>
                        </m:r>
                      </m:e>
                    </m:acc>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r</m:t>
                        </m:r>
                      </m:e>
                    </m:acc>
                    <m:r>
                      <w:rPr>
                        <w:rFonts w:ascii="Cambria Math" w:hAnsi="Cambria Math"/>
                        <w:lang w:eastAsia="zh-CN"/>
                      </w:rPr>
                      <m:t>-ωt</m:t>
                    </m:r>
                  </m:e>
                </m:d>
              </m:e>
            </m:d>
          </m:e>
        </m:func>
        <m:r>
          <w:rPr>
            <w:rFonts w:ascii="Cambria Math" w:hAnsi="Cambria Math"/>
            <w:lang w:eastAsia="zh-CN"/>
          </w:rPr>
          <m:t xml:space="preserve">and </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L</m:t>
            </m:r>
          </m:sub>
        </m:sSub>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ω</m:t>
            </m:r>
          </m:sub>
        </m:sSub>
        <m:d>
          <m:dPr>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r>
              <w:rPr>
                <w:rFonts w:ascii="Cambria Math" w:hAnsi="Cambria Math"/>
                <w:lang w:eastAsia="zh-CN"/>
              </w:rPr>
              <m:t>-i</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d>
        <m:r>
          <m:rPr>
            <m:sty m:val="p"/>
          </m:rPr>
          <w:rPr>
            <w:rFonts w:ascii="Cambria Math" w:hAnsi="Cambria Math"/>
            <w:lang w:eastAsia="zh-CN"/>
          </w:rPr>
          <m:t>exp⁡</m:t>
        </m:r>
        <m:r>
          <w:rPr>
            <w:rFonts w:ascii="Cambria Math" w:hAnsi="Cambria Math"/>
            <w:lang w:eastAsia="zh-CN"/>
          </w:rPr>
          <m:t>(i</m:t>
        </m:r>
        <m:d>
          <m:dPr>
            <m:ctrlPr>
              <w:rPr>
                <w:rFonts w:ascii="Cambria Math" w:hAnsi="Cambria Math"/>
                <w:i/>
                <w:lang w:eastAsia="zh-CN"/>
              </w:rPr>
            </m:ctrlPr>
          </m:dPr>
          <m:e>
            <m:acc>
              <m:accPr>
                <m:chr m:val="⃗"/>
                <m:ctrlPr>
                  <w:rPr>
                    <w:rFonts w:ascii="Cambria Math" w:hAnsi="Cambria Math"/>
                    <w:i/>
                    <w:lang w:eastAsia="zh-CN"/>
                  </w:rPr>
                </m:ctrlPr>
              </m:accPr>
              <m:e>
                <m:r>
                  <w:rPr>
                    <w:rFonts w:ascii="Cambria Math" w:hAnsi="Cambria Math"/>
                    <w:lang w:eastAsia="zh-CN"/>
                  </w:rPr>
                  <m:t>k</m:t>
                </m:r>
              </m:e>
            </m:acc>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r</m:t>
                </m:r>
              </m:e>
            </m:acc>
            <m:r>
              <w:rPr>
                <w:rFonts w:ascii="Cambria Math" w:hAnsi="Cambria Math"/>
                <w:lang w:eastAsia="zh-CN"/>
              </w:rPr>
              <m:t>-ωt</m:t>
            </m:r>
          </m:e>
        </m:d>
        <m:r>
          <w:rPr>
            <w:rFonts w:ascii="Cambria Math" w:hAnsi="Cambria Math"/>
            <w:lang w:eastAsia="zh-CN"/>
          </w:rPr>
          <m:t>)</m:t>
        </m:r>
      </m:oMath>
      <w:r>
        <w:rPr>
          <w:lang w:eastAsia="zh-CN"/>
        </w:rPr>
        <w:t xml:space="preserve">. If the wavevector align in y-z plane with a crossing angle </w:t>
      </w:r>
      <m:oMath>
        <m:sSub>
          <m:sSubPr>
            <m:ctrlPr>
              <w:rPr>
                <w:rFonts w:ascii="Cambria Math" w:hAnsi="Cambria Math"/>
                <w:lang w:eastAsia="zh-CN"/>
              </w:rPr>
            </m:ctrlPr>
          </m:sSubPr>
          <m:e>
            <m:r>
              <m:rPr>
                <m:sty m:val="p"/>
              </m:rPr>
              <w:rPr>
                <w:rFonts w:ascii="Cambria Math" w:hAnsi="Cambria Math"/>
                <w:lang w:eastAsia="zh-CN"/>
              </w:rPr>
              <m:t>θ</m:t>
            </m:r>
          </m:e>
          <m:sub>
            <m:r>
              <m:rPr>
                <m:sty m:val="p"/>
              </m:rPr>
              <w:rPr>
                <w:rFonts w:ascii="Cambria Math" w:hAnsi="Cambria Math"/>
                <w:lang w:eastAsia="zh-CN"/>
              </w:rPr>
              <m:t>k</m:t>
            </m:r>
          </m:sub>
        </m:sSub>
      </m:oMath>
      <w:r>
        <w:rPr>
          <w:lang w:eastAsia="zh-CN"/>
        </w:rPr>
        <w:t xml:space="preserve">, the new coordinate unit vector in wave expression should be </w:t>
      </w:r>
    </w:p>
    <w:p w14:paraId="6AA49A17" w14:textId="77777777" w:rsidR="00C37E0A" w:rsidRDefault="007E3A44" w:rsidP="00C37E0A">
      <w:pPr>
        <w:pStyle w:val="IOPText"/>
        <w:rPr>
          <w:lang w:eastAsia="zh-CN"/>
        </w:rPr>
      </w:pPr>
      <m:oMathPara>
        <m:oMath>
          <m:d>
            <m:dPr>
              <m:begChr m:val="["/>
              <m:endChr m:val="]"/>
              <m:ctrlPr>
                <w:rPr>
                  <w:rFonts w:ascii="Cambria Math" w:hAnsi="Cambria Math"/>
                  <w:i/>
                  <w:lang w:eastAsia="zh-CN"/>
                </w:rPr>
              </m:ctrlPr>
            </m:dPr>
            <m:e>
              <m:m>
                <m:mPr>
                  <m:mcs>
                    <m:mc>
                      <m:mcPr>
                        <m:count m:val="1"/>
                        <m:mcJc m:val="center"/>
                      </m:mcPr>
                    </m:mc>
                  </m:mcs>
                  <m:ctrlPr>
                    <w:rPr>
                      <w:rFonts w:ascii="Cambria Math" w:hAnsi="Cambria Math"/>
                      <w:lang w:eastAsia="zh-CN"/>
                    </w:rPr>
                  </m:ctrlPr>
                </m:mPr>
                <m:mr>
                  <m:e>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up>
                        <m:r>
                          <w:rPr>
                            <w:rFonts w:ascii="Cambria Math" w:hAnsi="Cambria Math"/>
                            <w:lang w:eastAsia="zh-CN"/>
                          </w:rPr>
                          <m:t>'</m:t>
                        </m:r>
                      </m:sup>
                    </m:sSubSup>
                  </m:e>
                </m:mr>
                <m:mr>
                  <m:e>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up>
                        <m:r>
                          <w:rPr>
                            <w:rFonts w:ascii="Cambria Math" w:hAnsi="Cambria Math"/>
                            <w:lang w:eastAsia="zh-CN"/>
                          </w:rPr>
                          <m:t>'</m:t>
                        </m:r>
                      </m:sup>
                    </m:sSubSup>
                  </m:e>
                </m:mr>
              </m:m>
            </m:e>
          </m:d>
          <m:r>
            <w:rPr>
              <w:rFonts w:ascii="Cambria Math" w:hAnsi="Cambria Math"/>
              <w:lang w:eastAsia="zh-CN"/>
            </w:rPr>
            <m:t>=</m:t>
          </m:r>
          <m:d>
            <m:dPr>
              <m:begChr m:val="["/>
              <m:endChr m:val="]"/>
              <m:ctrlPr>
                <w:rPr>
                  <w:rFonts w:ascii="Cambria Math" w:hAnsi="Cambria Math"/>
                  <w:i/>
                  <w:lang w:eastAsia="zh-CN"/>
                </w:rPr>
              </m:ctrlPr>
            </m:dPr>
            <m:e>
              <m:m>
                <m:mPr>
                  <m:mcs>
                    <m:mc>
                      <m:mcPr>
                        <m:count m:val="3"/>
                        <m:mcJc m:val="center"/>
                      </m:mcPr>
                    </m:mc>
                  </m:mcs>
                  <m:ctrlPr>
                    <w:rPr>
                      <w:rFonts w:ascii="Cambria Math" w:hAnsi="Cambria Math"/>
                      <w:i/>
                      <w:lang w:eastAsia="zh-CN"/>
                    </w:rPr>
                  </m:ctrlPr>
                </m:mPr>
                <m:mr>
                  <m:e>
                    <m:r>
                      <w:rPr>
                        <w:rFonts w:ascii="Cambria Math" w:hAnsi="Cambria Math"/>
                        <w:lang w:eastAsia="zh-CN"/>
                      </w:rPr>
                      <m:t>1</m:t>
                    </m:r>
                  </m:e>
                  <m:e>
                    <m:r>
                      <w:rPr>
                        <w:rFonts w:ascii="Cambria Math" w:hAnsi="Cambria Math"/>
                        <w:lang w:eastAsia="zh-CN"/>
                      </w:rPr>
                      <m:t>0</m:t>
                    </m:r>
                  </m:e>
                  <m:e>
                    <m:r>
                      <w:rPr>
                        <w:rFonts w:ascii="Cambria Math" w:hAnsi="Cambria Math"/>
                        <w:lang w:eastAsia="zh-CN"/>
                      </w:rPr>
                      <m:t>0</m:t>
                    </m:r>
                  </m:e>
                </m:mr>
                <m:mr>
                  <m:e>
                    <m:r>
                      <w:rPr>
                        <w:rFonts w:ascii="Cambria Math" w:hAnsi="Cambria Math"/>
                        <w:lang w:eastAsia="zh-CN"/>
                      </w:rPr>
                      <m:t>0</m:t>
                    </m:r>
                  </m:e>
                  <m:e>
                    <m:func>
                      <m:funcPr>
                        <m:ctrlPr>
                          <w:rPr>
                            <w:rFonts w:ascii="Cambria Math" w:hAnsi="Cambria Math"/>
                            <w:lang w:eastAsia="zh-CN"/>
                          </w:rPr>
                        </m:ctrlPr>
                      </m:funcPr>
                      <m:fName>
                        <m:r>
                          <m:rPr>
                            <m:sty m:val="p"/>
                          </m:rPr>
                          <w:rPr>
                            <w:rFonts w:ascii="Cambria Math" w:hAnsi="Cambria Math"/>
                            <w:lang w:eastAsia="zh-CN"/>
                          </w:rPr>
                          <m:t>cos</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k</m:t>
                                </m:r>
                              </m:sub>
                            </m:sSub>
                          </m:e>
                        </m:d>
                      </m:e>
                    </m:func>
                  </m:e>
                  <m:e>
                    <m:func>
                      <m:funcPr>
                        <m:ctrlPr>
                          <w:rPr>
                            <w:rFonts w:ascii="Cambria Math" w:hAnsi="Cambria Math"/>
                            <w:lang w:eastAsia="zh-CN"/>
                          </w:rPr>
                        </m:ctrlPr>
                      </m:funcPr>
                      <m:fName>
                        <m:r>
                          <m:rPr>
                            <m:sty m:val="p"/>
                          </m:rPr>
                          <w:rPr>
                            <w:rFonts w:ascii="Cambria Math" w:hAnsi="Cambria Math"/>
                            <w:lang w:eastAsia="zh-CN"/>
                          </w:rPr>
                          <m:t>sin</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k</m:t>
                                </m:r>
                              </m:sub>
                            </m:sSub>
                          </m:e>
                        </m:d>
                      </m:e>
                    </m:func>
                  </m:e>
                </m:mr>
              </m:m>
            </m:e>
          </m:d>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e>
                </m:m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m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z</m:t>
                        </m:r>
                      </m:sub>
                    </m:sSub>
                  </m:e>
                </m:mr>
              </m:m>
            </m:e>
          </m:d>
        </m:oMath>
      </m:oMathPara>
    </w:p>
    <w:p w14:paraId="47B862AF" w14:textId="77777777" w:rsidR="00C37E0A" w:rsidRDefault="00C37E0A" w:rsidP="00C37E0A">
      <w:pPr>
        <w:pStyle w:val="IOPText"/>
        <w:rPr>
          <w:lang w:eastAsia="zh-CN"/>
        </w:rPr>
      </w:pPr>
      <w:r>
        <w:rPr>
          <w:lang w:eastAsia="zh-CN"/>
        </w:rPr>
        <w:t xml:space="preserve"> </w:t>
      </w:r>
    </w:p>
    <w:p w14:paraId="07AEB6DC" w14:textId="77777777" w:rsidR="00C37E0A" w:rsidRDefault="00C37E0A" w:rsidP="00C37E0A">
      <w:pPr>
        <w:pStyle w:val="IOPText"/>
        <w:rPr>
          <w:noProof/>
          <w:lang w:eastAsia="zh-CN"/>
        </w:rPr>
      </w:pPr>
      <w:r>
        <w:rPr>
          <w:noProof/>
          <w:lang w:eastAsia="zh-CN"/>
        </w:rPr>
        <w:t>The magnetic field of EMW is</w:t>
      </w:r>
    </w:p>
    <w:p w14:paraId="54A9BCE2" w14:textId="77777777" w:rsidR="00C37E0A" w:rsidRDefault="007E3A44" w:rsidP="00C37E0A">
      <w:pPr>
        <w:pStyle w:val="IOPText"/>
        <w:rPr>
          <w:noProof/>
        </w:rPr>
      </w:pPr>
      <m:oMathPara>
        <m:oMath>
          <m:sSub>
            <m:sSubPr>
              <m:ctrlPr>
                <w:rPr>
                  <w:rFonts w:ascii="Cambria Math" w:hAnsi="Cambria Math"/>
                  <w:noProof/>
                </w:rPr>
              </m:ctrlPr>
            </m:sSubPr>
            <m:e>
              <m:r>
                <m:rPr>
                  <m:sty m:val="p"/>
                </m:rPr>
                <w:rPr>
                  <w:rFonts w:ascii="Cambria Math" w:hAnsi="Cambria Math"/>
                  <w:noProof/>
                </w:rPr>
                <m:t>B</m:t>
              </m:r>
            </m:e>
            <m:sub>
              <m:r>
                <m:rPr>
                  <m:sty m:val="p"/>
                </m:rPr>
                <w:rPr>
                  <w:rFonts w:ascii="Cambria Math" w:hAnsi="Cambria Math"/>
                  <w:noProof/>
                </w:rPr>
                <m:t>w</m:t>
              </m:r>
            </m:sub>
          </m:sSub>
          <m:r>
            <m:rPr>
              <m:sty m:val="p"/>
            </m:rPr>
            <w:rPr>
              <w:rFonts w:ascii="Cambria Math" w:hAnsi="Cambria Math"/>
              <w:noProof/>
            </w:rPr>
            <m:t>=</m:t>
          </m:r>
          <m:f>
            <m:fPr>
              <m:ctrlPr>
                <w:rPr>
                  <w:rFonts w:ascii="Cambria Math" w:hAnsi="Cambria Math"/>
                  <w:i/>
                  <w:noProof/>
                </w:rPr>
              </m:ctrlPr>
            </m:fPr>
            <m:num>
              <m:sSub>
                <m:sSubPr>
                  <m:ctrlPr>
                    <w:rPr>
                      <w:rFonts w:ascii="Cambria Math" w:hAnsi="Cambria Math"/>
                      <w:noProof/>
                    </w:rPr>
                  </m:ctrlPr>
                </m:sSubPr>
                <m:e>
                  <m:acc>
                    <m:accPr>
                      <m:chr m:val="⃗"/>
                      <m:ctrlPr>
                        <w:rPr>
                          <w:rFonts w:ascii="Cambria Math" w:hAnsi="Cambria Math"/>
                          <w:noProof/>
                        </w:rPr>
                      </m:ctrlPr>
                    </m:accPr>
                    <m:e>
                      <m:r>
                        <m:rPr>
                          <m:sty m:val="p"/>
                        </m:rPr>
                        <w:rPr>
                          <w:rFonts w:ascii="Cambria Math" w:hAnsi="Cambria Math"/>
                          <w:noProof/>
                        </w:rPr>
                        <m:t>k</m:t>
                      </m:r>
                    </m:e>
                  </m:acc>
                  <m:r>
                    <m:rPr>
                      <m:sty m:val="p"/>
                    </m:rPr>
                    <w:rPr>
                      <w:rFonts w:ascii="Cambria Math" w:hAnsi="Cambria Math"/>
                      <w:noProof/>
                    </w:rPr>
                    <m:t>×</m:t>
                  </m:r>
                  <m:acc>
                    <m:accPr>
                      <m:chr m:val="⃗"/>
                      <m:ctrlPr>
                        <w:rPr>
                          <w:rFonts w:ascii="Cambria Math" w:hAnsi="Cambria Math"/>
                          <w:noProof/>
                        </w:rPr>
                      </m:ctrlPr>
                    </m:accPr>
                    <m:e>
                      <m:r>
                        <m:rPr>
                          <m:sty m:val="p"/>
                        </m:rPr>
                        <w:rPr>
                          <w:rFonts w:ascii="Cambria Math" w:hAnsi="Cambria Math"/>
                          <w:noProof/>
                        </w:rPr>
                        <m:t>E</m:t>
                      </m:r>
                    </m:e>
                  </m:acc>
                </m:e>
                <m:sub>
                  <m:r>
                    <m:rPr>
                      <m:sty m:val="p"/>
                    </m:rPr>
                    <w:rPr>
                      <w:rFonts w:ascii="Cambria Math" w:hAnsi="Cambria Math"/>
                      <w:noProof/>
                    </w:rPr>
                    <m:t>w</m:t>
                  </m:r>
                </m:sub>
              </m:sSub>
            </m:num>
            <m:den>
              <m:r>
                <w:rPr>
                  <w:rFonts w:ascii="Cambria Math" w:hAnsi="Cambria Math"/>
                  <w:noProof/>
                </w:rPr>
                <m:t>ω</m:t>
              </m:r>
            </m:den>
          </m:f>
        </m:oMath>
      </m:oMathPara>
    </w:p>
    <w:p w14:paraId="0EC01554" w14:textId="77777777" w:rsidR="00C37E0A" w:rsidRPr="006436CF" w:rsidRDefault="00C37E0A" w:rsidP="00C37E0A">
      <w:pPr>
        <w:pStyle w:val="IOPText"/>
        <w:rPr>
          <w:lang w:eastAsia="zh-CN"/>
        </w:rPr>
      </w:pPr>
    </w:p>
    <w:p w14:paraId="79FEE837" w14:textId="075834DF" w:rsidR="00C37E0A" w:rsidRPr="00E13EE6" w:rsidRDefault="00C37E0A" w:rsidP="00C37E0A">
      <w:pPr>
        <w:pStyle w:val="IOPText"/>
        <w:rPr>
          <w:lang w:eastAsia="zh-CN"/>
        </w:rPr>
      </w:pPr>
      <w:r w:rsidRPr="006436CF">
        <w:rPr>
          <w:lang w:eastAsia="zh-CN"/>
        </w:rPr>
        <w:t xml:space="preserve">The electron equation of orbit r and motion p in this scenario is presented as </w:t>
      </w:r>
      <w:r w:rsidRPr="006436CF">
        <w:rPr>
          <w:rFonts w:hint="eastAsia"/>
          <w:lang w:eastAsia="zh-CN"/>
        </w:rPr>
        <w:t>e</w:t>
      </w:r>
      <w:r w:rsidRPr="006436CF">
        <w:rPr>
          <w:lang w:eastAsia="zh-CN"/>
        </w:rPr>
        <w:t>q</w:t>
      </w:r>
      <w:r w:rsidRPr="006436CF">
        <w:rPr>
          <w:rFonts w:hint="eastAsia"/>
          <w:lang w:eastAsia="zh-CN"/>
        </w:rPr>
        <w:t>.</w:t>
      </w:r>
      <w:r w:rsidRPr="006436CF">
        <w:rPr>
          <w:lang w:eastAsia="zh-CN"/>
        </w:rPr>
        <w:fldChar w:fldCharType="begin"/>
      </w:r>
      <w:r w:rsidRPr="006436CF">
        <w:rPr>
          <w:lang w:eastAsia="zh-CN"/>
        </w:rPr>
        <w:instrText xml:space="preserve"> </w:instrText>
      </w:r>
      <w:r w:rsidRPr="006436CF">
        <w:rPr>
          <w:rFonts w:hint="eastAsia"/>
          <w:lang w:eastAsia="zh-CN"/>
        </w:rPr>
        <w:instrText>REF DynamicEqation \h</w:instrText>
      </w:r>
      <w:r w:rsidRPr="006436CF">
        <w:rPr>
          <w:lang w:eastAsia="zh-CN"/>
        </w:rPr>
        <w:instrText xml:space="preserve">  \* MERGEFORMAT </w:instrText>
      </w:r>
      <w:r w:rsidRPr="006436CF">
        <w:rPr>
          <w:lang w:eastAsia="zh-CN"/>
        </w:rPr>
      </w:r>
      <w:r w:rsidRPr="006436CF">
        <w:rPr>
          <w:lang w:eastAsia="zh-CN"/>
        </w:rPr>
        <w:fldChar w:fldCharType="separate"/>
      </w:r>
      <m:oMath>
        <m:r>
          <w:ins w:id="25" w:author="mmwave" w:date="2025-04-02T01:34:00Z">
            <m:rPr>
              <m:sty m:val="p"/>
            </m:rPr>
            <w:rPr>
              <w:rFonts w:ascii="Cambria Math" w:hAnsi="Cambria Math"/>
              <w:noProof/>
              <w:szCs w:val="20"/>
              <w:lang w:eastAsia="zh-CN"/>
              <w:rPrChange w:id="26" w:author="mmwave" w:date="2025-04-02T01:34:00Z">
                <w:rPr>
                  <w:rFonts w:ascii="Cambria Math" w:hAnsi="Cambria Math"/>
                  <w:noProof/>
                  <w:sz w:val="14"/>
                  <w:szCs w:val="20"/>
                  <w:lang w:eastAsia="zh-CN"/>
                </w:rPr>
              </w:rPrChange>
            </w:rPr>
            <m:t>(1)</m:t>
          </w:ins>
        </m:r>
        <m:r>
          <w:del w:id="27" w:author="mmwave" w:date="2025-04-02T01:34:00Z">
            <m:rPr>
              <m:sty m:val="p"/>
            </m:rPr>
            <w:rPr>
              <w:rFonts w:ascii="Cambria Math" w:hAnsi="Cambria Math"/>
              <w:noProof/>
              <w:szCs w:val="20"/>
              <w:lang w:eastAsia="zh-CN"/>
            </w:rPr>
            <m:t>(1)</m:t>
          </w:del>
        </m:r>
      </m:oMath>
      <w:r w:rsidRPr="006436CF">
        <w:rPr>
          <w:lang w:eastAsia="zh-CN"/>
        </w:rPr>
        <w:fldChar w:fldCharType="end"/>
      </w:r>
      <w:r w:rsidRPr="006436CF">
        <w:rPr>
          <w:lang w:eastAsia="zh-CN"/>
        </w:rPr>
        <w:t xml:space="preserve">. </w:t>
      </w:r>
      <w:r w:rsidRPr="006436CF">
        <w:rPr>
          <w:rFonts w:hint="eastAsia"/>
          <w:lang w:eastAsia="zh-CN"/>
        </w:rPr>
        <w:t xml:space="preserve"> </w:t>
      </w:r>
      <w:r w:rsidRPr="006436CF">
        <w:rPr>
          <w:lang w:eastAsia="zh-CN"/>
        </w:rPr>
        <w:t xml:space="preserve">The vectors </w:t>
      </w:r>
      <w:r w:rsidRPr="006436CF">
        <w:rPr>
          <w:b/>
          <w:bCs/>
          <w:lang w:eastAsia="zh-CN"/>
        </w:rPr>
        <w:t>E</w:t>
      </w:r>
      <w:r w:rsidRPr="006436CF">
        <w:rPr>
          <w:lang w:eastAsia="zh-CN"/>
        </w:rPr>
        <w:t xml:space="preserve"> and </w:t>
      </w:r>
      <w:r w:rsidRPr="006436CF">
        <w:rPr>
          <w:b/>
          <w:bCs/>
          <w:lang w:eastAsia="zh-CN"/>
        </w:rPr>
        <w:t>B</w:t>
      </w:r>
      <w:r w:rsidRPr="006436CF">
        <w:rPr>
          <w:lang w:eastAsia="zh-CN"/>
        </w:rPr>
        <w:t xml:space="preserve"> represent the total fields, which include both static and electromagnetic components. The variable </w:t>
      </w:r>
      <w:r w:rsidRPr="006436CF">
        <w:rPr>
          <w:b/>
          <w:bCs/>
          <w:lang w:eastAsia="zh-CN"/>
        </w:rPr>
        <w:t>p</w:t>
      </w:r>
      <w:r w:rsidRPr="006436CF">
        <w:rPr>
          <w:lang w:eastAsia="zh-CN"/>
        </w:rPr>
        <w:t xml:space="preserve"> denotes the momentum, c is the speed of light in vacuum, r represents the electron's position, e denotes the electron's charge</w:t>
      </w:r>
      <w:r w:rsidRPr="006436CF">
        <w:rPr>
          <w:rFonts w:hint="eastAsia"/>
          <w:lang w:eastAsia="zh-CN"/>
        </w:rPr>
        <w:t xml:space="preserve"> </w:t>
      </w:r>
      <w:r w:rsidRPr="006436CF">
        <w:rPr>
          <w:lang w:eastAsia="zh-CN"/>
        </w:rPr>
        <w:t xml:space="preserve">and </w:t>
      </w:r>
      <w:r w:rsidRPr="006436CF">
        <w:rPr>
          <w:rFonts w:ascii="Cambria Math" w:hAnsi="Cambria Math" w:cs="Cambria Math"/>
          <w:lang w:eastAsia="zh-CN"/>
        </w:rPr>
        <w:t>𝑚</w:t>
      </w:r>
      <w:r w:rsidRPr="006436CF">
        <w:rPr>
          <w:rFonts w:ascii="Cambria Math" w:hAnsi="Cambria Math" w:cs="Cambria Math" w:hint="eastAsia"/>
          <w:vertAlign w:val="subscript"/>
          <w:lang w:eastAsia="zh-CN"/>
        </w:rPr>
        <w:t>0</w:t>
      </w:r>
      <w:r w:rsidRPr="006436CF">
        <w:rPr>
          <w:lang w:eastAsia="zh-CN"/>
        </w:rPr>
        <w:t xml:space="preserve"> is the electron's rest mass.</w:t>
      </w:r>
    </w:p>
    <w:p w14:paraId="431F88BB" w14:textId="4FC3313A" w:rsidR="00C37E0A" w:rsidRPr="00FD5A0A" w:rsidRDefault="007E3A44" w:rsidP="00C37E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28"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28"/>
              <m:ctrlPr>
                <w:rPr>
                  <w:rFonts w:ascii="Cambria Math" w:hAnsi="Cambria Math"/>
                  <w:i/>
                  <w:sz w:val="14"/>
                  <w:szCs w:val="20"/>
                </w:rPr>
              </m:ctrlPr>
            </m:e>
          </m:eqArr>
        </m:oMath>
      </m:oMathPara>
    </w:p>
    <w:p w14:paraId="2BCD466D" w14:textId="77777777" w:rsidR="00C37E0A" w:rsidRDefault="00C37E0A" w:rsidP="00C37E0A">
      <w:pPr>
        <w:pStyle w:val="CommentText"/>
      </w:pPr>
    </w:p>
    <w:p w14:paraId="7D138AED" w14:textId="77777777" w:rsidR="00C37E0A" w:rsidRDefault="00C37E0A" w:rsidP="00C37E0A">
      <w:pPr>
        <w:pStyle w:val="CommentText"/>
      </w:pPr>
      <w:r>
        <w:rPr>
          <w:noProof/>
        </w:rPr>
        <w:drawing>
          <wp:inline distT="0" distB="0" distL="0" distR="0" wp14:anchorId="3AB45E62" wp14:editId="34959D4F">
            <wp:extent cx="2779395" cy="1898650"/>
            <wp:effectExtent l="0" t="0" r="1905" b="6350"/>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764" t="13002" r="6126" b="7643"/>
                    <a:stretch/>
                  </pic:blipFill>
                  <pic:spPr bwMode="auto">
                    <a:xfrm>
                      <a:off x="0" y="0"/>
                      <a:ext cx="2779395" cy="1898650"/>
                    </a:xfrm>
                    <a:prstGeom prst="rect">
                      <a:avLst/>
                    </a:prstGeom>
                    <a:noFill/>
                    <a:ln>
                      <a:noFill/>
                    </a:ln>
                    <a:extLst>
                      <a:ext uri="{53640926-AAD7-44D8-BBD7-CCE9431645EC}">
                        <a14:shadowObscured xmlns:a14="http://schemas.microsoft.com/office/drawing/2010/main"/>
                      </a:ext>
                    </a:extLst>
                  </pic:spPr>
                </pic:pic>
              </a:graphicData>
            </a:graphic>
          </wp:inline>
        </w:drawing>
      </w:r>
    </w:p>
    <w:p w14:paraId="71C5A34D" w14:textId="144BA5EB" w:rsidR="00C37E0A" w:rsidRDefault="00C37E0A" w:rsidP="00C37E0A">
      <w:pPr>
        <w:pStyle w:val="CommentText"/>
        <w:rPr>
          <w:lang w:eastAsia="zh-CN"/>
        </w:rPr>
      </w:pPr>
      <w:r>
        <w:t xml:space="preserve">Figure </w:t>
      </w:r>
      <w:r>
        <w:fldChar w:fldCharType="begin"/>
      </w:r>
      <w:r>
        <w:instrText xml:space="preserve"> SEQ Figure \* ARABIC </w:instrText>
      </w:r>
      <w:r>
        <w:fldChar w:fldCharType="separate"/>
      </w:r>
      <w:r w:rsidR="00C017E9">
        <w:rPr>
          <w:noProof/>
        </w:rPr>
        <w:t>1</w:t>
      </w:r>
      <w:r>
        <w:rPr>
          <w:noProof/>
        </w:rPr>
        <w:fldChar w:fldCharType="end"/>
      </w:r>
      <w:r>
        <w:rPr>
          <w:rFonts w:hint="eastAsia"/>
          <w:lang w:eastAsia="zh-CN"/>
        </w:rPr>
        <w:t>.</w:t>
      </w:r>
      <w:r w:rsidRPr="00AC57AC">
        <w:t xml:space="preserve"> </w:t>
      </w:r>
      <w:r w:rsidRPr="00AC57AC">
        <w:rPr>
          <w:lang w:eastAsia="zh-CN"/>
        </w:rPr>
        <w:t xml:space="preserve">The uniform background magnetic is set on z direction (orange). The electrostatic field is marked with green. The electromagnetic field propagates along z </w:t>
      </w:r>
      <w:proofErr w:type="gramStart"/>
      <w:r w:rsidRPr="00AC57AC">
        <w:rPr>
          <w:lang w:eastAsia="zh-CN"/>
        </w:rPr>
        <w:t>direction</w:t>
      </w:r>
      <w:r>
        <w:rPr>
          <w:lang w:eastAsia="zh-CN"/>
        </w:rPr>
        <w:t xml:space="preserve"> </w:t>
      </w:r>
      <w:r w:rsidRPr="00AC57AC">
        <w:rPr>
          <w:lang w:eastAsia="zh-CN"/>
        </w:rPr>
        <w:t>,</w:t>
      </w:r>
      <w:proofErr w:type="gramEnd"/>
      <w:r w:rsidRPr="00AC57AC">
        <w:rPr>
          <w:lang w:eastAsia="zh-CN"/>
        </w:rPr>
        <w:t xml:space="preserve"> with the linear polarization along x direction</w:t>
      </w:r>
      <w:r>
        <w:rPr>
          <w:lang w:eastAsia="zh-CN"/>
        </w:rPr>
        <w:t xml:space="preserve"> and electric field intensity </w:t>
      </w:r>
      <w:proofErr w:type="spellStart"/>
      <w:r>
        <w:rPr>
          <w:lang w:eastAsia="zh-CN"/>
        </w:rPr>
        <w:t>E</w:t>
      </w:r>
      <w:r>
        <w:rPr>
          <w:vertAlign w:val="subscript"/>
          <w:lang w:eastAsia="zh-CN"/>
        </w:rPr>
        <w:t>w</w:t>
      </w:r>
      <w:proofErr w:type="spellEnd"/>
      <w:r w:rsidRPr="00AC57AC">
        <w:rPr>
          <w:lang w:eastAsia="zh-CN"/>
        </w:rPr>
        <w:t>. The electron orbit has been plotted in black.</w:t>
      </w:r>
    </w:p>
    <w:p w14:paraId="4616AEE4" w14:textId="51A1094C" w:rsidR="00C37E0A" w:rsidRDefault="00C37E0A" w:rsidP="00C37E0A">
      <w:pPr>
        <w:pStyle w:val="IOPText"/>
        <w:ind w:firstLine="0"/>
        <w:rPr>
          <w:lang w:eastAsia="zh-CN"/>
        </w:rPr>
      </w:pPr>
      <w:r w:rsidRPr="00466F9C">
        <w:rPr>
          <w:lang w:eastAsia="zh-CN"/>
        </w:rPr>
        <w:t>The discrete structure of</w:t>
      </w:r>
      <w:r>
        <w:rPr>
          <w:rFonts w:hint="eastAsia"/>
          <w:lang w:eastAsia="zh-CN"/>
        </w:rPr>
        <w:t xml:space="preserve"> </w:t>
      </w:r>
      <w:r w:rsidRPr="00466F9C">
        <w:rPr>
          <w:lang w:eastAsia="zh-CN"/>
        </w:rPr>
        <w:t xml:space="preserve"> </w:t>
      </w:r>
      <w:r>
        <w:rPr>
          <w:rFonts w:hint="eastAsia"/>
          <w:lang w:eastAsia="zh-CN"/>
        </w:rPr>
        <w:t xml:space="preserve">eq. </w:t>
      </w:r>
      <w:r w:rsidRPr="006D7C08">
        <w:rPr>
          <w:sz w:val="28"/>
          <w:lang w:eastAsia="zh-CN"/>
        </w:rPr>
        <w:fldChar w:fldCharType="begin"/>
      </w:r>
      <w:r w:rsidRPr="006D7C08">
        <w:rPr>
          <w:sz w:val="28"/>
          <w:lang w:eastAsia="zh-CN"/>
        </w:rPr>
        <w:instrText xml:space="preserve"> </w:instrText>
      </w:r>
      <w:r w:rsidRPr="006D7C08">
        <w:rPr>
          <w:rFonts w:hint="eastAsia"/>
          <w:sz w:val="28"/>
          <w:lang w:eastAsia="zh-CN"/>
        </w:rPr>
        <w:instrText>REF DynamicEqation \h</w:instrText>
      </w:r>
      <w:r w:rsidRPr="006D7C08">
        <w:rPr>
          <w:sz w:val="28"/>
          <w:lang w:eastAsia="zh-CN"/>
        </w:rPr>
        <w:instrText xml:space="preserve">  \* MERGEFORMAT </w:instrText>
      </w:r>
      <w:r w:rsidRPr="006D7C08">
        <w:rPr>
          <w:sz w:val="28"/>
          <w:lang w:eastAsia="zh-CN"/>
        </w:rPr>
      </w:r>
      <w:r w:rsidRPr="006D7C08">
        <w:rPr>
          <w:sz w:val="28"/>
          <w:lang w:eastAsia="zh-CN"/>
        </w:rPr>
        <w:fldChar w:fldCharType="separate"/>
      </w:r>
      <m:oMath>
        <m:r>
          <w:ins w:id="29" w:author="mmwave" w:date="2025-04-02T01:34:00Z">
            <m:rPr>
              <m:sty m:val="p"/>
            </m:rPr>
            <w:rPr>
              <w:rFonts w:ascii="Cambria Math" w:hAnsi="Cambria Math"/>
              <w:noProof/>
              <w:szCs w:val="20"/>
              <w:lang w:eastAsia="zh-CN"/>
              <w:rPrChange w:id="30" w:author="mmwave" w:date="2025-04-02T01:34:00Z">
                <w:rPr>
                  <w:rFonts w:ascii="Cambria Math" w:hAnsi="Cambria Math"/>
                  <w:noProof/>
                  <w:sz w:val="14"/>
                  <w:szCs w:val="20"/>
                  <w:lang w:eastAsia="zh-CN"/>
                </w:rPr>
              </w:rPrChange>
            </w:rPr>
            <m:t>(1)</m:t>
          </w:ins>
        </m:r>
        <m:r>
          <w:del w:id="31" w:author="mmwave" w:date="2025-04-02T01:34:00Z">
            <m:rPr>
              <m:sty m:val="p"/>
            </m:rPr>
            <w:rPr>
              <w:rFonts w:ascii="Cambria Math" w:hAnsi="Cambria Math"/>
              <w:noProof/>
              <w:szCs w:val="20"/>
              <w:lang w:eastAsia="zh-CN"/>
            </w:rPr>
            <m:t>(1)</m:t>
          </w:del>
        </m:r>
      </m:oMath>
      <w:r w:rsidRPr="006D7C08">
        <w:rPr>
          <w:sz w:val="28"/>
          <w:lang w:eastAsia="zh-CN"/>
        </w:rPr>
        <w:fldChar w:fldCharType="end"/>
      </w:r>
      <w:r w:rsidRPr="00466F9C">
        <w:rPr>
          <w:lang w:eastAsia="zh-CN"/>
        </w:rPr>
        <w:t>is rewritten as</w:t>
      </w:r>
      <w:r>
        <w:rPr>
          <w:rFonts w:hint="eastAsia"/>
          <w:lang w:eastAsia="zh-CN"/>
        </w:rPr>
        <w:t xml:space="preserve"> eq. </w:t>
      </w:r>
      <w:r>
        <w:rPr>
          <w:lang w:eastAsia="zh-CN"/>
        </w:rPr>
        <w:fldChar w:fldCharType="begin"/>
      </w:r>
      <w:r>
        <w:rPr>
          <w:lang w:eastAsia="zh-CN"/>
        </w:rPr>
        <w:instrText xml:space="preserve"> </w:instrText>
      </w:r>
      <w:r>
        <w:rPr>
          <w:rFonts w:hint="eastAsia"/>
          <w:lang w:eastAsia="zh-CN"/>
        </w:rPr>
        <w:instrText>REF VPA \h</w:instrText>
      </w:r>
      <w:r>
        <w:rPr>
          <w:lang w:eastAsia="zh-CN"/>
        </w:rPr>
        <w:instrText xml:space="preserve"> </w:instrText>
      </w:r>
      <w:r>
        <w:rPr>
          <w:lang w:eastAsia="zh-CN"/>
        </w:rPr>
      </w:r>
      <w:r>
        <w:rPr>
          <w:lang w:eastAsia="zh-CN"/>
        </w:rPr>
        <w:fldChar w:fldCharType="separate"/>
      </w:r>
      <m:oMath>
        <m:d>
          <m:dPr>
            <m:ctrlPr>
              <w:ins w:id="32" w:author="mmwave" w:date="2025-04-02T01:34:00Z">
                <w:rPr>
                  <w:rFonts w:ascii="Cambria Math" w:hAnsi="Cambria Math"/>
                  <w:i/>
                  <w:noProof/>
                  <w:szCs w:val="20"/>
                  <w:lang w:eastAsia="zh-CN"/>
                </w:rPr>
              </w:ins>
            </m:ctrlPr>
          </m:dPr>
          <m:e>
            <m:r>
              <w:ins w:id="33" w:author="mmwave" w:date="2025-04-02T01:34:00Z">
                <m:rPr>
                  <m:sty m:val="p"/>
                </m:rPr>
                <w:rPr>
                  <w:rFonts w:ascii="Cambria Math" w:hAnsi="Cambria Math"/>
                  <w:noProof/>
                  <w:szCs w:val="20"/>
                  <w:lang w:eastAsia="zh-CN"/>
                </w:rPr>
                <m:t>2</m:t>
              </w:ins>
            </m:r>
          </m:e>
        </m:d>
        <m:d>
          <m:dPr>
            <m:ctrlPr>
              <w:del w:id="34" w:author="mmwave" w:date="2025-04-02T01:34:00Z">
                <w:rPr>
                  <w:rFonts w:ascii="Cambria Math" w:hAnsi="Cambria Math"/>
                  <w:i/>
                  <w:noProof/>
                  <w:szCs w:val="20"/>
                  <w:lang w:eastAsia="zh-CN"/>
                </w:rPr>
              </w:del>
            </m:ctrlPr>
          </m:dPr>
          <m:e>
            <m:r>
              <w:del w:id="35" w:author="mmwave" w:date="2025-04-02T01:34:00Z">
                <m:rPr>
                  <m:sty m:val="p"/>
                </m:rPr>
                <w:rPr>
                  <w:rFonts w:ascii="Cambria Math" w:hAnsi="Cambria Math"/>
                  <w:noProof/>
                  <w:szCs w:val="20"/>
                  <w:lang w:eastAsia="zh-CN"/>
                </w:rPr>
                <m:t>2</m:t>
              </w:del>
            </m:r>
          </m:e>
        </m:d>
      </m:oMath>
      <w:r>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Pr>
            <w:noProof/>
            <w:lang w:eastAsia="zh-CN"/>
          </w:rPr>
          <w:t>24</w:t>
        </w:r>
      </w:hyperlink>
      <w:r>
        <w:rPr>
          <w:noProof/>
          <w:lang w:eastAsia="zh-CN"/>
        </w:rPr>
        <w:t xml:space="preserve">, </w:t>
      </w:r>
      <w:hyperlink w:anchor="_ENREF_26" w:tooltip="Wang, 2017 #2267" w:history="1">
        <w:r>
          <w:rPr>
            <w:noProof/>
            <w:lang w:eastAsia="zh-CN"/>
          </w:rPr>
          <w:t>26</w:t>
        </w:r>
      </w:hyperlink>
      <w:r>
        <w:rPr>
          <w:noProof/>
          <w:lang w:eastAsia="zh-CN"/>
        </w:rPr>
        <w:t xml:space="preserve">, </w:t>
      </w:r>
      <w:hyperlink w:anchor="_ENREF_27" w:tooltip="Wang, 2016 #2268" w:history="1">
        <w:r>
          <w:rPr>
            <w:noProof/>
            <w:lang w:eastAsia="zh-CN"/>
          </w:rPr>
          <w:t>27</w:t>
        </w:r>
      </w:hyperlink>
      <w:r>
        <w:rPr>
          <w:noProof/>
          <w:lang w:eastAsia="zh-CN"/>
        </w:rPr>
        <w:t>]</w:t>
      </w:r>
      <w:r>
        <w:rPr>
          <w:lang w:eastAsia="zh-CN"/>
        </w:rPr>
        <w:fldChar w:fldCharType="end"/>
      </w:r>
      <w:r>
        <w:rPr>
          <w:rFonts w:hint="eastAsia"/>
          <w:lang w:eastAsia="zh-CN"/>
        </w:rPr>
        <w:t>, here the k is the iteration step and</w:t>
      </w:r>
      <w:r w:rsidRPr="00466F9C">
        <w:rPr>
          <w:lang w:eastAsia="zh-CN"/>
        </w:rPr>
        <w:t xml:space="preserve"> </w:t>
      </w:r>
      <w:r>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Pr>
            <w:noProof/>
            <w:lang w:eastAsia="zh-CN"/>
          </w:rPr>
          <w:t>24</w:t>
        </w:r>
      </w:hyperlink>
      <w:r>
        <w:rPr>
          <w:noProof/>
          <w:lang w:eastAsia="zh-CN"/>
        </w:rPr>
        <w:t>]</w:t>
      </w:r>
      <w:r>
        <w:rPr>
          <w:lang w:eastAsia="zh-CN"/>
        </w:rPr>
        <w:fldChar w:fldCharType="end"/>
      </w:r>
      <w:r w:rsidRPr="00466F9C">
        <w:rPr>
          <w:lang w:eastAsia="zh-CN"/>
        </w:rPr>
        <w:t>.</w:t>
      </w:r>
    </w:p>
    <w:p w14:paraId="6F404CA6" w14:textId="35ACC324" w:rsidR="00C37E0A" w:rsidRPr="00C31084" w:rsidRDefault="007E3A44" w:rsidP="00C37E0A">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36"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36"/>
            </m:e>
          </m:eqArr>
        </m:oMath>
      </m:oMathPara>
    </w:p>
    <w:p w14:paraId="10C964C2" w14:textId="2EFBE274" w:rsidR="00C37E0A" w:rsidRDefault="00C37E0A" w:rsidP="00C37E0A">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Pr="00163814">
        <w:rPr>
          <w:rFonts w:hint="eastAsia"/>
          <w:szCs w:val="20"/>
          <w:lang w:eastAsia="zh-CN"/>
        </w:rPr>
        <w:t>e</w:t>
      </w:r>
      <w:r w:rsidRPr="00163814">
        <w:rPr>
          <w:szCs w:val="20"/>
          <w:lang w:eastAsia="zh-CN"/>
        </w:rPr>
        <w:t xml:space="preserve">q. </w:t>
      </w:r>
      <w:r w:rsidRPr="00163814">
        <w:rPr>
          <w:szCs w:val="20"/>
          <w:lang w:eastAsia="zh-CN"/>
        </w:rPr>
        <w:fldChar w:fldCharType="begin"/>
      </w:r>
      <w:r w:rsidRPr="00163814">
        <w:rPr>
          <w:szCs w:val="20"/>
          <w:lang w:eastAsia="zh-CN"/>
        </w:rPr>
        <w:instrText xml:space="preserve"> REF Bmatrix \h </w:instrText>
      </w:r>
      <w:r>
        <w:rPr>
          <w:szCs w:val="20"/>
          <w:lang w:eastAsia="zh-CN"/>
        </w:rPr>
        <w:instrText xml:space="preserve"> \* MERGEFORMAT </w:instrText>
      </w:r>
      <w:r w:rsidRPr="00163814">
        <w:rPr>
          <w:szCs w:val="20"/>
          <w:lang w:eastAsia="zh-CN"/>
        </w:rPr>
      </w:r>
      <w:r w:rsidRPr="00163814">
        <w:rPr>
          <w:szCs w:val="20"/>
          <w:lang w:eastAsia="zh-CN"/>
        </w:rPr>
        <w:fldChar w:fldCharType="separate"/>
      </w:r>
      <m:oMath>
        <m:d>
          <m:dPr>
            <m:ctrlPr>
              <w:ins w:id="37" w:author="mmwave" w:date="2025-04-02T01:34:00Z">
                <w:rPr>
                  <w:rFonts w:ascii="Cambria Math" w:hAnsi="Cambria Math"/>
                  <w:i/>
                  <w:noProof/>
                  <w:szCs w:val="20"/>
                  <w:lang w:eastAsia="zh-CN"/>
                </w:rPr>
              </w:ins>
            </m:ctrlPr>
          </m:dPr>
          <m:e>
            <m:r>
              <w:ins w:id="38" w:author="mmwave" w:date="2025-04-02T01:34:00Z">
                <m:rPr>
                  <m:sty m:val="p"/>
                </m:rPr>
                <w:rPr>
                  <w:rFonts w:ascii="Cambria Math" w:hAnsi="Cambria Math"/>
                  <w:noProof/>
                  <w:szCs w:val="20"/>
                  <w:lang w:eastAsia="zh-CN"/>
                </w:rPr>
                <m:t>3</m:t>
              </w:ins>
            </m:r>
            <m:ctrlPr>
              <w:ins w:id="39" w:author="mmwave" w:date="2025-04-02T01:34:00Z">
                <w:rPr>
                  <w:rFonts w:ascii="Cambria Math" w:hAnsi="Cambria Math"/>
                  <w:noProof/>
                  <w:szCs w:val="20"/>
                  <w:lang w:eastAsia="zh-CN"/>
                </w:rPr>
              </w:ins>
            </m:ctrlPr>
          </m:e>
        </m:d>
        <m:d>
          <m:dPr>
            <m:ctrlPr>
              <w:del w:id="40" w:author="mmwave" w:date="2025-04-02T01:34:00Z">
                <w:rPr>
                  <w:rFonts w:ascii="Cambria Math" w:hAnsi="Cambria Math"/>
                  <w:i/>
                  <w:noProof/>
                  <w:szCs w:val="20"/>
                  <w:lang w:eastAsia="zh-CN"/>
                </w:rPr>
              </w:del>
            </m:ctrlPr>
          </m:dPr>
          <m:e>
            <m:r>
              <w:del w:id="41" w:author="mmwave" w:date="2025-04-02T01:34:00Z">
                <m:rPr>
                  <m:sty m:val="p"/>
                </m:rPr>
                <w:rPr>
                  <w:rFonts w:ascii="Cambria Math" w:hAnsi="Cambria Math"/>
                  <w:noProof/>
                  <w:szCs w:val="20"/>
                  <w:lang w:eastAsia="zh-CN"/>
                </w:rPr>
                <m:t>3</m:t>
              </w:del>
            </m:r>
            <m:ctrlPr>
              <w:del w:id="42" w:author="mmwave" w:date="2025-04-02T01:34:00Z">
                <w:rPr>
                  <w:rFonts w:ascii="Cambria Math" w:hAnsi="Cambria Math"/>
                  <w:noProof/>
                  <w:szCs w:val="20"/>
                  <w:lang w:eastAsia="zh-CN"/>
                </w:rPr>
              </w:del>
            </m:ctrlPr>
          </m:e>
        </m:d>
      </m:oMath>
      <w:r w:rsidRPr="00163814">
        <w:rPr>
          <w:szCs w:val="20"/>
          <w:lang w:eastAsia="zh-CN"/>
        </w:rPr>
        <w:fldChar w:fldCharType="end"/>
      </w:r>
      <w:r w:rsidRPr="00163814">
        <w:rPr>
          <w:szCs w:val="20"/>
          <w:lang w:eastAsia="zh-CN"/>
        </w:rPr>
        <w:t>.</w:t>
      </w:r>
    </w:p>
    <w:p w14:paraId="192B220C" w14:textId="38967E37" w:rsidR="00C37E0A" w:rsidRPr="00C31084" w:rsidRDefault="007E3A44" w:rsidP="00C37E0A">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43" w:name="_Hlk186710919"/>
              <w:bookmarkStart w:id="44"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43"/>
              <w:bookmarkEnd w:id="44"/>
            </m:e>
          </m:eqArr>
        </m:oMath>
      </m:oMathPara>
    </w:p>
    <w:p w14:paraId="26C5E959" w14:textId="77777777" w:rsidR="00C37E0A" w:rsidRDefault="00C37E0A" w:rsidP="00C37E0A">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Pr="00163814">
        <w:rPr>
          <w:rFonts w:hint="eastAsia"/>
          <w:szCs w:val="20"/>
          <w:lang w:eastAsia="zh-CN"/>
        </w:rPr>
        <w:t xml:space="preserve">  is Lorentz factor.</w:t>
      </w:r>
    </w:p>
    <w:p w14:paraId="1195BDA6" w14:textId="56E5A95D" w:rsidR="00C37E0A" w:rsidRDefault="00C37E0A" w:rsidP="00C37E0A">
      <w:pPr>
        <w:pStyle w:val="IOPText"/>
        <w:ind w:firstLineChars="100" w:firstLine="200"/>
        <w:rPr>
          <w:szCs w:val="20"/>
          <w:lang w:eastAsia="zh-CN"/>
        </w:rPr>
      </w:pPr>
      <w:r w:rsidRPr="004D2B93">
        <w:rPr>
          <w:szCs w:val="20"/>
          <w:lang w:eastAsia="zh-CN"/>
        </w:rPr>
        <w:lastRenderedPageBreak/>
        <w:t>As a preliminary validation calculation, the parameters are set as follow</w:t>
      </w:r>
      <w:r>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Pr>
          <w:szCs w:val="20"/>
          <w:lang w:eastAsia="zh-CN"/>
        </w:rPr>
        <w:t>,</w:t>
      </w:r>
      <w:r w:rsidRPr="004D2B93">
        <w:rPr>
          <w:szCs w:val="20"/>
          <w:lang w:eastAsia="zh-CN"/>
        </w:rPr>
        <w:t xml:space="preserve"> </w:t>
      </w:r>
      <w:r w:rsidRPr="00163814">
        <w:rPr>
          <w:szCs w:val="20"/>
          <w:lang w:eastAsia="zh-CN"/>
        </w:rPr>
        <w:t>wave ang</w:t>
      </w:r>
      <w:r w:rsidRPr="00163814">
        <w:rPr>
          <w:rFonts w:hint="eastAsia"/>
          <w:szCs w:val="20"/>
          <w:lang w:eastAsia="zh-CN"/>
        </w:rPr>
        <w:t>u</w:t>
      </w:r>
      <w:r w:rsidRPr="00163814">
        <w:rPr>
          <w:szCs w:val="20"/>
          <w:lang w:eastAsia="zh-CN"/>
        </w:rPr>
        <w:t>l</w:t>
      </w:r>
      <w:r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Pr>
          <w:szCs w:val="20"/>
          <w:lang w:eastAsia="zh-CN"/>
        </w:rPr>
        <w:t>,</w:t>
      </w:r>
      <w:r w:rsidRPr="004D2B93">
        <w:rPr>
          <w:szCs w:val="20"/>
          <w:lang w:eastAsia="zh-CN"/>
        </w:rPr>
        <w:t xml:space="preserve"> the </w:t>
      </w:r>
      <w:r w:rsidRPr="00194577">
        <w:rPr>
          <w:szCs w:val="20"/>
          <w:lang w:eastAsia="zh-CN"/>
        </w:rPr>
        <w:t>electric field</w:t>
      </w:r>
      <w:r>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w:t>
      </w:r>
      <w:r>
        <w:rPr>
          <w:szCs w:val="20"/>
          <w:lang w:eastAsia="zh-CN"/>
        </w:rPr>
        <w:t>quick</w:t>
      </w:r>
      <w:r w:rsidRPr="004D2B93">
        <w:rPr>
          <w:szCs w:val="20"/>
          <w:lang w:eastAsia="zh-CN"/>
        </w:rPr>
        <w:t xml:space="preserve"> simulation. The real tokamak scale 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Pr>
          <w:szCs w:val="20"/>
          <w:lang w:eastAsia="zh-CN"/>
        </w:rPr>
        <w:t xml:space="preserve">test </w:t>
      </w:r>
      <w:r w:rsidRPr="004D2B93">
        <w:rPr>
          <w:szCs w:val="20"/>
          <w:lang w:eastAsia="zh-CN"/>
        </w:rPr>
        <w:t>electron begins at rest and gradually gains speed</w:t>
      </w:r>
      <w:r>
        <w:rPr>
          <w:rFonts w:hint="eastAsia"/>
          <w:szCs w:val="20"/>
          <w:lang w:eastAsia="zh-CN"/>
        </w:rPr>
        <w:t xml:space="preserve"> and</w:t>
      </w:r>
      <w:r w:rsidRPr="004D2B93">
        <w:rPr>
          <w:szCs w:val="20"/>
          <w:lang w:eastAsia="zh-CN"/>
        </w:rPr>
        <w:t xml:space="preserve"> </w:t>
      </w:r>
      <w:r>
        <w:rPr>
          <w:rFonts w:hint="eastAsia"/>
          <w:szCs w:val="20"/>
          <w:lang w:eastAsia="zh-CN"/>
        </w:rPr>
        <w:t>t</w:t>
      </w:r>
      <w:r w:rsidRPr="004D2B93">
        <w:rPr>
          <w:szCs w:val="20"/>
          <w:lang w:eastAsia="zh-CN"/>
        </w:rPr>
        <w:t>he resonant frequency</w:t>
      </w:r>
      <w:r>
        <w:rPr>
          <w:rFonts w:hint="eastAsia"/>
          <w:szCs w:val="20"/>
          <w:lang w:eastAsia="zh-CN"/>
        </w:rPr>
        <w:t xml:space="preserve"> of Normal Doppler effect and Anomalous </w:t>
      </w:r>
      <w:r>
        <w:rPr>
          <w:szCs w:val="20"/>
          <w:lang w:eastAsia="zh-CN"/>
        </w:rPr>
        <w:t>Doppler</w:t>
      </w:r>
      <w:r>
        <w:rPr>
          <w:rFonts w:hint="eastAsia"/>
          <w:szCs w:val="20"/>
          <w:lang w:eastAsia="zh-CN"/>
        </w:rPr>
        <w:t xml:space="preserve"> effect</w:t>
      </w:r>
      <w:r w:rsidRPr="004D2B93">
        <w:rPr>
          <w:szCs w:val="20"/>
          <w:lang w:eastAsia="zh-CN"/>
        </w:rPr>
        <w:t xml:space="preserve"> increases </w:t>
      </w:r>
      <w:r w:rsidRPr="006436CF">
        <w:rPr>
          <w:szCs w:val="20"/>
          <w:lang w:eastAsia="zh-CN"/>
        </w:rPr>
        <w:t>according to</w:t>
      </w:r>
      <w:r w:rsidRPr="00FD5A0A">
        <w:rPr>
          <w:szCs w:val="20"/>
          <w:lang w:eastAsia="zh-CN"/>
        </w:rPr>
        <w:t xml:space="preserve"> </w:t>
      </w:r>
      <w:r w:rsidRPr="00FD5A0A">
        <w:rPr>
          <w:rFonts w:hint="eastAsia"/>
          <w:szCs w:val="20"/>
          <w:lang w:eastAsia="zh-CN"/>
        </w:rPr>
        <w:t>e</w:t>
      </w:r>
      <w:r w:rsidRPr="00FD5A0A">
        <w:rPr>
          <w:szCs w:val="20"/>
          <w:lang w:eastAsia="zh-CN"/>
        </w:rPr>
        <w:t>q.</w:t>
      </w:r>
      <w:r w:rsidRPr="00FD5A0A">
        <w:rPr>
          <w:szCs w:val="20"/>
          <w:lang w:eastAsia="zh-CN"/>
        </w:rPr>
        <w:fldChar w:fldCharType="begin"/>
      </w:r>
      <w:r w:rsidRPr="00FD5A0A">
        <w:rPr>
          <w:szCs w:val="20"/>
          <w:lang w:eastAsia="zh-CN"/>
        </w:rPr>
        <w:instrText xml:space="preserve"> REF NDE \h </w:instrText>
      </w:r>
      <w:r>
        <w:rPr>
          <w:szCs w:val="20"/>
          <w:lang w:eastAsia="zh-CN"/>
        </w:rPr>
        <w:instrText xml:space="preserve"> \* MERGEFORMAT </w:instrText>
      </w:r>
      <w:r w:rsidRPr="00FD5A0A">
        <w:rPr>
          <w:szCs w:val="20"/>
          <w:lang w:eastAsia="zh-CN"/>
        </w:rPr>
      </w:r>
      <w:r w:rsidRPr="00FD5A0A">
        <w:rPr>
          <w:szCs w:val="20"/>
          <w:lang w:eastAsia="zh-CN"/>
        </w:rPr>
        <w:fldChar w:fldCharType="separate"/>
      </w:r>
      <m:oMath>
        <m:d>
          <m:dPr>
            <m:ctrlPr>
              <w:ins w:id="45" w:author="mmwave" w:date="2025-04-02T01:34:00Z">
                <w:rPr>
                  <w:rFonts w:ascii="Cambria Math" w:hAnsi="Cambria Math"/>
                  <w:i/>
                  <w:noProof/>
                  <w:szCs w:val="15"/>
                  <w:lang w:eastAsia="zh-CN"/>
                </w:rPr>
              </w:ins>
            </m:ctrlPr>
          </m:dPr>
          <m:e>
            <m:r>
              <w:ins w:id="46" w:author="mmwave" w:date="2025-04-02T01:34:00Z">
                <m:rPr>
                  <m:sty m:val="p"/>
                </m:rPr>
                <w:rPr>
                  <w:rFonts w:ascii="Cambria Math" w:hAnsi="Cambria Math"/>
                  <w:noProof/>
                  <w:szCs w:val="15"/>
                  <w:lang w:eastAsia="zh-CN"/>
                </w:rPr>
                <m:t>20</m:t>
              </w:ins>
            </m:r>
            <m:ctrlPr>
              <w:ins w:id="47" w:author="mmwave" w:date="2025-04-02T01:34:00Z">
                <w:rPr>
                  <w:rFonts w:ascii="Cambria Math" w:hAnsi="Cambria Math"/>
                  <w:noProof/>
                  <w:szCs w:val="15"/>
                  <w:lang w:eastAsia="zh-CN"/>
                </w:rPr>
              </w:ins>
            </m:ctrlPr>
          </m:e>
        </m:d>
        <m:d>
          <m:dPr>
            <m:ctrlPr>
              <w:del w:id="48" w:author="mmwave" w:date="2025-04-02T01:34:00Z">
                <w:rPr>
                  <w:rFonts w:ascii="Cambria Math" w:hAnsi="Cambria Math"/>
                  <w:i/>
                  <w:noProof/>
                  <w:szCs w:val="15"/>
                  <w:lang w:eastAsia="zh-CN"/>
                </w:rPr>
              </w:del>
            </m:ctrlPr>
          </m:dPr>
          <m:e>
            <m:r>
              <w:del w:id="49" w:author="mmwave" w:date="2025-04-02T01:34:00Z">
                <m:rPr>
                  <m:sty m:val="p"/>
                </m:rPr>
                <w:rPr>
                  <w:rFonts w:ascii="Cambria Math" w:hAnsi="Cambria Math"/>
                  <w:noProof/>
                  <w:szCs w:val="15"/>
                  <w:lang w:eastAsia="zh-CN"/>
                </w:rPr>
                <m:t>21</m:t>
              </w:del>
            </m:r>
            <m:ctrlPr>
              <w:del w:id="50" w:author="mmwave" w:date="2025-04-02T01:34:00Z">
                <w:rPr>
                  <w:rFonts w:ascii="Cambria Math" w:hAnsi="Cambria Math"/>
                  <w:noProof/>
                  <w:szCs w:val="15"/>
                  <w:lang w:eastAsia="zh-CN"/>
                </w:rPr>
              </w:del>
            </m:ctrlPr>
          </m:e>
        </m:d>
      </m:oMath>
      <w:r w:rsidRPr="00FD5A0A">
        <w:rPr>
          <w:szCs w:val="20"/>
          <w:lang w:eastAsia="zh-CN"/>
        </w:rPr>
        <w:fldChar w:fldCharType="end"/>
      </w:r>
      <w:r w:rsidRPr="00FD5A0A">
        <w:rPr>
          <w:szCs w:val="20"/>
          <w:lang w:eastAsia="zh-CN"/>
        </w:rPr>
        <w:t xml:space="preserve">, and </w:t>
      </w:r>
      <w:r w:rsidRPr="00FD5A0A">
        <w:rPr>
          <w:szCs w:val="20"/>
          <w:lang w:eastAsia="zh-CN"/>
        </w:rPr>
        <w:fldChar w:fldCharType="begin"/>
      </w:r>
      <w:r w:rsidRPr="00FD5A0A">
        <w:rPr>
          <w:szCs w:val="20"/>
          <w:lang w:eastAsia="zh-CN"/>
        </w:rPr>
        <w:instrText xml:space="preserve"> REF ADE \h </w:instrText>
      </w:r>
      <w:r>
        <w:rPr>
          <w:szCs w:val="20"/>
          <w:lang w:eastAsia="zh-CN"/>
        </w:rPr>
        <w:instrText xml:space="preserve"> \* MERGEFORMAT </w:instrText>
      </w:r>
      <w:r w:rsidRPr="00FD5A0A">
        <w:rPr>
          <w:szCs w:val="20"/>
          <w:lang w:eastAsia="zh-CN"/>
        </w:rPr>
      </w:r>
      <w:r w:rsidRPr="00FD5A0A">
        <w:rPr>
          <w:szCs w:val="20"/>
          <w:lang w:eastAsia="zh-CN"/>
        </w:rPr>
        <w:fldChar w:fldCharType="separate"/>
      </w:r>
      <m:oMath>
        <m:d>
          <m:dPr>
            <m:ctrlPr>
              <w:ins w:id="51" w:author="mmwave" w:date="2025-04-02T01:34:00Z">
                <w:rPr>
                  <w:rFonts w:ascii="Cambria Math" w:hAnsi="Cambria Math"/>
                  <w:i/>
                  <w:noProof/>
                  <w:szCs w:val="15"/>
                  <w:lang w:eastAsia="zh-CN"/>
                </w:rPr>
              </w:ins>
            </m:ctrlPr>
          </m:dPr>
          <m:e>
            <m:r>
              <w:ins w:id="52" w:author="mmwave" w:date="2025-04-02T01:34:00Z">
                <m:rPr>
                  <m:sty m:val="p"/>
                </m:rPr>
                <w:rPr>
                  <w:rFonts w:ascii="Cambria Math" w:hAnsi="Cambria Math"/>
                  <w:noProof/>
                  <w:szCs w:val="15"/>
                  <w:lang w:eastAsia="zh-CN"/>
                </w:rPr>
                <m:t>22</m:t>
              </w:ins>
            </m:r>
            <m:ctrlPr>
              <w:ins w:id="53" w:author="mmwave" w:date="2025-04-02T01:34:00Z">
                <w:rPr>
                  <w:rFonts w:ascii="Cambria Math" w:hAnsi="Cambria Math"/>
                  <w:noProof/>
                  <w:szCs w:val="15"/>
                  <w:lang w:eastAsia="zh-CN"/>
                </w:rPr>
              </w:ins>
            </m:ctrlPr>
          </m:e>
        </m:d>
        <m:d>
          <m:dPr>
            <m:ctrlPr>
              <w:del w:id="54" w:author="mmwave" w:date="2025-04-02T01:34:00Z">
                <w:rPr>
                  <w:rFonts w:ascii="Cambria Math" w:hAnsi="Cambria Math"/>
                  <w:i/>
                  <w:noProof/>
                  <w:szCs w:val="15"/>
                  <w:lang w:eastAsia="zh-CN"/>
                </w:rPr>
              </w:del>
            </m:ctrlPr>
          </m:dPr>
          <m:e>
            <m:r>
              <w:del w:id="55" w:author="mmwave" w:date="2025-04-02T01:34:00Z">
                <m:rPr>
                  <m:sty m:val="p"/>
                </m:rPr>
                <w:rPr>
                  <w:rFonts w:ascii="Cambria Math" w:hAnsi="Cambria Math"/>
                  <w:noProof/>
                  <w:szCs w:val="15"/>
                  <w:lang w:eastAsia="zh-CN"/>
                </w:rPr>
                <m:t>23</m:t>
              </w:del>
            </m:r>
            <m:ctrlPr>
              <w:del w:id="56" w:author="mmwave" w:date="2025-04-02T01:34:00Z">
                <w:rPr>
                  <w:rFonts w:ascii="Cambria Math" w:hAnsi="Cambria Math"/>
                  <w:noProof/>
                  <w:szCs w:val="15"/>
                  <w:lang w:eastAsia="zh-CN"/>
                </w:rPr>
              </w:del>
            </m:ctrlPr>
          </m:e>
        </m:d>
      </m:oMath>
      <w:r w:rsidRPr="00FD5A0A">
        <w:rPr>
          <w:szCs w:val="20"/>
          <w:lang w:eastAsia="zh-CN"/>
        </w:rPr>
        <w:fldChar w:fldCharType="end"/>
      </w:r>
      <w:r w:rsidRPr="00FD5A0A">
        <w:rPr>
          <w:szCs w:val="20"/>
          <w:lang w:eastAsia="zh-CN"/>
        </w:rPr>
        <w:t>.</w:t>
      </w:r>
    </w:p>
    <w:p w14:paraId="38993344" w14:textId="77777777" w:rsidR="00C37E0A" w:rsidRDefault="00C37E0A" w:rsidP="00C37E0A">
      <w:pPr>
        <w:pStyle w:val="IOPText"/>
        <w:keepNext/>
        <w:ind w:firstLine="0"/>
      </w:pPr>
      <w:r>
        <w:rPr>
          <w:noProof/>
        </w:rPr>
        <w:drawing>
          <wp:inline distT="0" distB="0" distL="0" distR="0" wp14:anchorId="6AC0B304" wp14:editId="7DA0A00D">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685086C0" w14:textId="4EC3B1BD" w:rsidR="00C37E0A" w:rsidRDefault="00C37E0A" w:rsidP="00C37E0A">
      <w:pPr>
        <w:pStyle w:val="Caption"/>
        <w:jc w:val="both"/>
        <w:rPr>
          <w:lang w:eastAsia="zh-CN"/>
        </w:rPr>
      </w:pPr>
      <w:bookmarkStart w:id="57" w:name="_Ref186679706"/>
      <w:r>
        <w:t xml:space="preserve">Figure </w:t>
      </w:r>
      <w:r>
        <w:fldChar w:fldCharType="begin"/>
      </w:r>
      <w:r>
        <w:instrText xml:space="preserve"> SEQ Figure \* ARABIC </w:instrText>
      </w:r>
      <w:r>
        <w:fldChar w:fldCharType="separate"/>
      </w:r>
      <w:r w:rsidR="00C017E9">
        <w:rPr>
          <w:noProof/>
        </w:rPr>
        <w:t>2</w:t>
      </w:r>
      <w:r>
        <w:rPr>
          <w:noProof/>
        </w:rPr>
        <w:fldChar w:fldCharType="end"/>
      </w:r>
      <w:bookmarkEnd w:id="57"/>
      <w:r>
        <w:rPr>
          <w:rFonts w:hint="eastAsia"/>
          <w:lang w:eastAsia="zh-CN"/>
        </w:rPr>
        <w:t>.</w:t>
      </w:r>
      <w:r w:rsidRPr="002E340D">
        <w:t xml:space="preserve"> </w:t>
      </w:r>
      <w:r w:rsidRPr="002E340D">
        <w:rPr>
          <w:lang w:eastAsia="zh-CN"/>
        </w:rPr>
        <w:t>Orbit trajectory of electron motion (left). Momentum phase space of electron motion(right)</w:t>
      </w:r>
    </w:p>
    <w:p w14:paraId="744E65CA" w14:textId="4631CFA0" w:rsidR="00C37E0A" w:rsidRDefault="00C37E0A" w:rsidP="00C37E0A">
      <w:pPr>
        <w:pStyle w:val="IOPText"/>
        <w:rPr>
          <w:lang w:val="en-US" w:eastAsia="zh-CN"/>
        </w:rPr>
      </w:pPr>
      <w:r>
        <w:rPr>
          <w:rFonts w:hint="eastAsia"/>
          <w:lang w:val="en-US" w:eastAsia="zh-CN"/>
        </w:rPr>
        <w:t xml:space="preserve">Figure </w:t>
      </w:r>
      <w:r>
        <w:rPr>
          <w:lang w:val="en-US" w:eastAsia="zh-CN"/>
        </w:rPr>
        <w:fldChar w:fldCharType="begin"/>
      </w:r>
      <w:r>
        <w:rPr>
          <w:lang w:val="en-US" w:eastAsia="zh-CN"/>
        </w:rPr>
        <w:instrText xml:space="preserve"> REF _Ref186679706 \h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2</w:t>
      </w:r>
      <w:r>
        <w:rPr>
          <w:lang w:val="en-US" w:eastAsia="zh-CN"/>
        </w:rPr>
        <w:fldChar w:fldCharType="end"/>
      </w:r>
      <w:r>
        <w:rPr>
          <w:rFonts w:hint="eastAsia"/>
          <w:lang w:val="en-US" w:eastAsia="zh-CN"/>
        </w:rPr>
        <w:t xml:space="preserve"> </w:t>
      </w:r>
      <w:r w:rsidRPr="00FC22AE">
        <w:rPr>
          <w:lang w:val="en-US" w:eastAsia="zh-CN"/>
        </w:rPr>
        <w:t>illustrates the evolution of the electron’s orbit and velocity phase during acceleration. The details of the electron’s motion are shown in</w:t>
      </w:r>
      <w:r>
        <w:rPr>
          <w:rFonts w:hint="eastAsia"/>
          <w:lang w:val="en-US" w:eastAsia="zh-CN"/>
        </w:rPr>
        <w:t xml:space="preserve"> 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sidRPr="00FC22AE">
        <w:rPr>
          <w:lang w:val="en-US" w:eastAsia="zh-CN"/>
        </w:rPr>
        <w:t>. As the electron accelerates in the electrostatic field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sidRPr="00FC22AE">
        <w:rPr>
          <w:lang w:val="en-US" w:eastAsia="zh-CN"/>
        </w:rPr>
        <w:t>b</w:t>
      </w:r>
      <w:r>
        <w:rPr>
          <w:rFonts w:hint="eastAsia"/>
          <w:lang w:val="en-US" w:eastAsia="zh-CN"/>
        </w:rPr>
        <w:t>)</w:t>
      </w:r>
      <w:r w:rsidRPr="00FC22AE">
        <w:rPr>
          <w:lang w:val="en-US" w:eastAsia="zh-CN"/>
        </w:rPr>
        <w:t>), the resonant frequencies increa</w:t>
      </w:r>
      <w:r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sidRPr="00FC22AE">
        <w:rPr>
          <w:rFonts w:hint="eastAsia"/>
          <w:lang w:val="en-US" w:eastAsia="zh-CN"/>
        </w:rPr>
        <w:t>a</w:t>
      </w:r>
      <w:r>
        <w:rPr>
          <w:rFonts w:hint="eastAsia"/>
          <w:lang w:val="en-US" w:eastAsia="zh-CN"/>
        </w:rPr>
        <w:t>)</w:t>
      </w:r>
      <w:r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Pr>
          <w:rFonts w:hint="eastAsia"/>
          <w:lang w:val="en-US" w:eastAsia="zh-CN"/>
        </w:rPr>
        <w:t xml:space="preserve"> </w:t>
      </w:r>
      <w:r w:rsidRPr="00FC22AE">
        <w:rPr>
          <w:rFonts w:hint="eastAsia"/>
          <w:lang w:val="en-US" w:eastAsia="zh-CN"/>
        </w:rPr>
        <w:t>, when the Normal Doppler Frequency</w:t>
      </w:r>
      <w:r>
        <w:rPr>
          <w:rFonts w:hint="eastAsia"/>
          <w:lang w:val="en-US" w:eastAsia="zh-CN"/>
        </w:rPr>
        <w:t xml:space="preserve"> </w:t>
      </w:r>
      <w:r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sidRPr="00FC22AE">
        <w:rPr>
          <w:rFonts w:hint="eastAsia"/>
          <w:lang w:val="en-US" w:eastAsia="zh-CN"/>
        </w:rPr>
        <w:t>d</w:t>
      </w:r>
      <w:r>
        <w:rPr>
          <w:rFonts w:hint="eastAsia"/>
          <w:lang w:val="en-US" w:eastAsia="zh-CN"/>
        </w:rPr>
        <w:t>)</w:t>
      </w:r>
      <w:r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rFonts w:hint="eastAsia"/>
          <w:lang w:val="en-US" w:eastAsia="zh-CN"/>
        </w:rPr>
        <w:t xml:space="preserve">  </w:t>
      </w:r>
      <w:r w:rsidRPr="00FC22AE">
        <w:rPr>
          <w:rFonts w:hint="eastAsia"/>
          <w:lang w:val="en-US" w:eastAsia="zh-CN"/>
        </w:rPr>
        <w:t>induced by the electromagnetic wa</w:t>
      </w:r>
      <w:r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(c)</w:t>
      </w:r>
      <w:r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Pr>
          <w:rFonts w:hint="eastAsia"/>
          <w:lang w:val="en-US" w:eastAsia="zh-CN"/>
        </w:rPr>
        <w:t xml:space="preserve"> </w:t>
      </w:r>
      <w:r w:rsidRPr="00FC22AE">
        <w:rPr>
          <w:lang w:val="en-US" w:eastAsia="zh-CN"/>
        </w:rPr>
        <w:t xml:space="preserve">is the parallel velocity due to both the electromagnetic wave and the electrostatic field, </w:t>
      </w:r>
      <w:r>
        <w:rPr>
          <w:lang w:val="en-US" w:eastAsia="zh-CN"/>
        </w:rPr>
        <w:t>while</w:t>
      </w:r>
      <w:r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is the parallel velocity resulting only from the electrostatic field.</w:t>
      </w:r>
    </w:p>
    <w:p w14:paraId="7EA3E1C0" w14:textId="051BA125" w:rsidR="00C37E0A" w:rsidRDefault="00C37E0A" w:rsidP="00C37E0A">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w:t>
      </w:r>
      <w:r>
        <w:rPr>
          <w:lang w:val="en-US" w:eastAsia="zh-CN"/>
        </w:rPr>
        <w:t>gyrating electron</w:t>
      </w:r>
      <w:r w:rsidRPr="00FC22AE">
        <w:rPr>
          <w:lang w:val="en-US" w:eastAsia="zh-CN"/>
        </w:rPr>
        <w:t xml:space="preserve"> results in an increase in both parallel and perpendicular velocities, which can be considered a reverse process to the photon emission described in the appendix. The  Normal Doppler Effect process is widely used for current drive </w:t>
      </w:r>
      <w:r>
        <w:rPr>
          <w:lang w:val="en-US" w:eastAsia="zh-CN"/>
        </w:rPr>
        <w:fldChar w:fldCharType="begin"/>
      </w:r>
      <w:r>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Pr>
          <w:lang w:val="en-US" w:eastAsia="zh-CN"/>
        </w:rPr>
        <w:fldChar w:fldCharType="separate"/>
      </w:r>
      <w:r>
        <w:rPr>
          <w:noProof/>
          <w:lang w:val="en-US" w:eastAsia="zh-CN"/>
        </w:rPr>
        <w:t>[</w:t>
      </w:r>
      <w:hyperlink w:anchor="_ENREF_28" w:tooltip="Alikaev, 1991 #2237" w:history="1">
        <w:r>
          <w:rPr>
            <w:noProof/>
            <w:lang w:val="en-US" w:eastAsia="zh-CN"/>
          </w:rPr>
          <w:t>28</w:t>
        </w:r>
      </w:hyperlink>
      <w:r>
        <w:rPr>
          <w:noProof/>
          <w:lang w:val="en-US" w:eastAsia="zh-CN"/>
        </w:rPr>
        <w:t>]</w:t>
      </w:r>
      <w:r>
        <w:rPr>
          <w:lang w:val="en-US" w:eastAsia="zh-CN"/>
        </w:rPr>
        <w:fldChar w:fldCharType="end"/>
      </w:r>
      <w:r w:rsidRPr="00FC22AE">
        <w:rPr>
          <w:lang w:val="en-US" w:eastAsia="zh-CN"/>
        </w:rPr>
        <w:t xml:space="preserve"> and plasma heating </w:t>
      </w:r>
      <w:r>
        <w:rPr>
          <w:lang w:val="en-US" w:eastAsia="zh-CN"/>
        </w:rPr>
        <w:fldChar w:fldCharType="begin"/>
      </w:r>
      <w:r>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Pr>
          <w:lang w:val="en-US" w:eastAsia="zh-CN"/>
        </w:rPr>
        <w:fldChar w:fldCharType="separate"/>
      </w:r>
      <w:r>
        <w:rPr>
          <w:noProof/>
          <w:lang w:val="en-US" w:eastAsia="zh-CN"/>
        </w:rPr>
        <w:t>[</w:t>
      </w:r>
      <w:hyperlink w:anchor="_ENREF_29" w:tooltip="Mauel, 1981 #1939" w:history="1">
        <w:r>
          <w:rPr>
            <w:noProof/>
            <w:lang w:val="en-US" w:eastAsia="zh-CN"/>
          </w:rPr>
          <w:t>29</w:t>
        </w:r>
      </w:hyperlink>
      <w:r>
        <w:rPr>
          <w:noProof/>
          <w:lang w:val="en-US" w:eastAsia="zh-CN"/>
        </w:rPr>
        <w:t>]</w:t>
      </w:r>
      <w:r>
        <w:rPr>
          <w:lang w:val="en-US" w:eastAsia="zh-CN"/>
        </w:rPr>
        <w:fldChar w:fldCharType="end"/>
      </w:r>
      <w:r w:rsidRPr="00FC22AE">
        <w:rPr>
          <w:lang w:val="en-US" w:eastAsia="zh-CN"/>
        </w:rPr>
        <w:t xml:space="preserve"> in tokamaks. However, it is generally believed that current drive via electromagnetic waves follows the Fisch mechanism </w:t>
      </w:r>
      <w:r>
        <w:rPr>
          <w:lang w:val="en-US" w:eastAsia="zh-CN"/>
        </w:rPr>
        <w:fldChar w:fldCharType="begin"/>
      </w:r>
      <w:r>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Pr>
          <w:lang w:val="en-US" w:eastAsia="zh-CN"/>
        </w:rPr>
        <w:fldChar w:fldCharType="separate"/>
      </w:r>
      <w:r>
        <w:rPr>
          <w:noProof/>
          <w:lang w:val="en-US" w:eastAsia="zh-CN"/>
        </w:rPr>
        <w:t>[</w:t>
      </w:r>
      <w:hyperlink w:anchor="_ENREF_30" w:tooltip="Fisch, 1980 #2244" w:history="1">
        <w:r>
          <w:rPr>
            <w:noProof/>
            <w:lang w:val="en-US" w:eastAsia="zh-CN"/>
          </w:rPr>
          <w:t>30</w:t>
        </w:r>
      </w:hyperlink>
      <w:r>
        <w:rPr>
          <w:noProof/>
          <w:lang w:val="en-US" w:eastAsia="zh-CN"/>
        </w:rPr>
        <w:t>]</w:t>
      </w:r>
      <w:r>
        <w:rPr>
          <w:lang w:val="en-US" w:eastAsia="zh-CN"/>
        </w:rPr>
        <w:fldChar w:fldCharType="end"/>
      </w:r>
      <w:r w:rsidRPr="00FC22AE">
        <w:rPr>
          <w:lang w:val="en-US" w:eastAsia="zh-CN"/>
        </w:rPr>
        <w:t>, due to the limited toroidal momentum injected by the waves.</w:t>
      </w:r>
    </w:p>
    <w:p w14:paraId="70188E30" w14:textId="77777777" w:rsidR="00C37E0A" w:rsidRDefault="00C37E0A" w:rsidP="00C37E0A">
      <w:pPr>
        <w:pStyle w:val="IOPText"/>
        <w:rPr>
          <w:lang w:val="en-US" w:eastAsia="zh-CN"/>
        </w:rPr>
      </w:pPr>
    </w:p>
    <w:p w14:paraId="7913C8FC" w14:textId="77777777" w:rsidR="00C37E0A" w:rsidRPr="00750466" w:rsidRDefault="00C37E0A" w:rsidP="00C37E0A">
      <w:pPr>
        <w:rPr>
          <w:lang w:val="en-US" w:eastAsia="zh-CN"/>
        </w:rPr>
      </w:pPr>
    </w:p>
    <w:p w14:paraId="07126E00" w14:textId="77777777" w:rsidR="00C37E0A" w:rsidRDefault="00C37E0A" w:rsidP="00C37E0A">
      <w:pPr>
        <w:keepNext/>
      </w:pPr>
      <w:r w:rsidRPr="005119DF">
        <w:rPr>
          <w:noProof/>
        </w:rPr>
        <w:drawing>
          <wp:inline distT="0" distB="0" distL="0" distR="0" wp14:anchorId="16291FBE" wp14:editId="42B369CE">
            <wp:extent cx="3199481" cy="3873500"/>
            <wp:effectExtent l="0" t="0" r="0" b="0"/>
            <wp:docPr id="16" name="Picture 15">
              <a:extLst xmlns:a="http://schemas.openxmlformats.org/drawingml/2006/main">
                <a:ext uri="{FF2B5EF4-FFF2-40B4-BE49-F238E27FC236}">
                  <a16:creationId xmlns:a16="http://schemas.microsoft.com/office/drawing/2014/main" id="{8DEF259A-35FF-4DB4-8A34-F037678F8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EF259A-35FF-4DB4-8A34-F037678F89AC}"/>
                        </a:ext>
                      </a:extLst>
                    </pic:cNvPr>
                    <pic:cNvPicPr>
                      <a:picLocks noChangeAspect="1"/>
                    </pic:cNvPicPr>
                  </pic:nvPicPr>
                  <pic:blipFill>
                    <a:blip r:embed="rId14"/>
                    <a:stretch>
                      <a:fillRect/>
                    </a:stretch>
                  </pic:blipFill>
                  <pic:spPr>
                    <a:xfrm>
                      <a:off x="0" y="0"/>
                      <a:ext cx="3200629" cy="3874890"/>
                    </a:xfrm>
                    <a:prstGeom prst="rect">
                      <a:avLst/>
                    </a:prstGeom>
                  </pic:spPr>
                </pic:pic>
              </a:graphicData>
            </a:graphic>
          </wp:inline>
        </w:drawing>
      </w:r>
    </w:p>
    <w:p w14:paraId="6912B29D" w14:textId="26B03B1A" w:rsidR="00C37E0A" w:rsidRDefault="00C37E0A" w:rsidP="00C37E0A">
      <w:pPr>
        <w:pStyle w:val="Caption"/>
        <w:rPr>
          <w:lang w:eastAsia="zh-CN"/>
        </w:rPr>
      </w:pPr>
      <w:bookmarkStart w:id="58" w:name="_Ref186679777"/>
      <w:r>
        <w:t xml:space="preserve">Figure </w:t>
      </w:r>
      <w:r>
        <w:fldChar w:fldCharType="begin"/>
      </w:r>
      <w:r>
        <w:instrText xml:space="preserve"> SEQ Figure \* ARABIC </w:instrText>
      </w:r>
      <w:r>
        <w:fldChar w:fldCharType="separate"/>
      </w:r>
      <w:r w:rsidR="00C017E9">
        <w:rPr>
          <w:noProof/>
        </w:rPr>
        <w:t>3</w:t>
      </w:r>
      <w:r>
        <w:rPr>
          <w:noProof/>
        </w:rPr>
        <w:fldChar w:fldCharType="end"/>
      </w:r>
      <w:bookmarkEnd w:id="58"/>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Pr>
          <w:lang w:eastAsia="zh-CN"/>
        </w:rPr>
        <w:t>A</w:t>
      </w:r>
      <w:r w:rsidRPr="00FC22AE">
        <w:rPr>
          <w:lang w:eastAsia="zh-CN"/>
        </w:rPr>
        <w:t xml:space="preserve">nomalous Doppler </w:t>
      </w:r>
      <w:r>
        <w:rPr>
          <w:lang w:eastAsia="zh-CN"/>
        </w:rPr>
        <w:t>Effect (ADE)</w:t>
      </w:r>
      <w:r w:rsidRPr="00FC22AE">
        <w:rPr>
          <w:lang w:eastAsia="zh-CN"/>
        </w:rPr>
        <w:t xml:space="preserve">, </w:t>
      </w:r>
      <w:r>
        <w:rPr>
          <w:lang w:eastAsia="zh-CN"/>
        </w:rPr>
        <w:t>N</w:t>
      </w:r>
      <w:r w:rsidRPr="00FC22AE">
        <w:rPr>
          <w:lang w:eastAsia="zh-CN"/>
        </w:rPr>
        <w:t xml:space="preserve">ormal Doppler </w:t>
      </w:r>
      <w:proofErr w:type="gramStart"/>
      <w:r>
        <w:rPr>
          <w:lang w:eastAsia="zh-CN"/>
        </w:rPr>
        <w:t>Effect(</w:t>
      </w:r>
      <w:proofErr w:type="gramEnd"/>
      <w:r>
        <w:rPr>
          <w:lang w:eastAsia="zh-CN"/>
        </w:rPr>
        <w: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Pr>
          <w:rFonts w:hint="eastAsia"/>
          <w:lang w:eastAsia="zh-CN"/>
        </w:rPr>
        <w:t xml:space="preserve">  </w:t>
      </w:r>
      <w:r w:rsidRPr="00FC22AE">
        <w:rPr>
          <w:lang w:eastAsia="zh-CN"/>
        </w:rPr>
        <w:t xml:space="preserve">in the case </w:t>
      </w:r>
      <w:bookmarkStart w:id="59" w:name="OLE_LINK6"/>
      <w:bookmarkStart w:id="60" w:name="OLE_LINK7"/>
      <w:r w:rsidRPr="00FC22AE">
        <w:rPr>
          <w:lang w:eastAsia="zh-CN"/>
        </w:rPr>
        <w:t xml:space="preserve">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bookmarkEnd w:id="59"/>
      <w:bookmarkEnd w:id="60"/>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0D5B2F38" w14:textId="11D608ED" w:rsidR="00C37E0A" w:rsidRDefault="00C37E0A" w:rsidP="00C37E0A">
      <w:pPr>
        <w:pStyle w:val="IOPText"/>
        <w:rPr>
          <w:szCs w:val="20"/>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figure </w:t>
      </w:r>
      <w:r w:rsidRPr="00163814">
        <w:rPr>
          <w:lang w:val="en-US" w:eastAsia="zh-CN"/>
        </w:rPr>
        <w:fldChar w:fldCharType="begin"/>
      </w:r>
      <w:r w:rsidRPr="00163814">
        <w:rPr>
          <w:lang w:val="en-US" w:eastAsia="zh-CN"/>
        </w:rPr>
        <w:instrText xml:space="preserve"> </w:instrText>
      </w:r>
      <w:r w:rsidRPr="00163814">
        <w:rPr>
          <w:rFonts w:hint="eastAsia"/>
          <w:lang w:val="en-US" w:eastAsia="zh-CN"/>
        </w:rPr>
        <w:instrText>REF _Ref186679777 \h</w:instrText>
      </w:r>
      <w:r w:rsidRPr="00163814">
        <w:rPr>
          <w:lang w:val="en-US" w:eastAsia="zh-CN"/>
        </w:rPr>
        <w:instrText xml:space="preserve"> </w:instrText>
      </w:r>
      <w:r w:rsidRPr="00163814">
        <w:rPr>
          <w:rFonts w:hint="eastAsia"/>
          <w:lang w:val="en-US" w:eastAsia="zh-CN"/>
        </w:rPr>
        <w:instrText>\#"0"</w:instrText>
      </w:r>
      <w:r>
        <w:rPr>
          <w:lang w:val="en-US" w:eastAsia="zh-CN"/>
        </w:rPr>
        <w:instrText xml:space="preserve"> \* MERGEFORMAT </w:instrText>
      </w:r>
      <w:r w:rsidRPr="00163814">
        <w:rPr>
          <w:lang w:val="en-US" w:eastAsia="zh-CN"/>
        </w:rPr>
      </w:r>
      <w:r w:rsidRPr="00163814">
        <w:rPr>
          <w:lang w:val="en-US" w:eastAsia="zh-CN"/>
        </w:rPr>
        <w:fldChar w:fldCharType="separate"/>
      </w:r>
      <w:r w:rsidR="00C017E9">
        <w:rPr>
          <w:lang w:val="en-US" w:eastAsia="zh-CN"/>
        </w:rPr>
        <w:t>3</w:t>
      </w:r>
      <w:r w:rsidRPr="00163814">
        <w:rPr>
          <w:lang w:val="en-US" w:eastAsia="zh-CN"/>
        </w:rPr>
        <w:fldChar w:fldCharType="end"/>
      </w:r>
      <w:r w:rsidRPr="00163814">
        <w:rPr>
          <w:rFonts w:hint="eastAsia"/>
          <w:lang w:val="en-US" w:eastAsia="zh-CN"/>
        </w:rPr>
        <w:t>(a).</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Pr="003E560C">
        <w:rPr>
          <w:lang w:val="en-US" w:eastAsia="zh-CN"/>
        </w:rPr>
        <w:t xml:space="preserve">During the resonant period, the changes in perpendicular and parallel energies are calculated </w:t>
      </w:r>
      <w:r w:rsidRPr="003E560C">
        <w:rPr>
          <w:lang w:val="en-US" w:eastAsia="zh-CN"/>
        </w:rPr>
        <w:lastRenderedPageBreak/>
        <w:t>as</w:t>
      </w:r>
      <w:r>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Pr>
          <w:lang w:val="en-US" w:eastAsia="zh-CN"/>
        </w:rPr>
        <w:t xml:space="preserve">J </w:t>
      </w:r>
      <w:r w:rsidRPr="003E560C">
        <w:rPr>
          <w:lang w:val="en-US" w:eastAsia="zh-CN"/>
        </w:rPr>
        <w:t xml:space="preserve">respectively,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Pr>
          <w:lang w:val="en-US" w:eastAsia="zh-CN"/>
        </w:rPr>
        <w:t>c</w:t>
      </w:r>
      <w:r>
        <w:rPr>
          <w:rFonts w:hint="eastAsia"/>
          <w:lang w:val="en-US" w:eastAsia="zh-CN"/>
        </w:rPr>
        <w:t>)</w:t>
      </w:r>
      <w:r>
        <w:rPr>
          <w:lang w:val="en-US" w:eastAsia="zh-CN"/>
        </w:rPr>
        <w:t xml:space="preserv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Pr>
          <w:lang w:val="en-US" w:eastAsia="zh-CN"/>
        </w:rPr>
        <w:t xml:space="preserve">. </w:t>
      </w:r>
      <w:r w:rsidRPr="003E560C">
        <w:rPr>
          <w:lang w:val="en-US" w:eastAsia="zh-CN"/>
        </w:rPr>
        <w:t>The ratio of the energy changes is</w:t>
      </w:r>
      <w:r>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Pr>
          <w:rFonts w:hint="eastAsia"/>
          <w:lang w:val="en-US" w:eastAsia="zh-CN"/>
        </w:rPr>
        <w:t>.</w:t>
      </w:r>
      <w:r>
        <w:rPr>
          <w:lang w:val="en-US" w:eastAsia="zh-CN"/>
        </w:rPr>
        <w:t xml:space="preserve"> </w:t>
      </w:r>
      <w:r w:rsidRPr="003E560C">
        <w:rPr>
          <w:lang w:val="en-US" w:eastAsia="zh-CN"/>
        </w:rPr>
        <w:t>According to quantum theory, as derived in Appendix eq. (19)</w:t>
      </w:r>
      <w:r>
        <w:rPr>
          <w:lang w:val="en-US" w:eastAsia="zh-CN"/>
        </w:rPr>
        <w:t xml:space="preserve">, 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Pr>
          <w:szCs w:val="20"/>
        </w:rPr>
        <w:t>=</w:t>
      </w:r>
      <m:oMath>
        <m:r>
          <m:rPr>
            <m:sty m:val="p"/>
          </m:rPr>
          <w:rPr>
            <w:rFonts w:ascii="Cambria Math" w:hAnsi="Cambria Math"/>
            <w:szCs w:val="20"/>
          </w:rPr>
          <m:t>-0.3908</m:t>
        </m:r>
      </m:oMath>
      <w:r>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Pr>
          <w:szCs w:val="20"/>
        </w:rPr>
        <w:t>, and k = 10</w:t>
      </w:r>
      <w:r>
        <w:rPr>
          <w:szCs w:val="20"/>
          <w:vertAlign w:val="superscript"/>
        </w:rPr>
        <w:t>5</w:t>
      </w:r>
      <w:r>
        <w:rPr>
          <w:szCs w:val="20"/>
        </w:rPr>
        <w:t xml:space="preserve"> /m, v = 90 km/s. T</w:t>
      </w:r>
      <w:r w:rsidRPr="003E560C">
        <w:rPr>
          <w:szCs w:val="20"/>
        </w:rPr>
        <w:t xml:space="preserve">he quantum theory results </w:t>
      </w:r>
      <w:r>
        <w:t xml:space="preserve">are in good agreement with </w:t>
      </w:r>
      <w:r w:rsidRPr="003E560C">
        <w:rPr>
          <w:szCs w:val="20"/>
        </w:rPr>
        <w:t>the numerical calculations</w:t>
      </w:r>
      <w:r>
        <w:rPr>
          <w:szCs w:val="20"/>
        </w:rPr>
        <w:t xml:space="preserve"> and also indicate the accuracy of simulation</w:t>
      </w:r>
      <w:r w:rsidRPr="003E560C">
        <w:rPr>
          <w:szCs w:val="20"/>
        </w:rPr>
        <w:t>.</w:t>
      </w:r>
    </w:p>
    <w:p w14:paraId="7E2F2652" w14:textId="734BB11F" w:rsidR="00C37E0A" w:rsidRDefault="00C37E0A" w:rsidP="00C37E0A">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Pr>
          <w:lang w:val="en-US" w:eastAsia="zh-CN"/>
        </w:rPr>
        <w:t xml:space="preserve"> in appendix</w:t>
      </w:r>
      <w:r w:rsidRPr="00821D74">
        <w:rPr>
          <w:lang w:val="en-US" w:eastAsia="zh-CN"/>
        </w:rPr>
        <w:t>.</w:t>
      </w:r>
    </w:p>
    <w:p w14:paraId="71DE13B8" w14:textId="77777777" w:rsidR="00C37E0A" w:rsidRDefault="00C37E0A" w:rsidP="00C37E0A">
      <w:pPr>
        <w:pStyle w:val="IOPText"/>
      </w:pPr>
      <w:r w:rsidRPr="0025790B">
        <w:rPr>
          <w:lang w:val="en-US" w:eastAsia="zh-CN"/>
        </w:rPr>
        <w:t>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w:t>
      </w:r>
      <w:r w:rsidRPr="00750466">
        <w:rPr>
          <w:lang w:val="en-US" w:eastAsia="zh-CN"/>
        </w:rPr>
        <w:t xml:space="preserve"> </w:t>
      </w:r>
      <w:r w:rsidRPr="0025790B">
        <w:rPr>
          <w:lang w:val="en-US" w:eastAsia="zh-CN"/>
        </w:rPr>
        <w:t>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6FA76477" w14:textId="11FC520A" w:rsidR="00C37E0A" w:rsidRPr="0025790B" w:rsidRDefault="00C37E0A" w:rsidP="00C37E0A">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017E9">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w:t>
      </w:r>
      <w:r w:rsidRPr="00750466">
        <w:rPr>
          <w:lang w:val="en-US" w:eastAsia="zh-CN"/>
        </w:rPr>
        <w:t xml:space="preserve"> </w:t>
      </w:r>
      <w:r w:rsidRPr="0025790B">
        <w:rPr>
          <w:lang w:val="en-US" w:eastAsia="zh-CN"/>
        </w:rPr>
        <w:t>may be possible to trap the parallel velocity and prevent its further escalation.</w:t>
      </w:r>
    </w:p>
    <w:p w14:paraId="03C6155B" w14:textId="77777777" w:rsidR="00C37E0A" w:rsidRPr="00750466" w:rsidRDefault="00C37E0A" w:rsidP="00C37E0A">
      <w:pPr>
        <w:pStyle w:val="IOPText"/>
        <w:rPr>
          <w:lang w:val="en-US"/>
        </w:rPr>
      </w:pPr>
    </w:p>
    <w:p w14:paraId="612DFBBB" w14:textId="77777777" w:rsidR="00C37E0A" w:rsidRPr="00750466" w:rsidRDefault="00C37E0A" w:rsidP="00C37E0A">
      <w:pPr>
        <w:pStyle w:val="IOPText"/>
        <w:rPr>
          <w:lang w:eastAsia="zh-CN"/>
        </w:rPr>
      </w:pPr>
    </w:p>
    <w:p w14:paraId="3C1F0D33" w14:textId="77777777" w:rsidR="00C37E0A" w:rsidRPr="000E0F30" w:rsidRDefault="00C37E0A" w:rsidP="00C37E0A">
      <w:pPr>
        <w:pStyle w:val="IOPText"/>
        <w:rPr>
          <w:lang w:val="en-US" w:eastAsia="zh-CN"/>
        </w:rPr>
      </w:pPr>
    </w:p>
    <w:p w14:paraId="0E4A3652" w14:textId="77777777" w:rsidR="00C37E0A" w:rsidRDefault="00C37E0A" w:rsidP="00C37E0A">
      <w:pPr>
        <w:pStyle w:val="IOPText"/>
        <w:rPr>
          <w:lang w:val="en-US" w:eastAsia="zh-CN"/>
        </w:rPr>
      </w:pPr>
      <w:r w:rsidRPr="007E27BE">
        <w:rPr>
          <w:noProof/>
        </w:rPr>
        <w:drawing>
          <wp:inline distT="0" distB="0" distL="0" distR="0" wp14:anchorId="77EEDCFF" wp14:editId="21A128B0">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5012A4A1" w14:textId="77777777" w:rsidR="00C37E0A" w:rsidRDefault="00C37E0A" w:rsidP="00C37E0A">
      <w:pPr>
        <w:pStyle w:val="IOPText"/>
        <w:rPr>
          <w:lang w:val="en-US" w:eastAsia="zh-CN"/>
        </w:rPr>
      </w:pPr>
    </w:p>
    <w:p w14:paraId="7642A135" w14:textId="77777777" w:rsidR="00C37E0A" w:rsidRDefault="00C37E0A" w:rsidP="00C37E0A">
      <w:pPr>
        <w:pStyle w:val="IOPText"/>
        <w:rPr>
          <w:lang w:val="en-US" w:eastAsia="zh-CN"/>
        </w:rPr>
      </w:pPr>
    </w:p>
    <w:p w14:paraId="752F5D98" w14:textId="77777777" w:rsidR="00C37E0A" w:rsidRDefault="00C37E0A" w:rsidP="00C37E0A">
      <w:pPr>
        <w:pStyle w:val="IOPText"/>
        <w:rPr>
          <w:lang w:val="en-US" w:eastAsia="zh-CN"/>
        </w:rPr>
      </w:pPr>
    </w:p>
    <w:p w14:paraId="35268D6D" w14:textId="289A9204" w:rsidR="00C37E0A" w:rsidRPr="00466416" w:rsidRDefault="00C37E0A" w:rsidP="00C37E0A">
      <w:pPr>
        <w:pStyle w:val="Caption"/>
      </w:pPr>
      <w:bookmarkStart w:id="61" w:name="_Ref186710143"/>
      <w:r>
        <w:t xml:space="preserve">Figure </w:t>
      </w:r>
      <w:r>
        <w:fldChar w:fldCharType="begin"/>
      </w:r>
      <w:r>
        <w:instrText xml:space="preserve"> SEQ Figure \* ARABIC </w:instrText>
      </w:r>
      <w:r>
        <w:fldChar w:fldCharType="separate"/>
      </w:r>
      <w:r w:rsidR="00C017E9">
        <w:rPr>
          <w:noProof/>
        </w:rPr>
        <w:t>4</w:t>
      </w:r>
      <w:r>
        <w:rPr>
          <w:noProof/>
        </w:rPr>
        <w:fldChar w:fldCharType="end"/>
      </w:r>
      <w:bookmarkEnd w:id="61"/>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230C5628" w14:textId="77777777" w:rsidR="00C37E0A" w:rsidRPr="00821D74" w:rsidRDefault="00C37E0A" w:rsidP="00C37E0A">
      <w:pPr>
        <w:pStyle w:val="IOPText"/>
        <w:rPr>
          <w:lang w:val="en-US" w:eastAsia="zh-CN"/>
        </w:rPr>
      </w:pPr>
    </w:p>
    <w:p w14:paraId="2B5201EB" w14:textId="77777777" w:rsidR="00C37E0A" w:rsidRDefault="00C37E0A" w:rsidP="00C37E0A">
      <w:pPr>
        <w:pStyle w:val="IOPH1"/>
        <w:rPr>
          <w:lang w:val="en-US" w:eastAsia="zh-CN"/>
        </w:rPr>
      </w:pPr>
      <w:r w:rsidRPr="00CE12A8">
        <w:rPr>
          <w:lang w:val="en-US" w:eastAsia="zh-CN"/>
        </w:rPr>
        <w:t>III. Critical Trapping Threshold of Anomalous Doppler Effect</w:t>
      </w:r>
    </w:p>
    <w:p w14:paraId="04204F7E" w14:textId="77777777" w:rsidR="00C37E0A" w:rsidRPr="00CE12A8" w:rsidRDefault="00C37E0A" w:rsidP="00C37E0A">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66965450" w14:textId="3D94C06B" w:rsidR="00C37E0A" w:rsidRDefault="00C37E0A" w:rsidP="00C37E0A">
      <w:pPr>
        <w:pStyle w:val="IOPText"/>
        <w:rPr>
          <w:lang w:val="en-US" w:eastAsia="zh-CN"/>
        </w:rPr>
      </w:pPr>
      <w:r w:rsidRPr="00CE12A8">
        <w:rPr>
          <w:lang w:val="en-US" w:eastAsia="zh-CN"/>
        </w:rPr>
        <w:lastRenderedPageBreak/>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r w:rsidRPr="00163814">
        <w:rPr>
          <w:lang w:val="en-US" w:eastAsia="zh-CN"/>
        </w:rPr>
        <w:t xml:space="preserv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Pr="00163814">
        <w:rPr>
          <w:rFonts w:hint="eastAsia"/>
          <w:lang w:val="en-US" w:eastAsia="zh-CN"/>
        </w:rPr>
        <w:t xml:space="preserve"> refers to the </w:t>
      </w:r>
      <w:r w:rsidRPr="00163814">
        <w:rPr>
          <w:lang w:val="en-US" w:eastAsia="zh-CN"/>
        </w:rPr>
        <w:t>electr</w:t>
      </w:r>
      <w:r>
        <w:rPr>
          <w:lang w:val="en-US" w:eastAsia="zh-CN"/>
        </w:rPr>
        <w:t>on</w:t>
      </w:r>
      <w:r>
        <w:rPr>
          <w:rFonts w:hint="eastAsia"/>
          <w:lang w:val="en-US" w:eastAsia="zh-CN"/>
        </w:rPr>
        <w:t xml:space="preserve"> </w:t>
      </w:r>
      <w:r>
        <w:rPr>
          <w:lang w:val="en-US" w:eastAsia="zh-CN"/>
        </w:rPr>
        <w:t>cyclotron</w:t>
      </w:r>
      <w:r>
        <w:rPr>
          <w:rFonts w:hint="eastAsia"/>
          <w:lang w:val="en-US" w:eastAsia="zh-CN"/>
        </w:rPr>
        <w:t xml:space="preserve"> frequency in rest </w:t>
      </w:r>
      <w:r>
        <w:rPr>
          <w:lang w:val="en-US" w:eastAsia="zh-CN"/>
        </w:rPr>
        <w:t xml:space="preserve">frame </w:t>
      </w:r>
      <w:r w:rsidRPr="00CE12A8">
        <w:rPr>
          <w:lang w:val="en-US" w:eastAsia="zh-CN"/>
        </w:rPr>
        <w:t xml:space="preserve">and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C017E9">
        <w:rPr>
          <w:lang w:val="en-US" w:eastAsia="zh-CN"/>
        </w:rPr>
        <w:t>4</w:t>
      </w:r>
      <w:r>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Pr>
          <w:lang w:val="en-US" w:eastAsia="zh-CN"/>
        </w:rPr>
        <w:t xml:space="preserve"> as shown in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C017E9">
        <w:rPr>
          <w:lang w:val="en-US" w:eastAsia="zh-CN"/>
        </w:rPr>
        <w:t>4</w:t>
      </w:r>
      <w:r>
        <w:rPr>
          <w:lang w:val="en-US" w:eastAsia="zh-CN"/>
        </w:rPr>
        <w:fldChar w:fldCharType="end"/>
      </w:r>
      <w:r>
        <w:rPr>
          <w:lang w:val="en-US" w:eastAsia="zh-CN"/>
        </w:rPr>
        <w:t>(b) and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C017E9">
        <w:rPr>
          <w:lang w:val="en-US" w:eastAsia="zh-CN"/>
        </w:rPr>
        <w:t>4</w:t>
      </w:r>
      <w:r>
        <w:rPr>
          <w:lang w:val="en-US" w:eastAsia="zh-CN"/>
        </w:rPr>
        <w:fldChar w:fldCharType="end"/>
      </w:r>
      <w:r>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C017E9">
        <w:rPr>
          <w:lang w:val="en-US" w:eastAsia="zh-CN"/>
        </w:rPr>
        <w:t>4</w:t>
      </w:r>
      <w:r>
        <w:rPr>
          <w:lang w:val="en-US" w:eastAsia="zh-CN"/>
        </w:rPr>
        <w:fldChar w:fldCharType="end"/>
      </w:r>
      <w:r>
        <w:rPr>
          <w:lang w:val="en-US" w:eastAsia="zh-CN"/>
        </w:rPr>
        <w:t>(a))</w:t>
      </w:r>
      <w:r w:rsidRPr="00CE12A8">
        <w:rPr>
          <w:lang w:val="en-US" w:eastAsia="zh-CN"/>
        </w:rPr>
        <w:t>. The electron’s orbit and momentum of the trapped electron are illustrated in</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_Ref186709568 \h\#"0" </w:instrText>
      </w:r>
      <w:r>
        <w:rPr>
          <w:lang w:val="en-US" w:eastAsia="zh-CN"/>
        </w:rPr>
      </w:r>
      <w:r>
        <w:rPr>
          <w:lang w:val="en-US" w:eastAsia="zh-CN"/>
        </w:rPr>
        <w:fldChar w:fldCharType="separate"/>
      </w:r>
      <w:r w:rsidR="00C017E9">
        <w:rPr>
          <w:lang w:val="en-US" w:eastAsia="zh-CN"/>
        </w:rPr>
        <w:t>5</w:t>
      </w:r>
      <w:r>
        <w:rPr>
          <w:lang w:val="en-US" w:eastAsia="zh-CN"/>
        </w:rPr>
        <w:fldChar w:fldCharType="end"/>
      </w:r>
      <w:r w:rsidRPr="00CE12A8">
        <w:rPr>
          <w:lang w:val="en-US" w:eastAsia="zh-CN"/>
        </w:rPr>
        <w:t>.</w:t>
      </w:r>
    </w:p>
    <w:p w14:paraId="302D5C1A" w14:textId="6CC2E4FB" w:rsidR="00C37E0A" w:rsidRDefault="00C37E0A" w:rsidP="00C37E0A">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Pr>
          <w:noProof/>
        </w:rPr>
        <w:t xml:space="preserve">figure </w:t>
      </w:r>
      <w:r>
        <w:rPr>
          <w:noProof/>
        </w:rPr>
        <w:fldChar w:fldCharType="begin"/>
      </w:r>
      <w:r>
        <w:rPr>
          <w:noProof/>
        </w:rPr>
        <w:instrText xml:space="preserve"> REF _Ref186710457 \h\#"0" </w:instrText>
      </w:r>
      <w:r>
        <w:rPr>
          <w:noProof/>
        </w:rPr>
      </w:r>
      <w:r>
        <w:rPr>
          <w:noProof/>
        </w:rPr>
        <w:fldChar w:fldCharType="separate"/>
      </w:r>
      <w:r w:rsidR="00C017E9">
        <w:rPr>
          <w:noProof/>
        </w:rPr>
        <w:t>6</w:t>
      </w:r>
      <w:r>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57331F85" w14:textId="77777777" w:rsidR="00C37E0A" w:rsidRPr="00922C2A" w:rsidRDefault="00C37E0A" w:rsidP="00C37E0A">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5F4D157E" w14:textId="77777777" w:rsidR="00C37E0A" w:rsidRPr="00CE12A8" w:rsidRDefault="00C37E0A" w:rsidP="00C37E0A">
      <w:pPr>
        <w:rPr>
          <w:lang w:val="en-US"/>
        </w:rPr>
      </w:pPr>
    </w:p>
    <w:p w14:paraId="2B3E7D5C" w14:textId="77777777" w:rsidR="00C37E0A" w:rsidRDefault="00C37E0A" w:rsidP="00C37E0A">
      <w:pPr>
        <w:pStyle w:val="Caption"/>
      </w:pPr>
      <w:r>
        <w:rPr>
          <w:noProof/>
        </w:rPr>
        <w:drawing>
          <wp:inline distT="0" distB="0" distL="0" distR="0" wp14:anchorId="3EA299C4" wp14:editId="7EF1C605">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175BEC32" w14:textId="24EF27E9" w:rsidR="00C37E0A" w:rsidRDefault="00C37E0A" w:rsidP="00C37E0A">
      <w:pPr>
        <w:pStyle w:val="Caption"/>
      </w:pPr>
      <w:bookmarkStart w:id="62" w:name="_Ref186709568"/>
      <w:r>
        <w:t xml:space="preserve">Figure </w:t>
      </w:r>
      <w:r>
        <w:fldChar w:fldCharType="begin"/>
      </w:r>
      <w:r>
        <w:instrText xml:space="preserve"> SEQ Figure \* ARABIC </w:instrText>
      </w:r>
      <w:r>
        <w:fldChar w:fldCharType="separate"/>
      </w:r>
      <w:r w:rsidR="00C017E9">
        <w:rPr>
          <w:noProof/>
        </w:rPr>
        <w:t>5</w:t>
      </w:r>
      <w:r>
        <w:rPr>
          <w:noProof/>
        </w:rPr>
        <w:fldChar w:fldCharType="end"/>
      </w:r>
      <w:bookmarkEnd w:id="62"/>
      <w:r>
        <w:t>.</w:t>
      </w:r>
      <w:r w:rsidRPr="00CE12A8">
        <w:t xml:space="preserve"> </w:t>
      </w:r>
      <w:r w:rsidRPr="00922C2A">
        <w:t>The electron’s orbit and momentum with trapped parallel energy</w:t>
      </w:r>
    </w:p>
    <w:p w14:paraId="3C80EF5D" w14:textId="77777777" w:rsidR="00C37E0A" w:rsidRDefault="00C37E0A" w:rsidP="00C37E0A">
      <w:pPr>
        <w:keepNext/>
        <w:jc w:val="center"/>
      </w:pPr>
      <w:r>
        <w:rPr>
          <w:noProof/>
        </w:rPr>
        <w:drawing>
          <wp:inline distT="0" distB="0" distL="0" distR="0" wp14:anchorId="1C46BB82" wp14:editId="60943048">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396B9B47" w14:textId="7BA81930" w:rsidR="00C37E0A" w:rsidRPr="00CE12A8" w:rsidRDefault="00C37E0A" w:rsidP="00C37E0A">
      <w:pPr>
        <w:pStyle w:val="Caption"/>
      </w:pPr>
      <w:bookmarkStart w:id="63" w:name="_Ref186710457"/>
      <w:r>
        <w:t xml:space="preserve">Figure </w:t>
      </w:r>
      <w:r>
        <w:fldChar w:fldCharType="begin"/>
      </w:r>
      <w:r>
        <w:instrText xml:space="preserve"> SEQ Figure \* ARABIC </w:instrText>
      </w:r>
      <w:r>
        <w:fldChar w:fldCharType="separate"/>
      </w:r>
      <w:r w:rsidR="00C017E9">
        <w:rPr>
          <w:noProof/>
        </w:rPr>
        <w:t>6</w:t>
      </w:r>
      <w:r>
        <w:rPr>
          <w:noProof/>
        </w:rPr>
        <w:fldChar w:fldCharType="end"/>
      </w:r>
      <w:bookmarkEnd w:id="63"/>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7030BA1F" w14:textId="0BD768FF" w:rsidR="00C37E0A" w:rsidRPr="00950567" w:rsidRDefault="00C37E0A" w:rsidP="00C37E0A">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64" w:name="OLE_LINK10"/>
      <w:bookmarkStart w:id="65" w:name="OLE_LINK11"/>
      <w:r w:rsidRPr="00950567">
        <w:rPr>
          <w:noProof/>
        </w:rPr>
        <w:t xml:space="preserve">typical tokamak startup conditions </w:t>
      </w:r>
      <w:bookmarkEnd w:id="64"/>
      <w:bookmarkEnd w:id="65"/>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hyperlink w:anchor="_ENREF_9" w:tooltip="Liu, 2018 #2256" w:history="1">
        <w:r>
          <w:rPr>
            <w:noProof/>
          </w:rPr>
          <w:t>9</w:t>
        </w:r>
      </w:hyperlink>
      <w:r>
        <w:rPr>
          <w:noProof/>
        </w:rPr>
        <w:t>]</w:t>
      </w:r>
      <w:r>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66" w:name="OLE_LINK12"/>
      <w:bookmarkStart w:id="67" w:name="OLE_LINK13"/>
      <m:oMath>
        <m:r>
          <w:rPr>
            <w:rFonts w:ascii="Cambria Math" w:hAnsi="Cambria Math"/>
            <w:noProof/>
          </w:rPr>
          <m:t>f</m:t>
        </m:r>
        <m:r>
          <m:rPr>
            <m:sty m:val="p"/>
          </m:rPr>
          <w:rPr>
            <w:rFonts w:ascii="Cambria Math" w:hAnsi="Cambria Math"/>
            <w:noProof/>
          </w:rPr>
          <m:t>=56 GHz</m:t>
        </m:r>
      </m:oMath>
      <w:bookmarkEnd w:id="66"/>
      <w:bookmarkEnd w:id="67"/>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18613478" w14:textId="59380776" w:rsidR="00C37E0A" w:rsidRDefault="00C37E0A" w:rsidP="00C37E0A">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Pr>
          <w:noProof/>
        </w:rPr>
        <w:t xml:space="preserve"> figure </w:t>
      </w:r>
      <w:r>
        <w:rPr>
          <w:noProof/>
        </w:rPr>
        <w:fldChar w:fldCharType="begin"/>
      </w:r>
      <w:r>
        <w:rPr>
          <w:noProof/>
        </w:rPr>
        <w:instrText xml:space="preserve"> REF _Ref186710731 \h\#"0" </w:instrText>
      </w:r>
      <w:r>
        <w:rPr>
          <w:noProof/>
        </w:rPr>
      </w:r>
      <w:r>
        <w:rPr>
          <w:noProof/>
        </w:rPr>
        <w:fldChar w:fldCharType="separate"/>
      </w:r>
      <w:r w:rsidR="00C017E9">
        <w:rPr>
          <w:noProof/>
        </w:rPr>
        <w:t>7</w:t>
      </w:r>
      <w:r>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6426A726" w14:textId="77777777" w:rsidR="00C37E0A" w:rsidRDefault="00C37E0A" w:rsidP="00C37E0A">
      <w:pPr>
        <w:pStyle w:val="IOPText"/>
        <w:keepNext/>
        <w:jc w:val="center"/>
      </w:pPr>
      <w:r w:rsidRPr="00950567">
        <w:rPr>
          <w:noProof/>
          <w:szCs w:val="20"/>
        </w:rPr>
        <w:lastRenderedPageBreak/>
        <w:drawing>
          <wp:inline distT="0" distB="0" distL="0" distR="0" wp14:anchorId="300D33FE" wp14:editId="05905817">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8"/>
                    <a:stretch>
                      <a:fillRect/>
                    </a:stretch>
                  </pic:blipFill>
                  <pic:spPr>
                    <a:xfrm>
                      <a:off x="0" y="0"/>
                      <a:ext cx="3098749" cy="1351137"/>
                    </a:xfrm>
                    <a:prstGeom prst="rect">
                      <a:avLst/>
                    </a:prstGeom>
                  </pic:spPr>
                </pic:pic>
              </a:graphicData>
            </a:graphic>
          </wp:inline>
        </w:drawing>
      </w:r>
    </w:p>
    <w:p w14:paraId="39E7488D" w14:textId="3CA4CC79" w:rsidR="00C37E0A" w:rsidRPr="00482C83" w:rsidRDefault="00C37E0A" w:rsidP="00C37E0A">
      <w:pPr>
        <w:pStyle w:val="Caption"/>
      </w:pPr>
      <w:bookmarkStart w:id="68" w:name="_Ref186710731"/>
      <w:r>
        <w:t xml:space="preserve">Figure </w:t>
      </w:r>
      <w:r>
        <w:fldChar w:fldCharType="begin"/>
      </w:r>
      <w:r>
        <w:instrText xml:space="preserve"> SEQ Figure \* ARABIC </w:instrText>
      </w:r>
      <w:r>
        <w:fldChar w:fldCharType="separate"/>
      </w:r>
      <w:r w:rsidR="00C017E9">
        <w:rPr>
          <w:noProof/>
        </w:rPr>
        <w:t>7</w:t>
      </w:r>
      <w:r>
        <w:rPr>
          <w:noProof/>
        </w:rPr>
        <w:fldChar w:fldCharType="end"/>
      </w:r>
      <w:bookmarkEnd w:id="68"/>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78D72AB4" w14:textId="77777777" w:rsidR="00C37E0A" w:rsidRPr="00941AF4" w:rsidRDefault="00C37E0A" w:rsidP="00C37E0A">
      <w:pPr>
        <w:pStyle w:val="IOPH1"/>
      </w:pPr>
      <w:bookmarkStart w:id="69" w:name="OLE_LINK21"/>
      <w:bookmarkStart w:id="70"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69"/>
    <w:bookmarkEnd w:id="70"/>
    <w:p w14:paraId="718E214A" w14:textId="55831547" w:rsidR="00C37E0A" w:rsidRPr="00941AF4" w:rsidRDefault="00C37E0A" w:rsidP="00C37E0A">
      <w:pPr>
        <w:pStyle w:val="IOPText"/>
        <w:rPr>
          <w:noProof/>
        </w:rPr>
      </w:pPr>
      <w:r w:rsidRPr="00941AF4">
        <w:rPr>
          <w:noProof/>
        </w:rPr>
        <w:t xml:space="preserve">Runaway electrons pose a severe risk to tokamak devices, as their high-energy impacts can cause substantial damage to plasma-facing components (PFCs) </w:t>
      </w:r>
      <w:r w:rsidRPr="00DF3CF5">
        <w:rPr>
          <w:noProof/>
        </w:rPr>
        <w:fldChar w:fldCharType="begin"/>
      </w:r>
      <w:r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Pr="00DF3CF5">
        <w:rPr>
          <w:noProof/>
        </w:rPr>
        <w:fldChar w:fldCharType="separate"/>
      </w:r>
      <w:r w:rsidRPr="00DF3CF5">
        <w:rPr>
          <w:noProof/>
        </w:rPr>
        <w:t>[</w:t>
      </w:r>
      <w:hyperlink w:anchor="_ENREF_31" w:tooltip="Yoshino, 1997 #2270" w:history="1">
        <w:r w:rsidRPr="00DF3CF5">
          <w:rPr>
            <w:noProof/>
          </w:rPr>
          <w:t>31</w:t>
        </w:r>
      </w:hyperlink>
      <w:r w:rsidRPr="00DF3CF5">
        <w:rPr>
          <w:noProof/>
        </w:rPr>
        <w:t>]</w:t>
      </w:r>
      <w:r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74A01548" w14:textId="77777777" w:rsidR="00C37E0A" w:rsidRPr="00941AF4" w:rsidRDefault="00C37E0A" w:rsidP="00C37E0A">
      <w:pPr>
        <w:pStyle w:val="IOPText"/>
        <w:numPr>
          <w:ilvl w:val="0"/>
          <w:numId w:val="12"/>
        </w:numPr>
        <w:rPr>
          <w:noProof/>
        </w:rPr>
      </w:pPr>
      <w:r w:rsidRPr="00941AF4">
        <w:rPr>
          <w:noProof/>
        </w:rPr>
        <w:t>The presence of a left-hand polarized wave component aligned with the electron motion in the magnetic field direction.</w:t>
      </w:r>
    </w:p>
    <w:p w14:paraId="3C5D5FAC" w14:textId="77777777" w:rsidR="00C37E0A" w:rsidRPr="00941AF4" w:rsidRDefault="00C37E0A" w:rsidP="00C37E0A">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652C0E57" w14:textId="77777777" w:rsidR="00C37E0A" w:rsidRPr="00941AF4" w:rsidRDefault="00C37E0A" w:rsidP="00C37E0A">
      <w:pPr>
        <w:pStyle w:val="IOPText"/>
        <w:numPr>
          <w:ilvl w:val="0"/>
          <w:numId w:val="12"/>
        </w:numPr>
        <w:rPr>
          <w:noProof/>
        </w:rPr>
      </w:pPr>
      <w:r w:rsidRPr="00941AF4">
        <w:rPr>
          <w:noProof/>
        </w:rPr>
        <w:t>The wave must carry sufficient energy to counterbalance the accelerating velocity of the electrons.</w:t>
      </w:r>
    </w:p>
    <w:p w14:paraId="662F1D09" w14:textId="5FAC1BC3" w:rsidR="00C37E0A" w:rsidDel="00C017E9" w:rsidRDefault="00C37E0A" w:rsidP="00C37E0A">
      <w:pPr>
        <w:pStyle w:val="IOPText"/>
        <w:rPr>
          <w:del w:id="71" w:author="mmwave" w:date="2025-04-02T01:32:00Z"/>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ins w:id="72" w:author="mmwave" w:date="2025-04-02T01:29:00Z">
        <w:r w:rsidR="00C017E9" w:rsidRPr="00C017E9">
          <w:rPr>
            <w:noProof/>
          </w:rPr>
          <w:t>Here, the cold plasma dispersion relation will be used for analysis. In general, the primary focus is on wave instability and electron velocity evolution under wave-particle interaction, which is analyzed based on kinetic theory</w:t>
        </w:r>
      </w:ins>
      <w:ins w:id="73" w:author="mmwave" w:date="2025-04-02T01:30:00Z">
        <w:r w:rsidR="00C017E9">
          <w:rPr>
            <w:noProof/>
          </w:rPr>
          <w:t>[]</w:t>
        </w:r>
      </w:ins>
      <w:ins w:id="74" w:author="mmwave" w:date="2025-04-02T01:29:00Z">
        <w:r w:rsidR="00C017E9" w:rsidRPr="00C017E9">
          <w:rPr>
            <w:noProof/>
          </w:rPr>
          <w:t xml:space="preserve"> or PIC simulations</w:t>
        </w:r>
      </w:ins>
      <w:ins w:id="75" w:author="mmwave" w:date="2025-04-02T01:30:00Z">
        <w:r w:rsidR="00C017E9">
          <w:rPr>
            <w:noProof/>
          </w:rPr>
          <w:t xml:space="preserve"> []</w:t>
        </w:r>
      </w:ins>
      <w:ins w:id="76" w:author="mmwave" w:date="2025-04-02T01:29:00Z">
        <w:r w:rsidR="00C017E9" w:rsidRPr="00C017E9">
          <w:rPr>
            <w:noProof/>
          </w:rPr>
          <w:t xml:space="preserve">. </w:t>
        </w:r>
      </w:ins>
      <w:ins w:id="77" w:author="mmwave" w:date="2025-04-02T01:11:00Z">
        <w:r w:rsidR="003B3B06">
          <w:rPr>
            <w:noProof/>
          </w:rPr>
          <w:t>(</w:t>
        </w:r>
      </w:ins>
      <w:r>
        <w:rPr>
          <w:noProof/>
        </w:rPr>
        <w:t xml:space="preserve">The </w:t>
      </w:r>
      <w:r w:rsidRPr="00C408F8">
        <w:rPr>
          <w:noProof/>
        </w:rPr>
        <w:t xml:space="preserve">cold magnetized plasmas </w:t>
      </w:r>
      <w:r>
        <w:rPr>
          <w:noProof/>
        </w:rPr>
        <w:t>dispersion</w:t>
      </w:r>
      <w:r w:rsidRPr="00C408F8">
        <w:rPr>
          <w:noProof/>
        </w:rPr>
        <w:t xml:space="preserve"> is valid when the phase velocity significantly exceeds the thermal velocity of electrons</w:t>
      </w:r>
      <w:ins w:id="78" w:author="mmwave" w:date="2025-04-02T01:11:00Z">
        <w:r w:rsidR="003B3B06">
          <w:rPr>
            <w:noProof/>
          </w:rPr>
          <w:t>)</w:t>
        </w:r>
      </w:ins>
      <w:r w:rsidRPr="00C408F8">
        <w:rPr>
          <w:noProof/>
        </w:rPr>
        <w:t xml:space="preserve">. The dispersion relation for a cold plasma in a magnetized medium </w:t>
      </w:r>
      <w:proofErr w:type="gramStart"/>
      <w:ins w:id="79" w:author="mmwave" w:date="2025-04-02T01:32:00Z">
        <w:r w:rsidR="00C017E9">
          <w:t>come</w:t>
        </w:r>
      </w:ins>
      <w:ins w:id="80" w:author="mmwave" w:date="2025-04-02T01:33:00Z">
        <w:r w:rsidR="00C017E9">
          <w:t>s</w:t>
        </w:r>
      </w:ins>
      <w:ins w:id="81" w:author="mmwave" w:date="2025-04-02T01:32:00Z">
        <w:r w:rsidR="00C017E9">
          <w:t xml:space="preserve">  from</w:t>
        </w:r>
        <w:proofErr w:type="gramEnd"/>
        <w:r w:rsidR="00C017E9">
          <w:t xml:space="preserve"> JA's textbook.</w:t>
        </w:r>
        <w:r w:rsidR="00C017E9" w:rsidRPr="00C408F8" w:rsidDel="005317EB">
          <w:rPr>
            <w:noProof/>
          </w:rPr>
          <w:t xml:space="preserve"> </w:t>
        </w:r>
      </w:ins>
      <w:del w:id="82" w:author="mmwave" w:date="2025-04-02T00:48:00Z">
        <w:r w:rsidRPr="00C408F8" w:rsidDel="005317EB">
          <w:rPr>
            <w:noProof/>
          </w:rPr>
          <w:delText>is express</w:delText>
        </w:r>
      </w:del>
      <w:del w:id="83" w:author="mmwave" w:date="2025-04-02T00:47:00Z">
        <w:r w:rsidRPr="00C408F8" w:rsidDel="005317EB">
          <w:rPr>
            <w:noProof/>
          </w:rPr>
          <w:delText>ed as</w:delText>
        </w:r>
        <w:r w:rsidDel="005317EB">
          <w:rPr>
            <w:noProof/>
          </w:rPr>
          <w:delText xml:space="preserve"> eq.</w:delText>
        </w:r>
        <w:r w:rsidRPr="00C5426A" w:rsidDel="005317EB">
          <w:rPr>
            <w:noProof/>
            <w:sz w:val="24"/>
          </w:rPr>
          <w:fldChar w:fldCharType="begin"/>
        </w:r>
        <w:r w:rsidRPr="00C5426A" w:rsidDel="005317EB">
          <w:rPr>
            <w:noProof/>
            <w:sz w:val="24"/>
          </w:rPr>
          <w:delInstrText xml:space="preserve"> REF Dispersion \h  \* MERGEFORMAT </w:delInstrText>
        </w:r>
        <w:r w:rsidRPr="00C5426A" w:rsidDel="005317EB">
          <w:rPr>
            <w:noProof/>
            <w:sz w:val="24"/>
          </w:rPr>
        </w:r>
        <w:r w:rsidRPr="00C5426A" w:rsidDel="005317EB">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Pr="00C5426A" w:rsidDel="005317EB">
          <w:rPr>
            <w:noProof/>
            <w:sz w:val="24"/>
          </w:rPr>
          <w:fldChar w:fldCharType="end"/>
        </w:r>
        <w:r w:rsidDel="005317EB">
          <w:rPr>
            <w:noProof/>
          </w:rPr>
          <w:delText>.</w:delText>
        </w:r>
      </w:del>
    </w:p>
    <w:p w14:paraId="3879BEA8" w14:textId="6E8CA85F" w:rsidR="00C37E0A" w:rsidRDefault="007E3A44" w:rsidP="00C37E0A">
      <w:pPr>
        <w:pStyle w:val="IOPText"/>
        <w:rPr>
          <w:noProof/>
          <w:sz w:val="16"/>
        </w:rPr>
      </w:pPr>
      <m:oMathPara>
        <m:oMath>
          <m:eqArr>
            <m:eqArrPr>
              <m:maxDist m:val="1"/>
              <m:ctrlPr>
                <w:del w:id="84" w:author="mmwave" w:date="2025-04-02T00:45:00Z">
                  <w:rPr>
                    <w:rFonts w:ascii="Cambria Math" w:hAnsi="Cambria Math"/>
                    <w:i/>
                    <w:sz w:val="16"/>
                  </w:rPr>
                </w:del>
              </m:ctrlPr>
            </m:eqArrPr>
            <m:e>
              <m:m>
                <m:mPr>
                  <m:plcHide m:val="1"/>
                  <m:mcs>
                    <m:mc>
                      <m:mcPr>
                        <m:count m:val="2"/>
                        <m:mcJc m:val="left"/>
                      </m:mcPr>
                    </m:mc>
                  </m:mcs>
                  <m:ctrlPr>
                    <w:del w:id="85" w:author="mmwave" w:date="2025-04-02T00:45:00Z">
                      <w:rPr>
                        <w:rFonts w:ascii="Cambria Math" w:hAnsi="Cambria Math"/>
                        <w:sz w:val="16"/>
                      </w:rPr>
                    </w:del>
                  </m:ctrlPr>
                </m:mPr>
                <m:mr>
                  <m:e/>
                  <m:e>
                    <m:sSup>
                      <m:sSupPr>
                        <m:ctrlPr>
                          <w:del w:id="86" w:author="mmwave" w:date="2025-04-02T00:45:00Z">
                            <w:rPr>
                              <w:rFonts w:ascii="Cambria Math" w:hAnsi="Cambria Math"/>
                              <w:sz w:val="16"/>
                            </w:rPr>
                          </w:del>
                        </m:ctrlPr>
                      </m:sSupPr>
                      <m:e>
                        <m:r>
                          <w:del w:id="87" w:author="mmwave" w:date="2025-04-02T00:45:00Z">
                            <w:rPr>
                              <w:rFonts w:ascii="Cambria Math" w:hAnsi="Cambria Math" w:cs="Cambria Math"/>
                              <w:noProof/>
                              <w:sz w:val="16"/>
                            </w:rPr>
                            <m:t>ω</m:t>
                          </w:del>
                        </m:r>
                      </m:e>
                      <m:sup>
                        <m:r>
                          <w:del w:id="88" w:author="mmwave" w:date="2025-04-02T00:45:00Z">
                            <m:rPr>
                              <m:sty m:val="p"/>
                            </m:rPr>
                            <w:rPr>
                              <w:rFonts w:ascii="Cambria Math" w:hAnsi="Cambria Math"/>
                              <w:noProof/>
                              <w:sz w:val="16"/>
                            </w:rPr>
                            <m:t>10</m:t>
                          </w:del>
                        </m:r>
                      </m:sup>
                    </m:sSup>
                    <m:r>
                      <w:del w:id="89" w:author="mmwave" w:date="2025-04-02T00:45:00Z">
                        <w:rPr>
                          <w:rFonts w:ascii="Cambria Math" w:hAnsi="Cambria Math"/>
                          <w:noProof/>
                          <w:sz w:val="16"/>
                        </w:rPr>
                        <m:t>-</m:t>
                      </w:del>
                    </m:r>
                    <m:sSup>
                      <m:sSupPr>
                        <m:ctrlPr>
                          <w:del w:id="90" w:author="mmwave" w:date="2025-04-02T00:45:00Z">
                            <w:rPr>
                              <w:rFonts w:ascii="Cambria Math" w:hAnsi="Cambria Math"/>
                              <w:sz w:val="16"/>
                            </w:rPr>
                          </w:del>
                        </m:ctrlPr>
                      </m:sSupPr>
                      <m:e>
                        <m:r>
                          <w:del w:id="91" w:author="mmwave" w:date="2025-04-02T00:45:00Z">
                            <w:rPr>
                              <w:rFonts w:ascii="Cambria Math" w:hAnsi="Cambria Math" w:cs="Cambria Math"/>
                              <w:noProof/>
                              <w:sz w:val="16"/>
                            </w:rPr>
                            <m:t>ω</m:t>
                          </w:del>
                        </m:r>
                      </m:e>
                      <m:sup>
                        <m:r>
                          <w:del w:id="92" w:author="mmwave" w:date="2025-04-02T00:45:00Z">
                            <m:rPr>
                              <m:sty m:val="p"/>
                            </m:rPr>
                            <w:rPr>
                              <w:rFonts w:ascii="Cambria Math" w:hAnsi="Cambria Math"/>
                              <w:noProof/>
                              <w:sz w:val="16"/>
                            </w:rPr>
                            <m:t>8</m:t>
                          </w:del>
                        </m:r>
                      </m:sup>
                    </m:sSup>
                    <m:d>
                      <m:dPr>
                        <m:ctrlPr>
                          <w:del w:id="93" w:author="mmwave" w:date="2025-04-02T00:45:00Z">
                            <w:rPr>
                              <w:rFonts w:ascii="Cambria Math" w:hAnsi="Cambria Math"/>
                              <w:sz w:val="16"/>
                            </w:rPr>
                          </w:del>
                        </m:ctrlPr>
                      </m:dPr>
                      <m:e>
                        <m:r>
                          <w:del w:id="94" w:author="mmwave" w:date="2025-04-02T00:45:00Z">
                            <m:rPr>
                              <m:sty m:val="p"/>
                            </m:rPr>
                            <w:rPr>
                              <w:rFonts w:ascii="Cambria Math" w:hAnsi="Cambria Math"/>
                              <w:noProof/>
                              <w:sz w:val="16"/>
                            </w:rPr>
                            <m:t>2</m:t>
                          </w:del>
                        </m:r>
                        <m:sSup>
                          <m:sSupPr>
                            <m:ctrlPr>
                              <w:del w:id="95" w:author="mmwave" w:date="2025-04-02T00:45:00Z">
                                <w:rPr>
                                  <w:rFonts w:ascii="Cambria Math" w:hAnsi="Cambria Math"/>
                                  <w:sz w:val="16"/>
                                </w:rPr>
                              </w:del>
                            </m:ctrlPr>
                          </m:sSupPr>
                          <m:e>
                            <m:r>
                              <w:del w:id="96" w:author="mmwave" w:date="2025-04-02T00:45:00Z">
                                <w:rPr>
                                  <w:rFonts w:ascii="Cambria Math" w:hAnsi="Cambria Math"/>
                                  <w:noProof/>
                                  <w:sz w:val="16"/>
                                </w:rPr>
                                <m:t>k</m:t>
                              </w:del>
                            </m:r>
                          </m:e>
                          <m:sup>
                            <m:r>
                              <w:del w:id="97" w:author="mmwave" w:date="2025-04-02T00:45:00Z">
                                <m:rPr>
                                  <m:sty m:val="p"/>
                                </m:rPr>
                                <w:rPr>
                                  <w:rFonts w:ascii="Cambria Math" w:hAnsi="Cambria Math"/>
                                  <w:noProof/>
                                  <w:sz w:val="16"/>
                                </w:rPr>
                                <m:t>2</m:t>
                              </w:del>
                            </m:r>
                          </m:sup>
                        </m:sSup>
                        <m:sSup>
                          <m:sSupPr>
                            <m:ctrlPr>
                              <w:del w:id="98" w:author="mmwave" w:date="2025-04-02T00:45:00Z">
                                <w:rPr>
                                  <w:rFonts w:ascii="Cambria Math" w:hAnsi="Cambria Math"/>
                                  <w:sz w:val="16"/>
                                </w:rPr>
                              </w:del>
                            </m:ctrlPr>
                          </m:sSupPr>
                          <m:e>
                            <m:r>
                              <w:del w:id="99" w:author="mmwave" w:date="2025-04-02T00:45:00Z">
                                <w:rPr>
                                  <w:rFonts w:ascii="Cambria Math" w:hAnsi="Cambria Math"/>
                                  <w:noProof/>
                                  <w:sz w:val="16"/>
                                </w:rPr>
                                <m:t>c</m:t>
                              </w:del>
                            </m:r>
                          </m:e>
                          <m:sup>
                            <m:r>
                              <w:del w:id="100" w:author="mmwave" w:date="2025-04-02T00:45:00Z">
                                <m:rPr>
                                  <m:sty m:val="p"/>
                                </m:rPr>
                                <w:rPr>
                                  <w:rFonts w:ascii="Cambria Math" w:hAnsi="Cambria Math"/>
                                  <w:noProof/>
                                  <w:sz w:val="16"/>
                                </w:rPr>
                                <m:t>2</m:t>
                              </w:del>
                            </m:r>
                          </m:sup>
                        </m:sSup>
                        <m:r>
                          <w:del w:id="101" w:author="mmwave" w:date="2025-04-02T00:45:00Z">
                            <w:rPr>
                              <w:rFonts w:ascii="Cambria Math" w:hAnsi="Cambria Math"/>
                              <w:noProof/>
                              <w:sz w:val="16"/>
                            </w:rPr>
                            <m:t>+</m:t>
                          </w:del>
                        </m:r>
                        <m:sSubSup>
                          <m:sSubSupPr>
                            <m:ctrlPr>
                              <w:del w:id="102" w:author="mmwave" w:date="2025-04-02T00:45:00Z">
                                <w:rPr>
                                  <w:rFonts w:ascii="Cambria Math" w:hAnsi="Cambria Math"/>
                                  <w:sz w:val="16"/>
                                </w:rPr>
                              </w:del>
                            </m:ctrlPr>
                          </m:sSubSupPr>
                          <m:e>
                            <m:r>
                              <w:del w:id="103" w:author="mmwave" w:date="2025-04-02T00:45:00Z">
                                <w:rPr>
                                  <w:rFonts w:ascii="Cambria Math" w:hAnsi="Cambria Math" w:cs="Cambria Math"/>
                                  <w:noProof/>
                                  <w:sz w:val="16"/>
                                </w:rPr>
                                <m:t>ω</m:t>
                              </w:del>
                            </m:r>
                          </m:e>
                          <m:sub>
                            <m:r>
                              <w:del w:id="104" w:author="mmwave" w:date="2025-04-02T00:45:00Z">
                                <w:rPr>
                                  <w:rFonts w:ascii="Cambria Math" w:hAnsi="Cambria Math"/>
                                  <w:noProof/>
                                  <w:sz w:val="16"/>
                                </w:rPr>
                                <m:t>ce</m:t>
                              </w:del>
                            </m:r>
                          </m:sub>
                          <m:sup>
                            <m:r>
                              <w:del w:id="105" w:author="mmwave" w:date="2025-04-02T00:45:00Z">
                                <m:rPr>
                                  <m:sty m:val="p"/>
                                </m:rPr>
                                <w:rPr>
                                  <w:rFonts w:ascii="Cambria Math" w:hAnsi="Cambria Math"/>
                                  <w:noProof/>
                                  <w:sz w:val="16"/>
                                </w:rPr>
                                <m:t>2</m:t>
                              </w:del>
                            </m:r>
                          </m:sup>
                        </m:sSubSup>
                        <m:r>
                          <w:del w:id="106" w:author="mmwave" w:date="2025-04-02T00:45:00Z">
                            <w:rPr>
                              <w:rFonts w:ascii="Cambria Math" w:hAnsi="Cambria Math"/>
                              <w:noProof/>
                              <w:sz w:val="16"/>
                            </w:rPr>
                            <m:t>+</m:t>
                          </w:del>
                        </m:r>
                        <m:sSubSup>
                          <m:sSubSupPr>
                            <m:ctrlPr>
                              <w:del w:id="107" w:author="mmwave" w:date="2025-04-02T00:45:00Z">
                                <w:rPr>
                                  <w:rFonts w:ascii="Cambria Math" w:hAnsi="Cambria Math"/>
                                  <w:sz w:val="16"/>
                                </w:rPr>
                              </w:del>
                            </m:ctrlPr>
                          </m:sSubSupPr>
                          <m:e>
                            <m:r>
                              <w:del w:id="108" w:author="mmwave" w:date="2025-04-02T00:45:00Z">
                                <w:rPr>
                                  <w:rFonts w:ascii="Cambria Math" w:hAnsi="Cambria Math" w:cs="Cambria Math"/>
                                  <w:noProof/>
                                  <w:sz w:val="16"/>
                                </w:rPr>
                                <m:t>ω</m:t>
                              </w:del>
                            </m:r>
                          </m:e>
                          <m:sub>
                            <m:r>
                              <w:del w:id="109" w:author="mmwave" w:date="2025-04-02T00:45:00Z">
                                <w:rPr>
                                  <w:rFonts w:ascii="Cambria Math" w:hAnsi="Cambria Math"/>
                                  <w:noProof/>
                                  <w:sz w:val="16"/>
                                </w:rPr>
                                <m:t>ci</m:t>
                              </w:del>
                            </m:r>
                          </m:sub>
                          <m:sup>
                            <m:r>
                              <w:del w:id="110" w:author="mmwave" w:date="2025-04-02T00:45:00Z">
                                <m:rPr>
                                  <m:sty m:val="p"/>
                                </m:rPr>
                                <w:rPr>
                                  <w:rFonts w:ascii="Cambria Math" w:hAnsi="Cambria Math"/>
                                  <w:noProof/>
                                  <w:sz w:val="16"/>
                                </w:rPr>
                                <m:t>2</m:t>
                              </w:del>
                            </m:r>
                          </m:sup>
                        </m:sSubSup>
                        <m:r>
                          <w:del w:id="111" w:author="mmwave" w:date="2025-04-02T00:45:00Z">
                            <w:rPr>
                              <w:rFonts w:ascii="Cambria Math" w:hAnsi="Cambria Math"/>
                              <w:noProof/>
                              <w:sz w:val="16"/>
                            </w:rPr>
                            <m:t>+</m:t>
                          </w:del>
                        </m:r>
                        <m:r>
                          <w:del w:id="112" w:author="mmwave" w:date="2025-04-02T00:45:00Z">
                            <m:rPr>
                              <m:sty m:val="p"/>
                            </m:rPr>
                            <w:rPr>
                              <w:rFonts w:ascii="Cambria Math" w:hAnsi="Cambria Math"/>
                              <w:noProof/>
                              <w:sz w:val="16"/>
                            </w:rPr>
                            <m:t>3</m:t>
                          </w:del>
                        </m:r>
                        <m:sSubSup>
                          <m:sSubSupPr>
                            <m:ctrlPr>
                              <w:del w:id="113" w:author="mmwave" w:date="2025-04-02T00:45:00Z">
                                <w:rPr>
                                  <w:rFonts w:ascii="Cambria Math" w:hAnsi="Cambria Math"/>
                                  <w:sz w:val="16"/>
                                </w:rPr>
                              </w:del>
                            </m:ctrlPr>
                          </m:sSubSupPr>
                          <m:e>
                            <m:r>
                              <w:del w:id="114" w:author="mmwave" w:date="2025-04-02T00:45:00Z">
                                <w:rPr>
                                  <w:rFonts w:ascii="Cambria Math" w:hAnsi="Cambria Math" w:cs="Cambria Math"/>
                                  <w:noProof/>
                                  <w:sz w:val="16"/>
                                </w:rPr>
                                <m:t>ω</m:t>
                              </w:del>
                            </m:r>
                          </m:e>
                          <m:sub>
                            <m:r>
                              <w:del w:id="115" w:author="mmwave" w:date="2025-04-02T00:45:00Z">
                                <w:rPr>
                                  <w:rFonts w:ascii="Cambria Math" w:hAnsi="Cambria Math"/>
                                  <w:noProof/>
                                  <w:sz w:val="16"/>
                                </w:rPr>
                                <m:t>pe</m:t>
                              </w:del>
                            </m:r>
                          </m:sub>
                          <m:sup>
                            <m:r>
                              <w:del w:id="116" w:author="mmwave" w:date="2025-04-02T00:45:00Z">
                                <m:rPr>
                                  <m:sty m:val="p"/>
                                </m:rPr>
                                <w:rPr>
                                  <w:rFonts w:ascii="Cambria Math" w:hAnsi="Cambria Math"/>
                                  <w:noProof/>
                                  <w:sz w:val="16"/>
                                </w:rPr>
                                <m:t>2</m:t>
                              </w:del>
                            </m:r>
                          </m:sup>
                        </m:sSubSup>
                      </m:e>
                    </m:d>
                  </m:e>
                </m:mr>
                <m:mr>
                  <m:e/>
                  <m:e>
                    <m:r>
                      <w:del w:id="117" w:author="mmwave" w:date="2025-04-02T00:45:00Z">
                        <w:rPr>
                          <w:rFonts w:ascii="Cambria Math" w:hAnsi="Cambria Math"/>
                          <w:noProof/>
                          <w:sz w:val="16"/>
                        </w:rPr>
                        <m:t>+</m:t>
                      </w:del>
                    </m:r>
                    <m:sSup>
                      <m:sSupPr>
                        <m:ctrlPr>
                          <w:del w:id="118" w:author="mmwave" w:date="2025-04-02T00:45:00Z">
                            <w:rPr>
                              <w:rFonts w:ascii="Cambria Math" w:hAnsi="Cambria Math"/>
                              <w:sz w:val="16"/>
                            </w:rPr>
                          </w:del>
                        </m:ctrlPr>
                      </m:sSupPr>
                      <m:e>
                        <m:r>
                          <w:del w:id="119" w:author="mmwave" w:date="2025-04-02T00:45:00Z">
                            <w:rPr>
                              <w:rFonts w:ascii="Cambria Math" w:hAnsi="Cambria Math" w:cs="Cambria Math"/>
                              <w:noProof/>
                              <w:sz w:val="16"/>
                            </w:rPr>
                            <m:t>ω</m:t>
                          </w:del>
                        </m:r>
                      </m:e>
                      <m:sup>
                        <m:r>
                          <w:del w:id="120" w:author="mmwave" w:date="2025-04-02T00:45:00Z">
                            <m:rPr>
                              <m:sty m:val="p"/>
                            </m:rPr>
                            <w:rPr>
                              <w:rFonts w:ascii="Cambria Math" w:hAnsi="Cambria Math"/>
                              <w:noProof/>
                              <w:sz w:val="16"/>
                            </w:rPr>
                            <m:t>6</m:t>
                          </w:del>
                        </m:r>
                      </m:sup>
                    </m:sSup>
                    <m:d>
                      <m:dPr>
                        <m:begChr m:val="["/>
                        <m:endChr m:val="]"/>
                        <m:ctrlPr>
                          <w:del w:id="121" w:author="mmwave" w:date="2025-04-02T00:45:00Z">
                            <w:rPr>
                              <w:rFonts w:ascii="Cambria Math" w:hAnsi="Cambria Math"/>
                              <w:noProof/>
                              <w:sz w:val="16"/>
                            </w:rPr>
                          </w:del>
                        </m:ctrlPr>
                      </m:dPr>
                      <m:e>
                        <m:sSup>
                          <m:sSupPr>
                            <m:ctrlPr>
                              <w:del w:id="122" w:author="mmwave" w:date="2025-04-02T00:45:00Z">
                                <w:rPr>
                                  <w:rFonts w:ascii="Cambria Math" w:hAnsi="Cambria Math"/>
                                  <w:sz w:val="16"/>
                                </w:rPr>
                              </w:del>
                            </m:ctrlPr>
                          </m:sSupPr>
                          <m:e>
                            <m:r>
                              <w:del w:id="123" w:author="mmwave" w:date="2025-04-02T00:45:00Z">
                                <w:rPr>
                                  <w:rFonts w:ascii="Cambria Math" w:hAnsi="Cambria Math"/>
                                  <w:noProof/>
                                  <w:sz w:val="16"/>
                                </w:rPr>
                                <m:t>k</m:t>
                              </w:del>
                            </m:r>
                          </m:e>
                          <m:sup>
                            <m:r>
                              <w:del w:id="124" w:author="mmwave" w:date="2025-04-02T00:45:00Z">
                                <m:rPr>
                                  <m:sty m:val="p"/>
                                </m:rPr>
                                <w:rPr>
                                  <w:rFonts w:ascii="Cambria Math" w:hAnsi="Cambria Math"/>
                                  <w:noProof/>
                                  <w:sz w:val="16"/>
                                </w:rPr>
                                <m:t>4</m:t>
                              </w:del>
                            </m:r>
                          </m:sup>
                        </m:sSup>
                        <m:sSup>
                          <m:sSupPr>
                            <m:ctrlPr>
                              <w:del w:id="125" w:author="mmwave" w:date="2025-04-02T00:45:00Z">
                                <w:rPr>
                                  <w:rFonts w:ascii="Cambria Math" w:hAnsi="Cambria Math"/>
                                  <w:sz w:val="16"/>
                                </w:rPr>
                              </w:del>
                            </m:ctrlPr>
                          </m:sSupPr>
                          <m:e>
                            <m:r>
                              <w:del w:id="126" w:author="mmwave" w:date="2025-04-02T00:45:00Z">
                                <w:rPr>
                                  <w:rFonts w:ascii="Cambria Math" w:hAnsi="Cambria Math"/>
                                  <w:noProof/>
                                  <w:sz w:val="16"/>
                                </w:rPr>
                                <m:t>c</m:t>
                              </w:del>
                            </m:r>
                          </m:e>
                          <m:sup>
                            <m:r>
                              <w:del w:id="127" w:author="mmwave" w:date="2025-04-02T00:45:00Z">
                                <m:rPr>
                                  <m:sty m:val="p"/>
                                </m:rPr>
                                <w:rPr>
                                  <w:rFonts w:ascii="Cambria Math" w:hAnsi="Cambria Math"/>
                                  <w:noProof/>
                                  <w:sz w:val="16"/>
                                </w:rPr>
                                <m:t>4</m:t>
                              </w:del>
                            </m:r>
                          </m:sup>
                        </m:sSup>
                        <m:r>
                          <w:del w:id="128" w:author="mmwave" w:date="2025-04-02T00:45:00Z">
                            <w:rPr>
                              <w:rFonts w:ascii="Cambria Math" w:hAnsi="Cambria Math"/>
                              <w:noProof/>
                              <w:sz w:val="16"/>
                            </w:rPr>
                            <m:t>+</m:t>
                          </w:del>
                        </m:r>
                        <m:d>
                          <m:dPr>
                            <m:ctrlPr>
                              <w:del w:id="129" w:author="mmwave" w:date="2025-04-02T00:45:00Z">
                                <w:rPr>
                                  <w:rFonts w:ascii="Cambria Math" w:hAnsi="Cambria Math"/>
                                  <w:sz w:val="16"/>
                                </w:rPr>
                              </w:del>
                            </m:ctrlPr>
                          </m:dPr>
                          <m:e>
                            <m:r>
                              <w:del w:id="130" w:author="mmwave" w:date="2025-04-02T00:45:00Z">
                                <m:rPr>
                                  <m:sty m:val="p"/>
                                </m:rPr>
                                <w:rPr>
                                  <w:rFonts w:ascii="Cambria Math" w:hAnsi="Cambria Math"/>
                                  <w:noProof/>
                                  <w:sz w:val="16"/>
                                </w:rPr>
                                <m:t>2</m:t>
                              </w:del>
                            </m:r>
                            <m:sSup>
                              <m:sSupPr>
                                <m:ctrlPr>
                                  <w:del w:id="131" w:author="mmwave" w:date="2025-04-02T00:45:00Z">
                                    <w:rPr>
                                      <w:rFonts w:ascii="Cambria Math" w:hAnsi="Cambria Math"/>
                                      <w:sz w:val="16"/>
                                    </w:rPr>
                                  </w:del>
                                </m:ctrlPr>
                              </m:sSupPr>
                              <m:e>
                                <m:r>
                                  <w:del w:id="132" w:author="mmwave" w:date="2025-04-02T00:45:00Z">
                                    <w:rPr>
                                      <w:rFonts w:ascii="Cambria Math" w:hAnsi="Cambria Math"/>
                                      <w:noProof/>
                                      <w:sz w:val="16"/>
                                    </w:rPr>
                                    <m:t>k</m:t>
                                  </w:del>
                                </m:r>
                              </m:e>
                              <m:sup>
                                <m:r>
                                  <w:del w:id="133" w:author="mmwave" w:date="2025-04-02T00:45:00Z">
                                    <m:rPr>
                                      <m:sty m:val="p"/>
                                    </m:rPr>
                                    <w:rPr>
                                      <w:rFonts w:ascii="Cambria Math" w:hAnsi="Cambria Math"/>
                                      <w:noProof/>
                                      <w:sz w:val="16"/>
                                    </w:rPr>
                                    <m:t>2</m:t>
                                  </w:del>
                                </m:r>
                              </m:sup>
                            </m:sSup>
                            <m:sSup>
                              <m:sSupPr>
                                <m:ctrlPr>
                                  <w:del w:id="134" w:author="mmwave" w:date="2025-04-02T00:45:00Z">
                                    <w:rPr>
                                      <w:rFonts w:ascii="Cambria Math" w:hAnsi="Cambria Math"/>
                                      <w:sz w:val="16"/>
                                    </w:rPr>
                                  </w:del>
                                </m:ctrlPr>
                              </m:sSupPr>
                              <m:e>
                                <m:r>
                                  <w:del w:id="135" w:author="mmwave" w:date="2025-04-02T00:45:00Z">
                                    <w:rPr>
                                      <w:rFonts w:ascii="Cambria Math" w:hAnsi="Cambria Math"/>
                                      <w:noProof/>
                                      <w:sz w:val="16"/>
                                    </w:rPr>
                                    <m:t>c</m:t>
                                  </w:del>
                                </m:r>
                              </m:e>
                              <m:sup>
                                <m:r>
                                  <w:del w:id="136" w:author="mmwave" w:date="2025-04-02T00:45:00Z">
                                    <m:rPr>
                                      <m:sty m:val="p"/>
                                    </m:rPr>
                                    <w:rPr>
                                      <w:rFonts w:ascii="Cambria Math" w:hAnsi="Cambria Math"/>
                                      <w:noProof/>
                                      <w:sz w:val="16"/>
                                    </w:rPr>
                                    <m:t>2</m:t>
                                  </w:del>
                                </m:r>
                              </m:sup>
                            </m:sSup>
                            <m:r>
                              <w:del w:id="137" w:author="mmwave" w:date="2025-04-02T00:45:00Z">
                                <w:rPr>
                                  <w:rFonts w:ascii="Cambria Math" w:hAnsi="Cambria Math"/>
                                  <w:noProof/>
                                  <w:sz w:val="16"/>
                                </w:rPr>
                                <m:t>+</m:t>
                              </w:del>
                            </m:r>
                            <m:sSubSup>
                              <m:sSubSupPr>
                                <m:ctrlPr>
                                  <w:del w:id="138" w:author="mmwave" w:date="2025-04-02T00:45:00Z">
                                    <w:rPr>
                                      <w:rFonts w:ascii="Cambria Math" w:hAnsi="Cambria Math"/>
                                      <w:sz w:val="16"/>
                                    </w:rPr>
                                  </w:del>
                                </m:ctrlPr>
                              </m:sSubSupPr>
                              <m:e>
                                <m:r>
                                  <w:del w:id="139" w:author="mmwave" w:date="2025-04-02T00:45:00Z">
                                    <w:rPr>
                                      <w:rFonts w:ascii="Cambria Math" w:hAnsi="Cambria Math" w:cs="Cambria Math"/>
                                      <w:noProof/>
                                      <w:sz w:val="16"/>
                                    </w:rPr>
                                    <m:t>ω</m:t>
                                  </w:del>
                                </m:r>
                              </m:e>
                              <m:sub>
                                <m:r>
                                  <w:del w:id="140" w:author="mmwave" w:date="2025-04-02T00:45:00Z">
                                    <w:rPr>
                                      <w:rFonts w:ascii="Cambria Math" w:hAnsi="Cambria Math"/>
                                      <w:noProof/>
                                      <w:sz w:val="16"/>
                                    </w:rPr>
                                    <m:t>pe</m:t>
                                  </w:del>
                                </m:r>
                              </m:sub>
                              <m:sup>
                                <m:r>
                                  <w:del w:id="141" w:author="mmwave" w:date="2025-04-02T00:45:00Z">
                                    <m:rPr>
                                      <m:sty m:val="p"/>
                                    </m:rPr>
                                    <w:rPr>
                                      <w:rFonts w:ascii="Cambria Math" w:hAnsi="Cambria Math"/>
                                      <w:noProof/>
                                      <w:sz w:val="16"/>
                                    </w:rPr>
                                    <m:t>2</m:t>
                                  </w:del>
                                </m:r>
                              </m:sup>
                            </m:sSubSup>
                          </m:e>
                        </m:d>
                        <m:d>
                          <m:dPr>
                            <m:ctrlPr>
                              <w:del w:id="142" w:author="mmwave" w:date="2025-04-02T00:45:00Z">
                                <w:rPr>
                                  <w:rFonts w:ascii="Cambria Math" w:hAnsi="Cambria Math"/>
                                  <w:sz w:val="16"/>
                                </w:rPr>
                              </w:del>
                            </m:ctrlPr>
                          </m:dPr>
                          <m:e>
                            <m:sSubSup>
                              <m:sSubSupPr>
                                <m:ctrlPr>
                                  <w:del w:id="143" w:author="mmwave" w:date="2025-04-02T00:45:00Z">
                                    <w:rPr>
                                      <w:rFonts w:ascii="Cambria Math" w:hAnsi="Cambria Math"/>
                                      <w:sz w:val="16"/>
                                    </w:rPr>
                                  </w:del>
                                </m:ctrlPr>
                              </m:sSubSupPr>
                              <m:e>
                                <m:r>
                                  <w:del w:id="144" w:author="mmwave" w:date="2025-04-02T00:45:00Z">
                                    <w:rPr>
                                      <w:rFonts w:ascii="Cambria Math" w:hAnsi="Cambria Math" w:cs="Cambria Math"/>
                                      <w:noProof/>
                                      <w:sz w:val="16"/>
                                    </w:rPr>
                                    <m:t>ω</m:t>
                                  </w:del>
                                </m:r>
                              </m:e>
                              <m:sub>
                                <m:r>
                                  <w:del w:id="145" w:author="mmwave" w:date="2025-04-02T00:45:00Z">
                                    <w:rPr>
                                      <w:rFonts w:ascii="Cambria Math" w:hAnsi="Cambria Math"/>
                                      <w:noProof/>
                                      <w:sz w:val="16"/>
                                    </w:rPr>
                                    <m:t>ci</m:t>
                                  </w:del>
                                </m:r>
                              </m:sub>
                              <m:sup>
                                <m:r>
                                  <w:del w:id="146" w:author="mmwave" w:date="2025-04-02T00:45:00Z">
                                    <m:rPr>
                                      <m:sty m:val="p"/>
                                    </m:rPr>
                                    <w:rPr>
                                      <w:rFonts w:ascii="Cambria Math" w:hAnsi="Cambria Math"/>
                                      <w:noProof/>
                                      <w:sz w:val="16"/>
                                    </w:rPr>
                                    <m:t>2</m:t>
                                  </w:del>
                                </m:r>
                              </m:sup>
                            </m:sSubSup>
                            <m:r>
                              <w:del w:id="147" w:author="mmwave" w:date="2025-04-02T00:45:00Z">
                                <w:rPr>
                                  <w:rFonts w:ascii="Cambria Math" w:hAnsi="Cambria Math"/>
                                  <w:noProof/>
                                  <w:sz w:val="16"/>
                                </w:rPr>
                                <m:t>+</m:t>
                              </w:del>
                            </m:r>
                            <m:sSubSup>
                              <m:sSubSupPr>
                                <m:ctrlPr>
                                  <w:del w:id="148" w:author="mmwave" w:date="2025-04-02T00:45:00Z">
                                    <w:rPr>
                                      <w:rFonts w:ascii="Cambria Math" w:hAnsi="Cambria Math"/>
                                      <w:sz w:val="16"/>
                                    </w:rPr>
                                  </w:del>
                                </m:ctrlPr>
                              </m:sSubSupPr>
                              <m:e>
                                <m:r>
                                  <w:del w:id="149" w:author="mmwave" w:date="2025-04-02T00:45:00Z">
                                    <w:rPr>
                                      <w:rFonts w:ascii="Cambria Math" w:hAnsi="Cambria Math" w:cs="Cambria Math"/>
                                      <w:noProof/>
                                      <w:sz w:val="16"/>
                                    </w:rPr>
                                    <m:t>ω</m:t>
                                  </w:del>
                                </m:r>
                              </m:e>
                              <m:sub>
                                <m:r>
                                  <w:del w:id="150" w:author="mmwave" w:date="2025-04-02T00:45:00Z">
                                    <w:rPr>
                                      <w:rFonts w:ascii="Cambria Math" w:hAnsi="Cambria Math"/>
                                      <w:noProof/>
                                      <w:sz w:val="16"/>
                                    </w:rPr>
                                    <m:t>pe</m:t>
                                  </w:del>
                                </m:r>
                              </m:sub>
                              <m:sup>
                                <m:r>
                                  <w:del w:id="151" w:author="mmwave" w:date="2025-04-02T00:45:00Z">
                                    <m:rPr>
                                      <m:sty m:val="p"/>
                                    </m:rPr>
                                    <w:rPr>
                                      <w:rFonts w:ascii="Cambria Math" w:hAnsi="Cambria Math"/>
                                      <w:noProof/>
                                      <w:sz w:val="16"/>
                                    </w:rPr>
                                    <m:t>2</m:t>
                                  </w:del>
                                </m:r>
                              </m:sup>
                            </m:sSubSup>
                          </m:e>
                        </m:d>
                        <m:r>
                          <w:del w:id="152" w:author="mmwave" w:date="2025-04-02T00:45:00Z">
                            <w:rPr>
                              <w:rFonts w:ascii="Cambria Math" w:hAnsi="Cambria Math"/>
                              <w:noProof/>
                              <w:sz w:val="16"/>
                            </w:rPr>
                            <m:t>+</m:t>
                          </w:del>
                        </m:r>
                        <m:sSup>
                          <m:sSupPr>
                            <m:ctrlPr>
                              <w:del w:id="153" w:author="mmwave" w:date="2025-04-02T00:45:00Z">
                                <w:rPr>
                                  <w:rFonts w:ascii="Cambria Math" w:hAnsi="Cambria Math"/>
                                  <w:sz w:val="16"/>
                                </w:rPr>
                              </w:del>
                            </m:ctrlPr>
                          </m:sSupPr>
                          <m:e>
                            <m:d>
                              <m:dPr>
                                <m:ctrlPr>
                                  <w:del w:id="154" w:author="mmwave" w:date="2025-04-02T00:45:00Z">
                                    <w:rPr>
                                      <w:rFonts w:ascii="Cambria Math" w:hAnsi="Cambria Math"/>
                                      <w:sz w:val="16"/>
                                    </w:rPr>
                                  </w:del>
                                </m:ctrlPr>
                              </m:dPr>
                              <m:e>
                                <m:sSubSup>
                                  <m:sSubSupPr>
                                    <m:ctrlPr>
                                      <w:del w:id="155" w:author="mmwave" w:date="2025-04-02T00:45:00Z">
                                        <w:rPr>
                                          <w:rFonts w:ascii="Cambria Math" w:hAnsi="Cambria Math"/>
                                          <w:sz w:val="16"/>
                                        </w:rPr>
                                      </w:del>
                                    </m:ctrlPr>
                                  </m:sSubSupPr>
                                  <m:e>
                                    <m:r>
                                      <w:del w:id="156" w:author="mmwave" w:date="2025-04-02T00:45:00Z">
                                        <w:rPr>
                                          <w:rFonts w:ascii="Cambria Math" w:hAnsi="Cambria Math" w:cs="Cambria Math"/>
                                          <w:noProof/>
                                          <w:sz w:val="16"/>
                                        </w:rPr>
                                        <m:t>ω</m:t>
                                      </w:del>
                                    </m:r>
                                  </m:e>
                                  <m:sub>
                                    <m:r>
                                      <w:del w:id="157" w:author="mmwave" w:date="2025-04-02T00:45:00Z">
                                        <w:rPr>
                                          <w:rFonts w:ascii="Cambria Math" w:hAnsi="Cambria Math"/>
                                          <w:noProof/>
                                          <w:sz w:val="16"/>
                                        </w:rPr>
                                        <m:t>pe</m:t>
                                      </w:del>
                                    </m:r>
                                  </m:sub>
                                  <m:sup>
                                    <m:r>
                                      <w:del w:id="158" w:author="mmwave" w:date="2025-04-02T00:45:00Z">
                                        <m:rPr>
                                          <m:sty m:val="p"/>
                                        </m:rPr>
                                        <w:rPr>
                                          <w:rFonts w:ascii="Cambria Math" w:hAnsi="Cambria Math"/>
                                          <w:noProof/>
                                          <w:sz w:val="16"/>
                                        </w:rPr>
                                        <m:t>2</m:t>
                                      </w:del>
                                    </m:r>
                                  </m:sup>
                                </m:sSubSup>
                                <m:r>
                                  <w:del w:id="159" w:author="mmwave" w:date="2025-04-02T00:45:00Z">
                                    <w:rPr>
                                      <w:rFonts w:ascii="Cambria Math" w:hAnsi="Cambria Math"/>
                                      <w:noProof/>
                                      <w:sz w:val="16"/>
                                    </w:rPr>
                                    <m:t>+</m:t>
                                  </w:del>
                                </m:r>
                                <m:sSub>
                                  <m:sSubPr>
                                    <m:ctrlPr>
                                      <w:del w:id="160" w:author="mmwave" w:date="2025-04-02T00:45:00Z">
                                        <w:rPr>
                                          <w:rFonts w:ascii="Cambria Math" w:hAnsi="Cambria Math"/>
                                          <w:sz w:val="16"/>
                                        </w:rPr>
                                      </w:del>
                                    </m:ctrlPr>
                                  </m:sSubPr>
                                  <m:e>
                                    <m:r>
                                      <w:del w:id="161" w:author="mmwave" w:date="2025-04-02T00:45:00Z">
                                        <w:rPr>
                                          <w:rFonts w:ascii="Cambria Math" w:hAnsi="Cambria Math" w:cs="Cambria Math"/>
                                          <w:noProof/>
                                          <w:sz w:val="16"/>
                                        </w:rPr>
                                        <m:t>ω</m:t>
                                      </w:del>
                                    </m:r>
                                  </m:e>
                                  <m:sub>
                                    <m:r>
                                      <w:del w:id="162" w:author="mmwave" w:date="2025-04-02T00:45:00Z">
                                        <w:rPr>
                                          <w:rFonts w:ascii="Cambria Math" w:hAnsi="Cambria Math"/>
                                          <w:noProof/>
                                          <w:sz w:val="16"/>
                                        </w:rPr>
                                        <m:t>ce</m:t>
                                      </w:del>
                                    </m:r>
                                  </m:sub>
                                </m:sSub>
                                <m:sSub>
                                  <m:sSubPr>
                                    <m:ctrlPr>
                                      <w:del w:id="163" w:author="mmwave" w:date="2025-04-02T00:45:00Z">
                                        <w:rPr>
                                          <w:rFonts w:ascii="Cambria Math" w:hAnsi="Cambria Math"/>
                                          <w:sz w:val="16"/>
                                        </w:rPr>
                                      </w:del>
                                    </m:ctrlPr>
                                  </m:sSubPr>
                                  <m:e>
                                    <m:r>
                                      <w:del w:id="164" w:author="mmwave" w:date="2025-04-02T00:45:00Z">
                                        <w:rPr>
                                          <w:rFonts w:ascii="Cambria Math" w:hAnsi="Cambria Math" w:cs="Cambria Math"/>
                                          <w:noProof/>
                                          <w:sz w:val="16"/>
                                        </w:rPr>
                                        <m:t>ω</m:t>
                                      </w:del>
                                    </m:r>
                                  </m:e>
                                  <m:sub>
                                    <m:r>
                                      <w:del w:id="165" w:author="mmwave" w:date="2025-04-02T00:45:00Z">
                                        <w:rPr>
                                          <w:rFonts w:ascii="Cambria Math" w:hAnsi="Cambria Math"/>
                                          <w:noProof/>
                                          <w:sz w:val="16"/>
                                        </w:rPr>
                                        <m:t>ci</m:t>
                                      </w:del>
                                    </m:r>
                                  </m:sub>
                                </m:sSub>
                              </m:e>
                            </m:d>
                          </m:e>
                          <m:sup>
                            <m:r>
                              <w:del w:id="166" w:author="mmwave" w:date="2025-04-02T00:45:00Z">
                                <m:rPr>
                                  <m:sty m:val="p"/>
                                </m:rPr>
                                <w:rPr>
                                  <w:rFonts w:ascii="Cambria Math" w:hAnsi="Cambria Math"/>
                                  <w:noProof/>
                                  <w:sz w:val="16"/>
                                </w:rPr>
                                <m:t>2</m:t>
                              </w:del>
                            </m:r>
                          </m:sup>
                        </m:sSup>
                      </m:e>
                    </m:d>
                  </m:e>
                </m:mr>
                <m:mr>
                  <m:e/>
                  <m:e>
                    <m:r>
                      <w:del w:id="167" w:author="mmwave" w:date="2025-04-02T00:45:00Z">
                        <w:rPr>
                          <w:rFonts w:ascii="Cambria Math" w:hAnsi="Cambria Math"/>
                          <w:noProof/>
                          <w:sz w:val="16"/>
                        </w:rPr>
                        <m:t>-</m:t>
                      </w:del>
                    </m:r>
                    <m:sSup>
                      <m:sSupPr>
                        <m:ctrlPr>
                          <w:del w:id="168" w:author="mmwave" w:date="2025-04-02T00:45:00Z">
                            <w:rPr>
                              <w:rFonts w:ascii="Cambria Math" w:hAnsi="Cambria Math"/>
                              <w:sz w:val="16"/>
                            </w:rPr>
                          </w:del>
                        </m:ctrlPr>
                      </m:sSupPr>
                      <m:e>
                        <m:r>
                          <w:del w:id="169" w:author="mmwave" w:date="2025-04-02T00:45:00Z">
                            <w:rPr>
                              <w:rFonts w:ascii="Cambria Math" w:hAnsi="Cambria Math" w:cs="Cambria Math"/>
                              <w:noProof/>
                              <w:sz w:val="16"/>
                            </w:rPr>
                            <m:t>ω</m:t>
                          </w:del>
                        </m:r>
                      </m:e>
                      <m:sup>
                        <m:r>
                          <w:del w:id="170" w:author="mmwave" w:date="2025-04-02T00:45:00Z">
                            <m:rPr>
                              <m:sty m:val="p"/>
                            </m:rPr>
                            <w:rPr>
                              <w:rFonts w:ascii="Cambria Math" w:hAnsi="Cambria Math"/>
                              <w:noProof/>
                              <w:sz w:val="16"/>
                            </w:rPr>
                            <m:t>4</m:t>
                          </w:del>
                        </m:r>
                      </m:sup>
                    </m:sSup>
                    <m:r>
                      <w:del w:id="171" w:author="mmwave" w:date="2025-04-02T00:45:00Z">
                        <m:rPr>
                          <m:sty m:val="p"/>
                        </m:rPr>
                        <w:rPr>
                          <w:rFonts w:ascii="Cambria Math" w:hAnsi="Cambria Math"/>
                          <w:noProof/>
                          <w:sz w:val="16"/>
                        </w:rPr>
                        <m:t>[</m:t>
                      </w:del>
                    </m:r>
                    <m:sSup>
                      <m:sSupPr>
                        <m:ctrlPr>
                          <w:del w:id="172" w:author="mmwave" w:date="2025-04-02T00:45:00Z">
                            <w:rPr>
                              <w:rFonts w:ascii="Cambria Math" w:hAnsi="Cambria Math"/>
                              <w:sz w:val="16"/>
                            </w:rPr>
                          </w:del>
                        </m:ctrlPr>
                      </m:sSupPr>
                      <m:e>
                        <m:r>
                          <w:del w:id="173" w:author="mmwave" w:date="2025-04-02T00:45:00Z">
                            <w:rPr>
                              <w:rFonts w:ascii="Cambria Math" w:hAnsi="Cambria Math"/>
                              <w:noProof/>
                              <w:sz w:val="16"/>
                            </w:rPr>
                            <m:t>k</m:t>
                          </w:del>
                        </m:r>
                      </m:e>
                      <m:sup>
                        <m:r>
                          <w:del w:id="174" w:author="mmwave" w:date="2025-04-02T00:45:00Z">
                            <m:rPr>
                              <m:sty m:val="p"/>
                            </m:rPr>
                            <w:rPr>
                              <w:rFonts w:ascii="Cambria Math" w:hAnsi="Cambria Math"/>
                              <w:noProof/>
                              <w:sz w:val="16"/>
                            </w:rPr>
                            <m:t>4</m:t>
                          </w:del>
                        </m:r>
                      </m:sup>
                    </m:sSup>
                    <m:sSup>
                      <m:sSupPr>
                        <m:ctrlPr>
                          <w:del w:id="175" w:author="mmwave" w:date="2025-04-02T00:45:00Z">
                            <w:rPr>
                              <w:rFonts w:ascii="Cambria Math" w:hAnsi="Cambria Math"/>
                              <w:sz w:val="16"/>
                            </w:rPr>
                          </w:del>
                        </m:ctrlPr>
                      </m:sSupPr>
                      <m:e>
                        <m:r>
                          <w:del w:id="176" w:author="mmwave" w:date="2025-04-02T00:45:00Z">
                            <w:rPr>
                              <w:rFonts w:ascii="Cambria Math" w:hAnsi="Cambria Math"/>
                              <w:noProof/>
                              <w:sz w:val="16"/>
                            </w:rPr>
                            <m:t>c</m:t>
                          </w:del>
                        </m:r>
                      </m:e>
                      <m:sup>
                        <m:r>
                          <w:del w:id="177" w:author="mmwave" w:date="2025-04-02T00:45:00Z">
                            <m:rPr>
                              <m:sty m:val="p"/>
                            </m:rPr>
                            <w:rPr>
                              <w:rFonts w:ascii="Cambria Math" w:hAnsi="Cambria Math"/>
                              <w:noProof/>
                              <w:sz w:val="16"/>
                            </w:rPr>
                            <m:t>4</m:t>
                          </w:del>
                        </m:r>
                      </m:sup>
                    </m:sSup>
                    <m:d>
                      <m:dPr>
                        <m:ctrlPr>
                          <w:del w:id="178" w:author="mmwave" w:date="2025-04-02T00:45:00Z">
                            <w:rPr>
                              <w:rFonts w:ascii="Cambria Math" w:hAnsi="Cambria Math"/>
                              <w:sz w:val="16"/>
                            </w:rPr>
                          </w:del>
                        </m:ctrlPr>
                      </m:dPr>
                      <m:e>
                        <m:sSubSup>
                          <m:sSubSupPr>
                            <m:ctrlPr>
                              <w:del w:id="179" w:author="mmwave" w:date="2025-04-02T00:45:00Z">
                                <w:rPr>
                                  <w:rFonts w:ascii="Cambria Math" w:hAnsi="Cambria Math"/>
                                  <w:sz w:val="16"/>
                                </w:rPr>
                              </w:del>
                            </m:ctrlPr>
                          </m:sSubSupPr>
                          <m:e>
                            <m:r>
                              <w:del w:id="180" w:author="mmwave" w:date="2025-04-02T00:45:00Z">
                                <w:rPr>
                                  <w:rFonts w:ascii="Cambria Math" w:hAnsi="Cambria Math" w:cs="Cambria Math"/>
                                  <w:noProof/>
                                  <w:sz w:val="16"/>
                                </w:rPr>
                                <m:t>ω</m:t>
                              </w:del>
                            </m:r>
                          </m:e>
                          <m:sub>
                            <m:r>
                              <w:del w:id="181" w:author="mmwave" w:date="2025-04-02T00:45:00Z">
                                <w:rPr>
                                  <w:rFonts w:ascii="Cambria Math" w:hAnsi="Cambria Math"/>
                                  <w:noProof/>
                                  <w:sz w:val="16"/>
                                </w:rPr>
                                <m:t>ce</m:t>
                              </w:del>
                            </m:r>
                          </m:sub>
                          <m:sup>
                            <m:r>
                              <w:del w:id="182" w:author="mmwave" w:date="2025-04-02T00:45:00Z">
                                <m:rPr>
                                  <m:sty m:val="p"/>
                                </m:rPr>
                                <w:rPr>
                                  <w:rFonts w:ascii="Cambria Math" w:hAnsi="Cambria Math"/>
                                  <w:noProof/>
                                  <w:sz w:val="16"/>
                                </w:rPr>
                                <m:t>2</m:t>
                              </w:del>
                            </m:r>
                          </m:sup>
                        </m:sSubSup>
                        <m:r>
                          <w:del w:id="183" w:author="mmwave" w:date="2025-04-02T00:45:00Z">
                            <w:rPr>
                              <w:rFonts w:ascii="Cambria Math" w:hAnsi="Cambria Math"/>
                              <w:noProof/>
                              <w:sz w:val="16"/>
                            </w:rPr>
                            <m:t>+</m:t>
                          </w:del>
                        </m:r>
                        <m:sSubSup>
                          <m:sSubSupPr>
                            <m:ctrlPr>
                              <w:del w:id="184" w:author="mmwave" w:date="2025-04-02T00:45:00Z">
                                <w:rPr>
                                  <w:rFonts w:ascii="Cambria Math" w:hAnsi="Cambria Math"/>
                                  <w:sz w:val="16"/>
                                </w:rPr>
                              </w:del>
                            </m:ctrlPr>
                          </m:sSubSupPr>
                          <m:e>
                            <m:r>
                              <w:del w:id="185" w:author="mmwave" w:date="2025-04-02T00:45:00Z">
                                <w:rPr>
                                  <w:rFonts w:ascii="Cambria Math" w:hAnsi="Cambria Math" w:cs="Cambria Math"/>
                                  <w:noProof/>
                                  <w:sz w:val="16"/>
                                </w:rPr>
                                <m:t>ω</m:t>
                              </w:del>
                            </m:r>
                          </m:e>
                          <m:sub>
                            <m:r>
                              <w:del w:id="186" w:author="mmwave" w:date="2025-04-02T00:45:00Z">
                                <w:rPr>
                                  <w:rFonts w:ascii="Cambria Math" w:hAnsi="Cambria Math"/>
                                  <w:noProof/>
                                  <w:sz w:val="16"/>
                                </w:rPr>
                                <m:t>ci</m:t>
                              </w:del>
                            </m:r>
                          </m:sub>
                          <m:sup>
                            <m:r>
                              <w:del w:id="187" w:author="mmwave" w:date="2025-04-02T00:45:00Z">
                                <m:rPr>
                                  <m:sty m:val="p"/>
                                </m:rPr>
                                <w:rPr>
                                  <w:rFonts w:ascii="Cambria Math" w:hAnsi="Cambria Math"/>
                                  <w:noProof/>
                                  <w:sz w:val="16"/>
                                </w:rPr>
                                <m:t>2</m:t>
                              </w:del>
                            </m:r>
                          </m:sup>
                        </m:sSubSup>
                        <m:r>
                          <w:del w:id="188" w:author="mmwave" w:date="2025-04-02T00:45:00Z">
                            <w:rPr>
                              <w:rFonts w:ascii="Cambria Math" w:hAnsi="Cambria Math"/>
                              <w:noProof/>
                              <w:sz w:val="16"/>
                            </w:rPr>
                            <m:t>+</m:t>
                          </w:del>
                        </m:r>
                        <m:sSubSup>
                          <m:sSubSupPr>
                            <m:ctrlPr>
                              <w:del w:id="189" w:author="mmwave" w:date="2025-04-02T00:45:00Z">
                                <w:rPr>
                                  <w:rFonts w:ascii="Cambria Math" w:hAnsi="Cambria Math"/>
                                  <w:sz w:val="16"/>
                                </w:rPr>
                              </w:del>
                            </m:ctrlPr>
                          </m:sSubSupPr>
                          <m:e>
                            <m:r>
                              <w:del w:id="190" w:author="mmwave" w:date="2025-04-02T00:45:00Z">
                                <w:rPr>
                                  <w:rFonts w:ascii="Cambria Math" w:hAnsi="Cambria Math" w:cs="Cambria Math"/>
                                  <w:noProof/>
                                  <w:sz w:val="16"/>
                                </w:rPr>
                                <m:t>ω</m:t>
                              </w:del>
                            </m:r>
                          </m:e>
                          <m:sub>
                            <m:r>
                              <w:del w:id="191" w:author="mmwave" w:date="2025-04-02T00:45:00Z">
                                <w:rPr>
                                  <w:rFonts w:ascii="Cambria Math" w:hAnsi="Cambria Math"/>
                                  <w:noProof/>
                                  <w:sz w:val="16"/>
                                </w:rPr>
                                <m:t>pe</m:t>
                              </w:del>
                            </m:r>
                          </m:sub>
                          <m:sup>
                            <m:r>
                              <w:del w:id="192" w:author="mmwave" w:date="2025-04-02T00:45:00Z">
                                <m:rPr>
                                  <m:sty m:val="p"/>
                                </m:rPr>
                                <w:rPr>
                                  <w:rFonts w:ascii="Cambria Math" w:hAnsi="Cambria Math"/>
                                  <w:noProof/>
                                  <w:sz w:val="16"/>
                                </w:rPr>
                                <m:t>2</m:t>
                              </w:del>
                            </m:r>
                          </m:sup>
                        </m:sSubSup>
                      </m:e>
                    </m:d>
                    <m:r>
                      <w:del w:id="193" w:author="mmwave" w:date="2025-04-02T00:45:00Z">
                        <w:rPr>
                          <w:rFonts w:ascii="Cambria Math" w:hAnsi="Cambria Math"/>
                          <w:noProof/>
                          <w:sz w:val="16"/>
                        </w:rPr>
                        <m:t>+</m:t>
                      </w:del>
                    </m:r>
                    <m:r>
                      <w:del w:id="194" w:author="mmwave" w:date="2025-04-02T00:45:00Z">
                        <m:rPr>
                          <m:sty m:val="p"/>
                        </m:rPr>
                        <w:rPr>
                          <w:rFonts w:ascii="Cambria Math" w:hAnsi="Cambria Math"/>
                          <w:noProof/>
                          <w:sz w:val="16"/>
                        </w:rPr>
                        <m:t>2</m:t>
                      </w:del>
                    </m:r>
                    <m:sSup>
                      <m:sSupPr>
                        <m:ctrlPr>
                          <w:del w:id="195" w:author="mmwave" w:date="2025-04-02T00:45:00Z">
                            <w:rPr>
                              <w:rFonts w:ascii="Cambria Math" w:hAnsi="Cambria Math"/>
                              <w:sz w:val="16"/>
                            </w:rPr>
                          </w:del>
                        </m:ctrlPr>
                      </m:sSupPr>
                      <m:e>
                        <m:r>
                          <w:del w:id="196" w:author="mmwave" w:date="2025-04-02T00:45:00Z">
                            <w:rPr>
                              <w:rFonts w:ascii="Cambria Math" w:hAnsi="Cambria Math"/>
                              <w:noProof/>
                              <w:sz w:val="16"/>
                            </w:rPr>
                            <m:t>k</m:t>
                          </w:del>
                        </m:r>
                      </m:e>
                      <m:sup>
                        <m:r>
                          <w:del w:id="197" w:author="mmwave" w:date="2025-04-02T00:45:00Z">
                            <m:rPr>
                              <m:sty m:val="p"/>
                            </m:rPr>
                            <w:rPr>
                              <w:rFonts w:ascii="Cambria Math" w:hAnsi="Cambria Math"/>
                              <w:noProof/>
                              <w:sz w:val="16"/>
                            </w:rPr>
                            <m:t>2</m:t>
                          </w:del>
                        </m:r>
                      </m:sup>
                    </m:sSup>
                    <m:sSup>
                      <m:sSupPr>
                        <m:ctrlPr>
                          <w:del w:id="198" w:author="mmwave" w:date="2025-04-02T00:45:00Z">
                            <w:rPr>
                              <w:rFonts w:ascii="Cambria Math" w:hAnsi="Cambria Math"/>
                              <w:sz w:val="16"/>
                            </w:rPr>
                          </w:del>
                        </m:ctrlPr>
                      </m:sSupPr>
                      <m:e>
                        <m:r>
                          <w:del w:id="199" w:author="mmwave" w:date="2025-04-02T00:45:00Z">
                            <w:rPr>
                              <w:rFonts w:ascii="Cambria Math" w:hAnsi="Cambria Math"/>
                              <w:noProof/>
                              <w:sz w:val="16"/>
                            </w:rPr>
                            <m:t>c</m:t>
                          </w:del>
                        </m:r>
                      </m:e>
                      <m:sup>
                        <m:r>
                          <w:del w:id="200" w:author="mmwave" w:date="2025-04-02T00:45:00Z">
                            <m:rPr>
                              <m:sty m:val="p"/>
                            </m:rPr>
                            <w:rPr>
                              <w:rFonts w:ascii="Cambria Math" w:hAnsi="Cambria Math"/>
                              <w:noProof/>
                              <w:sz w:val="16"/>
                            </w:rPr>
                            <m:t>2</m:t>
                          </w:del>
                        </m:r>
                      </m:sup>
                    </m:sSup>
                    <m:sSup>
                      <m:sSupPr>
                        <m:ctrlPr>
                          <w:del w:id="201" w:author="mmwave" w:date="2025-04-02T00:45:00Z">
                            <w:rPr>
                              <w:rFonts w:ascii="Cambria Math" w:hAnsi="Cambria Math"/>
                              <w:sz w:val="16"/>
                            </w:rPr>
                          </w:del>
                        </m:ctrlPr>
                      </m:sSupPr>
                      <m:e>
                        <m:d>
                          <m:dPr>
                            <m:ctrlPr>
                              <w:del w:id="202" w:author="mmwave" w:date="2025-04-02T00:45:00Z">
                                <w:rPr>
                                  <w:rFonts w:ascii="Cambria Math" w:hAnsi="Cambria Math"/>
                                  <w:sz w:val="16"/>
                                </w:rPr>
                              </w:del>
                            </m:ctrlPr>
                          </m:dPr>
                          <m:e>
                            <m:sSubSup>
                              <m:sSubSupPr>
                                <m:ctrlPr>
                                  <w:del w:id="203" w:author="mmwave" w:date="2025-04-02T00:45:00Z">
                                    <w:rPr>
                                      <w:rFonts w:ascii="Cambria Math" w:hAnsi="Cambria Math"/>
                                      <w:sz w:val="16"/>
                                    </w:rPr>
                                  </w:del>
                                </m:ctrlPr>
                              </m:sSubSupPr>
                              <m:e>
                                <m:r>
                                  <w:del w:id="204" w:author="mmwave" w:date="2025-04-02T00:45:00Z">
                                    <w:rPr>
                                      <w:rFonts w:ascii="Cambria Math" w:hAnsi="Cambria Math" w:cs="Cambria Math"/>
                                      <w:noProof/>
                                      <w:sz w:val="16"/>
                                    </w:rPr>
                                    <m:t>ω</m:t>
                                  </w:del>
                                </m:r>
                              </m:e>
                              <m:sub>
                                <m:r>
                                  <w:del w:id="205" w:author="mmwave" w:date="2025-04-02T00:45:00Z">
                                    <w:rPr>
                                      <w:rFonts w:ascii="Cambria Math" w:hAnsi="Cambria Math"/>
                                      <w:noProof/>
                                      <w:sz w:val="16"/>
                                    </w:rPr>
                                    <m:t>pe</m:t>
                                  </w:del>
                                </m:r>
                              </m:sub>
                              <m:sup>
                                <m:r>
                                  <w:del w:id="206" w:author="mmwave" w:date="2025-04-02T00:45:00Z">
                                    <m:rPr>
                                      <m:sty m:val="p"/>
                                    </m:rPr>
                                    <w:rPr>
                                      <w:rFonts w:ascii="Cambria Math" w:hAnsi="Cambria Math"/>
                                      <w:noProof/>
                                      <w:sz w:val="16"/>
                                    </w:rPr>
                                    <m:t>4</m:t>
                                  </w:del>
                                </m:r>
                              </m:sup>
                            </m:sSubSup>
                            <m:r>
                              <w:del w:id="207" w:author="mmwave" w:date="2025-04-02T00:45:00Z">
                                <w:rPr>
                                  <w:rFonts w:ascii="Cambria Math" w:hAnsi="Cambria Math"/>
                                  <w:noProof/>
                                  <w:sz w:val="16"/>
                                </w:rPr>
                                <m:t>+</m:t>
                              </w:del>
                            </m:r>
                            <m:sSub>
                              <m:sSubPr>
                                <m:ctrlPr>
                                  <w:del w:id="208" w:author="mmwave" w:date="2025-04-02T00:45:00Z">
                                    <w:rPr>
                                      <w:rFonts w:ascii="Cambria Math" w:hAnsi="Cambria Math"/>
                                      <w:sz w:val="16"/>
                                    </w:rPr>
                                  </w:del>
                                </m:ctrlPr>
                              </m:sSubPr>
                              <m:e>
                                <m:r>
                                  <w:del w:id="209" w:author="mmwave" w:date="2025-04-02T00:45:00Z">
                                    <w:rPr>
                                      <w:rFonts w:ascii="Cambria Math" w:hAnsi="Cambria Math" w:cs="Cambria Math"/>
                                      <w:noProof/>
                                      <w:sz w:val="16"/>
                                    </w:rPr>
                                    <m:t>ω</m:t>
                                  </w:del>
                                </m:r>
                              </m:e>
                              <m:sub>
                                <m:r>
                                  <w:del w:id="210" w:author="mmwave" w:date="2025-04-02T00:45:00Z">
                                    <w:rPr>
                                      <w:rFonts w:ascii="Cambria Math" w:hAnsi="Cambria Math"/>
                                      <w:noProof/>
                                      <w:sz w:val="16"/>
                                    </w:rPr>
                                    <m:t>ce</m:t>
                                  </w:del>
                                </m:r>
                              </m:sub>
                            </m:sSub>
                            <m:sSub>
                              <m:sSubPr>
                                <m:ctrlPr>
                                  <w:del w:id="211" w:author="mmwave" w:date="2025-04-02T00:45:00Z">
                                    <w:rPr>
                                      <w:rFonts w:ascii="Cambria Math" w:hAnsi="Cambria Math"/>
                                      <w:sz w:val="16"/>
                                    </w:rPr>
                                  </w:del>
                                </m:ctrlPr>
                              </m:sSubPr>
                              <m:e>
                                <m:r>
                                  <w:del w:id="212" w:author="mmwave" w:date="2025-04-02T00:45:00Z">
                                    <w:rPr>
                                      <w:rFonts w:ascii="Cambria Math" w:hAnsi="Cambria Math" w:cs="Cambria Math"/>
                                      <w:noProof/>
                                      <w:sz w:val="16"/>
                                    </w:rPr>
                                    <m:t>ω</m:t>
                                  </w:del>
                                </m:r>
                              </m:e>
                              <m:sub>
                                <m:r>
                                  <w:del w:id="213" w:author="mmwave" w:date="2025-04-02T00:45:00Z">
                                    <w:rPr>
                                      <w:rFonts w:ascii="Cambria Math" w:hAnsi="Cambria Math"/>
                                      <w:noProof/>
                                      <w:sz w:val="16"/>
                                    </w:rPr>
                                    <m:t>ci</m:t>
                                  </w:del>
                                </m:r>
                              </m:sub>
                            </m:sSub>
                          </m:e>
                        </m:d>
                      </m:e>
                      <m:sup>
                        <m:r>
                          <w:del w:id="214" w:author="mmwave" w:date="2025-04-02T00:45:00Z">
                            <m:rPr>
                              <m:sty m:val="p"/>
                            </m:rPr>
                            <w:rPr>
                              <w:rFonts w:ascii="Cambria Math" w:hAnsi="Cambria Math"/>
                              <w:noProof/>
                              <w:sz w:val="16"/>
                            </w:rPr>
                            <m:t>2</m:t>
                          </w:del>
                        </m:r>
                      </m:sup>
                    </m:sSup>
                  </m:e>
                </m:mr>
                <m:mr>
                  <m:e/>
                  <m:e>
                    <m:r>
                      <w:del w:id="215" w:author="mmwave" w:date="2025-04-02T00:45:00Z">
                        <w:rPr>
                          <w:rFonts w:ascii="Cambria Math" w:hAnsi="Cambria Math"/>
                          <w:noProof/>
                          <w:sz w:val="16"/>
                        </w:rPr>
                        <m:t>+</m:t>
                      </w:del>
                    </m:r>
                    <m:sSup>
                      <m:sSupPr>
                        <m:ctrlPr>
                          <w:del w:id="216" w:author="mmwave" w:date="2025-04-02T00:45:00Z">
                            <w:rPr>
                              <w:rFonts w:ascii="Cambria Math" w:hAnsi="Cambria Math"/>
                              <w:sz w:val="16"/>
                            </w:rPr>
                          </w:del>
                        </m:ctrlPr>
                      </m:sSupPr>
                      <m:e>
                        <m:r>
                          <w:del w:id="217" w:author="mmwave" w:date="2025-04-02T00:45:00Z">
                            <w:rPr>
                              <w:rFonts w:ascii="Cambria Math" w:hAnsi="Cambria Math"/>
                              <w:noProof/>
                              <w:sz w:val="16"/>
                            </w:rPr>
                            <m:t>k</m:t>
                          </w:del>
                        </m:r>
                      </m:e>
                      <m:sup>
                        <m:r>
                          <w:del w:id="218" w:author="mmwave" w:date="2025-04-02T00:45:00Z">
                            <m:rPr>
                              <m:sty m:val="p"/>
                            </m:rPr>
                            <w:rPr>
                              <w:rFonts w:ascii="Cambria Math" w:hAnsi="Cambria Math"/>
                              <w:noProof/>
                              <w:sz w:val="16"/>
                            </w:rPr>
                            <m:t>2</m:t>
                          </w:del>
                        </m:r>
                      </m:sup>
                    </m:sSup>
                    <m:sSup>
                      <m:sSupPr>
                        <m:ctrlPr>
                          <w:del w:id="219" w:author="mmwave" w:date="2025-04-02T00:45:00Z">
                            <w:rPr>
                              <w:rFonts w:ascii="Cambria Math" w:hAnsi="Cambria Math"/>
                              <w:sz w:val="16"/>
                            </w:rPr>
                          </w:del>
                        </m:ctrlPr>
                      </m:sSupPr>
                      <m:e>
                        <m:r>
                          <w:del w:id="220" w:author="mmwave" w:date="2025-04-02T00:45:00Z">
                            <w:rPr>
                              <w:rFonts w:ascii="Cambria Math" w:hAnsi="Cambria Math"/>
                              <w:noProof/>
                              <w:sz w:val="16"/>
                            </w:rPr>
                            <m:t>c</m:t>
                          </w:del>
                        </m:r>
                      </m:e>
                      <m:sup>
                        <m:r>
                          <w:del w:id="221" w:author="mmwave" w:date="2025-04-02T00:45:00Z">
                            <m:rPr>
                              <m:sty m:val="p"/>
                            </m:rPr>
                            <w:rPr>
                              <w:rFonts w:ascii="Cambria Math" w:hAnsi="Cambria Math"/>
                              <w:noProof/>
                              <w:sz w:val="16"/>
                            </w:rPr>
                            <m:t>2</m:t>
                          </w:del>
                        </m:r>
                      </m:sup>
                    </m:sSup>
                    <m:sSubSup>
                      <m:sSubSupPr>
                        <m:ctrlPr>
                          <w:del w:id="222" w:author="mmwave" w:date="2025-04-02T00:45:00Z">
                            <w:rPr>
                              <w:rFonts w:ascii="Cambria Math" w:hAnsi="Cambria Math"/>
                              <w:sz w:val="16"/>
                            </w:rPr>
                          </w:del>
                        </m:ctrlPr>
                      </m:sSubSupPr>
                      <m:e>
                        <m:r>
                          <w:del w:id="223" w:author="mmwave" w:date="2025-04-02T00:45:00Z">
                            <w:rPr>
                              <w:rFonts w:ascii="Cambria Math" w:hAnsi="Cambria Math" w:cs="Cambria Math"/>
                              <w:noProof/>
                              <w:sz w:val="16"/>
                            </w:rPr>
                            <m:t>ω</m:t>
                          </w:del>
                        </m:r>
                      </m:e>
                      <m:sub>
                        <m:r>
                          <w:del w:id="224" w:author="mmwave" w:date="2025-04-02T00:45:00Z">
                            <w:rPr>
                              <w:rFonts w:ascii="Cambria Math" w:hAnsi="Cambria Math"/>
                              <w:noProof/>
                              <w:sz w:val="16"/>
                            </w:rPr>
                            <m:t>pe</m:t>
                          </w:del>
                        </m:r>
                      </m:sub>
                      <m:sup>
                        <m:r>
                          <w:del w:id="225" w:author="mmwave" w:date="2025-04-02T00:45:00Z">
                            <m:rPr>
                              <m:sty m:val="p"/>
                            </m:rPr>
                            <w:rPr>
                              <w:rFonts w:ascii="Cambria Math" w:hAnsi="Cambria Math"/>
                              <w:noProof/>
                              <w:sz w:val="16"/>
                            </w:rPr>
                            <m:t>2</m:t>
                          </w:del>
                        </m:r>
                      </m:sup>
                    </m:sSubSup>
                    <m:d>
                      <m:dPr>
                        <m:ctrlPr>
                          <w:del w:id="226" w:author="mmwave" w:date="2025-04-02T00:45:00Z">
                            <w:rPr>
                              <w:rFonts w:ascii="Cambria Math" w:hAnsi="Cambria Math"/>
                              <w:sz w:val="16"/>
                            </w:rPr>
                          </w:del>
                        </m:ctrlPr>
                      </m:dPr>
                      <m:e>
                        <m:sSubSup>
                          <m:sSubSupPr>
                            <m:ctrlPr>
                              <w:del w:id="227" w:author="mmwave" w:date="2025-04-02T00:45:00Z">
                                <w:rPr>
                                  <w:rFonts w:ascii="Cambria Math" w:hAnsi="Cambria Math"/>
                                  <w:sz w:val="16"/>
                                </w:rPr>
                              </w:del>
                            </m:ctrlPr>
                          </m:sSubSupPr>
                          <m:e>
                            <m:r>
                              <w:del w:id="228" w:author="mmwave" w:date="2025-04-02T00:45:00Z">
                                <w:rPr>
                                  <w:rFonts w:ascii="Cambria Math" w:hAnsi="Cambria Math" w:cs="Cambria Math"/>
                                  <w:noProof/>
                                  <w:sz w:val="16"/>
                                </w:rPr>
                                <m:t>ω</m:t>
                              </w:del>
                            </m:r>
                          </m:e>
                          <m:sub>
                            <m:r>
                              <w:del w:id="229" w:author="mmwave" w:date="2025-04-02T00:45:00Z">
                                <w:rPr>
                                  <w:rFonts w:ascii="Cambria Math" w:hAnsi="Cambria Math"/>
                                  <w:noProof/>
                                  <w:sz w:val="16"/>
                                </w:rPr>
                                <m:t>ce</m:t>
                              </w:del>
                            </m:r>
                          </m:sub>
                          <m:sup>
                            <m:r>
                              <w:del w:id="230" w:author="mmwave" w:date="2025-04-02T00:45:00Z">
                                <m:rPr>
                                  <m:sty m:val="p"/>
                                </m:rPr>
                                <w:rPr>
                                  <w:rFonts w:ascii="Cambria Math" w:hAnsi="Cambria Math"/>
                                  <w:noProof/>
                                  <w:sz w:val="16"/>
                                </w:rPr>
                                <m:t>2</m:t>
                              </w:del>
                            </m:r>
                          </m:sup>
                        </m:sSubSup>
                        <m:r>
                          <w:del w:id="231" w:author="mmwave" w:date="2025-04-02T00:45:00Z">
                            <w:rPr>
                              <w:rFonts w:ascii="Cambria Math" w:hAnsi="Cambria Math"/>
                              <w:noProof/>
                              <w:sz w:val="16"/>
                            </w:rPr>
                            <m:t>+</m:t>
                          </w:del>
                        </m:r>
                        <m:sSubSup>
                          <m:sSubSupPr>
                            <m:ctrlPr>
                              <w:del w:id="232" w:author="mmwave" w:date="2025-04-02T00:45:00Z">
                                <w:rPr>
                                  <w:rFonts w:ascii="Cambria Math" w:hAnsi="Cambria Math"/>
                                  <w:sz w:val="16"/>
                                </w:rPr>
                              </w:del>
                            </m:ctrlPr>
                          </m:sSubSupPr>
                          <m:e>
                            <m:r>
                              <w:del w:id="233" w:author="mmwave" w:date="2025-04-02T00:45:00Z">
                                <w:rPr>
                                  <w:rFonts w:ascii="Cambria Math" w:hAnsi="Cambria Math" w:cs="Cambria Math"/>
                                  <w:noProof/>
                                  <w:sz w:val="16"/>
                                </w:rPr>
                                <m:t>ω</m:t>
                              </w:del>
                            </m:r>
                          </m:e>
                          <m:sub>
                            <m:r>
                              <w:del w:id="234" w:author="mmwave" w:date="2025-04-02T00:45:00Z">
                                <w:rPr>
                                  <w:rFonts w:ascii="Cambria Math" w:hAnsi="Cambria Math"/>
                                  <w:noProof/>
                                  <w:sz w:val="16"/>
                                </w:rPr>
                                <m:t>ci</m:t>
                              </w:del>
                            </m:r>
                          </m:sub>
                          <m:sup>
                            <m:r>
                              <w:del w:id="235" w:author="mmwave" w:date="2025-04-02T00:45:00Z">
                                <m:rPr>
                                  <m:sty m:val="p"/>
                                </m:rPr>
                                <w:rPr>
                                  <w:rFonts w:ascii="Cambria Math" w:hAnsi="Cambria Math"/>
                                  <w:noProof/>
                                  <w:sz w:val="16"/>
                                </w:rPr>
                                <m:t>2</m:t>
                              </w:del>
                            </m:r>
                          </m:sup>
                        </m:sSubSup>
                        <m:r>
                          <w:del w:id="236" w:author="mmwave" w:date="2025-04-02T00:45:00Z">
                            <w:rPr>
                              <w:rFonts w:ascii="Cambria Math" w:hAnsi="Cambria Math"/>
                              <w:noProof/>
                              <w:sz w:val="16"/>
                            </w:rPr>
                            <m:t>-</m:t>
                          </w:del>
                        </m:r>
                        <m:sSub>
                          <m:sSubPr>
                            <m:ctrlPr>
                              <w:del w:id="237" w:author="mmwave" w:date="2025-04-02T00:45:00Z">
                                <w:rPr>
                                  <w:rFonts w:ascii="Cambria Math" w:hAnsi="Cambria Math"/>
                                  <w:sz w:val="16"/>
                                </w:rPr>
                              </w:del>
                            </m:ctrlPr>
                          </m:sSubPr>
                          <m:e>
                            <m:r>
                              <w:del w:id="238" w:author="mmwave" w:date="2025-04-02T00:45:00Z">
                                <w:rPr>
                                  <w:rFonts w:ascii="Cambria Math" w:hAnsi="Cambria Math" w:cs="Cambria Math"/>
                                  <w:noProof/>
                                  <w:sz w:val="16"/>
                                </w:rPr>
                                <m:t>ω</m:t>
                              </w:del>
                            </m:r>
                          </m:e>
                          <m:sub>
                            <m:r>
                              <w:del w:id="239" w:author="mmwave" w:date="2025-04-02T00:45:00Z">
                                <w:rPr>
                                  <w:rFonts w:ascii="Cambria Math" w:hAnsi="Cambria Math"/>
                                  <w:noProof/>
                                  <w:sz w:val="16"/>
                                </w:rPr>
                                <m:t>ce</m:t>
                              </w:del>
                            </m:r>
                          </m:sub>
                        </m:sSub>
                        <m:sSub>
                          <m:sSubPr>
                            <m:ctrlPr>
                              <w:del w:id="240" w:author="mmwave" w:date="2025-04-02T00:45:00Z">
                                <w:rPr>
                                  <w:rFonts w:ascii="Cambria Math" w:hAnsi="Cambria Math"/>
                                  <w:sz w:val="16"/>
                                </w:rPr>
                              </w:del>
                            </m:ctrlPr>
                          </m:sSubPr>
                          <m:e>
                            <m:r>
                              <w:del w:id="241" w:author="mmwave" w:date="2025-04-02T00:45:00Z">
                                <w:rPr>
                                  <w:rFonts w:ascii="Cambria Math" w:hAnsi="Cambria Math" w:cs="Cambria Math"/>
                                  <w:noProof/>
                                  <w:sz w:val="16"/>
                                </w:rPr>
                                <m:t>ω</m:t>
                              </w:del>
                            </m:r>
                          </m:e>
                          <m:sub>
                            <m:r>
                              <w:del w:id="242" w:author="mmwave" w:date="2025-04-02T00:45:00Z">
                                <w:rPr>
                                  <w:rFonts w:ascii="Cambria Math" w:hAnsi="Cambria Math"/>
                                  <w:noProof/>
                                  <w:sz w:val="16"/>
                                </w:rPr>
                                <m:t>ci</m:t>
                              </w:del>
                            </m:r>
                          </m:sub>
                        </m:sSub>
                      </m:e>
                    </m:d>
                    <m:d>
                      <m:dPr>
                        <m:ctrlPr>
                          <w:del w:id="243" w:author="mmwave" w:date="2025-04-02T00:45:00Z">
                            <w:rPr>
                              <w:rFonts w:ascii="Cambria Math" w:hAnsi="Cambria Math"/>
                              <w:sz w:val="16"/>
                            </w:rPr>
                          </w:del>
                        </m:ctrlPr>
                      </m:dPr>
                      <m:e>
                        <m:r>
                          <w:del w:id="244" w:author="mmwave" w:date="2025-04-02T00:45:00Z">
                            <m:rPr>
                              <m:sty m:val="p"/>
                            </m:rPr>
                            <w:rPr>
                              <w:rFonts w:ascii="Cambria Math" w:hAnsi="Cambria Math"/>
                              <w:noProof/>
                              <w:sz w:val="16"/>
                            </w:rPr>
                            <m:t>1</m:t>
                          </w:del>
                        </m:r>
                        <m:r>
                          <w:del w:id="245" w:author="mmwave" w:date="2025-04-02T00:45:00Z">
                            <w:rPr>
                              <w:rFonts w:ascii="Cambria Math" w:hAnsi="Cambria Math"/>
                              <w:noProof/>
                              <w:sz w:val="16"/>
                            </w:rPr>
                            <m:t>+</m:t>
                          </w:del>
                        </m:r>
                        <m:sSup>
                          <m:sSupPr>
                            <m:ctrlPr>
                              <w:del w:id="246" w:author="mmwave" w:date="2025-04-02T00:45:00Z">
                                <w:rPr>
                                  <w:rFonts w:ascii="Cambria Math" w:hAnsi="Cambria Math"/>
                                  <w:sz w:val="16"/>
                                </w:rPr>
                              </w:del>
                            </m:ctrlPr>
                          </m:sSupPr>
                          <m:e>
                            <m:r>
                              <w:del w:id="247" w:author="mmwave" w:date="2025-04-02T00:45:00Z">
                                <m:rPr>
                                  <m:sty m:val="p"/>
                                </m:rPr>
                                <w:rPr>
                                  <w:rFonts w:ascii="Cambria Math" w:hAnsi="Cambria Math"/>
                                  <w:noProof/>
                                  <w:sz w:val="16"/>
                                </w:rPr>
                                <m:t>cos</m:t>
                              </w:del>
                            </m:r>
                          </m:e>
                          <m:sup>
                            <m:r>
                              <w:del w:id="248" w:author="mmwave" w:date="2025-04-02T00:45:00Z">
                                <m:rPr>
                                  <m:sty m:val="p"/>
                                </m:rPr>
                                <w:rPr>
                                  <w:rFonts w:ascii="Cambria Math" w:hAnsi="Cambria Math"/>
                                  <w:noProof/>
                                  <w:sz w:val="16"/>
                                </w:rPr>
                                <m:t>2</m:t>
                              </w:del>
                            </m:r>
                          </m:sup>
                        </m:sSup>
                        <m:r>
                          <w:del w:id="249" w:author="mmwave" w:date="2025-04-02T00:45:00Z">
                            <w:rPr>
                              <w:rFonts w:ascii="Cambria Math" w:hAnsi="Cambria Math" w:cs="Cambria Math"/>
                              <w:noProof/>
                              <w:sz w:val="16"/>
                            </w:rPr>
                            <m:t>θ</m:t>
                          </w:del>
                        </m:r>
                      </m:e>
                    </m:d>
                  </m:e>
                </m:mr>
                <m:mr>
                  <m:e/>
                  <m:e>
                    <m:r>
                      <w:del w:id="250" w:author="mmwave" w:date="2025-04-02T00:45:00Z">
                        <w:rPr>
                          <w:rFonts w:ascii="Cambria Math" w:hAnsi="Cambria Math"/>
                          <w:noProof/>
                          <w:sz w:val="16"/>
                        </w:rPr>
                        <m:t>+</m:t>
                      </w:del>
                    </m:r>
                    <m:sSubSup>
                      <m:sSubSupPr>
                        <m:ctrlPr>
                          <w:del w:id="251" w:author="mmwave" w:date="2025-04-02T00:45:00Z">
                            <w:rPr>
                              <w:rFonts w:ascii="Cambria Math" w:hAnsi="Cambria Math"/>
                              <w:sz w:val="16"/>
                            </w:rPr>
                          </w:del>
                        </m:ctrlPr>
                      </m:sSubSupPr>
                      <m:e>
                        <m:r>
                          <w:del w:id="252" w:author="mmwave" w:date="2025-04-02T00:45:00Z">
                            <w:rPr>
                              <w:rFonts w:ascii="Cambria Math" w:hAnsi="Cambria Math" w:cs="Cambria Math"/>
                              <w:noProof/>
                              <w:sz w:val="16"/>
                            </w:rPr>
                            <m:t>ω</m:t>
                          </w:del>
                        </m:r>
                      </m:e>
                      <m:sub>
                        <m:r>
                          <w:del w:id="253" w:author="mmwave" w:date="2025-04-02T00:45:00Z">
                            <w:rPr>
                              <w:rFonts w:ascii="Cambria Math" w:hAnsi="Cambria Math"/>
                              <w:noProof/>
                              <w:sz w:val="16"/>
                            </w:rPr>
                            <m:t>pe</m:t>
                          </w:del>
                        </m:r>
                      </m:sub>
                      <m:sup>
                        <m:r>
                          <w:del w:id="254" w:author="mmwave" w:date="2025-04-02T00:45:00Z">
                            <m:rPr>
                              <m:sty m:val="p"/>
                            </m:rPr>
                            <w:rPr>
                              <w:rFonts w:ascii="Cambria Math" w:hAnsi="Cambria Math"/>
                              <w:noProof/>
                              <w:sz w:val="16"/>
                            </w:rPr>
                            <m:t>2</m:t>
                          </w:del>
                        </m:r>
                      </m:sup>
                    </m:sSubSup>
                    <m:sSup>
                      <m:sSupPr>
                        <m:ctrlPr>
                          <w:del w:id="255" w:author="mmwave" w:date="2025-04-02T00:45:00Z">
                            <w:rPr>
                              <w:rFonts w:ascii="Cambria Math" w:hAnsi="Cambria Math"/>
                              <w:sz w:val="16"/>
                            </w:rPr>
                          </w:del>
                        </m:ctrlPr>
                      </m:sSupPr>
                      <m:e>
                        <m:d>
                          <m:dPr>
                            <m:ctrlPr>
                              <w:del w:id="256" w:author="mmwave" w:date="2025-04-02T00:45:00Z">
                                <w:rPr>
                                  <w:rFonts w:ascii="Cambria Math" w:hAnsi="Cambria Math"/>
                                  <w:sz w:val="16"/>
                                </w:rPr>
                              </w:del>
                            </m:ctrlPr>
                          </m:dPr>
                          <m:e>
                            <m:sSubSup>
                              <m:sSubSupPr>
                                <m:ctrlPr>
                                  <w:del w:id="257" w:author="mmwave" w:date="2025-04-02T00:45:00Z">
                                    <w:rPr>
                                      <w:rFonts w:ascii="Cambria Math" w:hAnsi="Cambria Math"/>
                                      <w:sz w:val="16"/>
                                    </w:rPr>
                                  </w:del>
                                </m:ctrlPr>
                              </m:sSubSupPr>
                              <m:e>
                                <m:r>
                                  <w:del w:id="258" w:author="mmwave" w:date="2025-04-02T00:45:00Z">
                                    <w:rPr>
                                      <w:rFonts w:ascii="Cambria Math" w:hAnsi="Cambria Math" w:cs="Cambria Math"/>
                                      <w:noProof/>
                                      <w:sz w:val="16"/>
                                    </w:rPr>
                                    <m:t>ω</m:t>
                                  </w:del>
                                </m:r>
                              </m:e>
                              <m:sub>
                                <m:r>
                                  <w:del w:id="259" w:author="mmwave" w:date="2025-04-02T00:45:00Z">
                                    <w:rPr>
                                      <w:rFonts w:ascii="Cambria Math" w:hAnsi="Cambria Math"/>
                                      <w:noProof/>
                                      <w:sz w:val="16"/>
                                    </w:rPr>
                                    <m:t>pe</m:t>
                                  </w:del>
                                </m:r>
                              </m:sub>
                              <m:sup>
                                <m:r>
                                  <w:del w:id="260" w:author="mmwave" w:date="2025-04-02T00:45:00Z">
                                    <m:rPr>
                                      <m:sty m:val="p"/>
                                    </m:rPr>
                                    <w:rPr>
                                      <w:rFonts w:ascii="Cambria Math" w:hAnsi="Cambria Math"/>
                                      <w:noProof/>
                                      <w:sz w:val="16"/>
                                    </w:rPr>
                                    <m:t>2</m:t>
                                  </w:del>
                                </m:r>
                              </m:sup>
                            </m:sSubSup>
                            <m:r>
                              <w:del w:id="261" w:author="mmwave" w:date="2025-04-02T00:45:00Z">
                                <w:rPr>
                                  <w:rFonts w:ascii="Cambria Math" w:hAnsi="Cambria Math"/>
                                  <w:noProof/>
                                  <w:sz w:val="16"/>
                                </w:rPr>
                                <m:t>+</m:t>
                              </w:del>
                            </m:r>
                            <m:sSub>
                              <m:sSubPr>
                                <m:ctrlPr>
                                  <w:del w:id="262" w:author="mmwave" w:date="2025-04-02T00:45:00Z">
                                    <w:rPr>
                                      <w:rFonts w:ascii="Cambria Math" w:hAnsi="Cambria Math"/>
                                      <w:sz w:val="16"/>
                                    </w:rPr>
                                  </w:del>
                                </m:ctrlPr>
                              </m:sSubPr>
                              <m:e>
                                <m:r>
                                  <w:del w:id="263" w:author="mmwave" w:date="2025-04-02T00:45:00Z">
                                    <w:rPr>
                                      <w:rFonts w:ascii="Cambria Math" w:hAnsi="Cambria Math" w:cs="Cambria Math"/>
                                      <w:noProof/>
                                      <w:sz w:val="16"/>
                                    </w:rPr>
                                    <m:t>ω</m:t>
                                  </w:del>
                                </m:r>
                              </m:e>
                              <m:sub>
                                <m:r>
                                  <w:del w:id="264" w:author="mmwave" w:date="2025-04-02T00:45:00Z">
                                    <w:rPr>
                                      <w:rFonts w:ascii="Cambria Math" w:hAnsi="Cambria Math"/>
                                      <w:noProof/>
                                      <w:sz w:val="16"/>
                                    </w:rPr>
                                    <m:t>ce</m:t>
                                  </w:del>
                                </m:r>
                              </m:sub>
                            </m:sSub>
                            <m:sSub>
                              <m:sSubPr>
                                <m:ctrlPr>
                                  <w:del w:id="265" w:author="mmwave" w:date="2025-04-02T00:45:00Z">
                                    <w:rPr>
                                      <w:rFonts w:ascii="Cambria Math" w:hAnsi="Cambria Math"/>
                                      <w:sz w:val="16"/>
                                    </w:rPr>
                                  </w:del>
                                </m:ctrlPr>
                              </m:sSubPr>
                              <m:e>
                                <m:r>
                                  <w:del w:id="266" w:author="mmwave" w:date="2025-04-02T00:45:00Z">
                                    <w:rPr>
                                      <w:rFonts w:ascii="Cambria Math" w:hAnsi="Cambria Math" w:cs="Cambria Math"/>
                                      <w:noProof/>
                                      <w:sz w:val="16"/>
                                    </w:rPr>
                                    <m:t>ω</m:t>
                                  </w:del>
                                </m:r>
                              </m:e>
                              <m:sub>
                                <m:r>
                                  <w:del w:id="267" w:author="mmwave" w:date="2025-04-02T00:45:00Z">
                                    <w:rPr>
                                      <w:rFonts w:ascii="Cambria Math" w:hAnsi="Cambria Math"/>
                                      <w:noProof/>
                                      <w:sz w:val="16"/>
                                    </w:rPr>
                                    <m:t>ci</m:t>
                                  </w:del>
                                </m:r>
                              </m:sub>
                            </m:sSub>
                          </m:e>
                        </m:d>
                      </m:e>
                      <m:sup>
                        <m:r>
                          <w:del w:id="268" w:author="mmwave" w:date="2025-04-02T00:45:00Z">
                            <m:rPr>
                              <m:sty m:val="p"/>
                            </m:rPr>
                            <w:rPr>
                              <w:rFonts w:ascii="Cambria Math" w:hAnsi="Cambria Math"/>
                              <w:noProof/>
                              <w:sz w:val="16"/>
                            </w:rPr>
                            <m:t>2</m:t>
                          </w:del>
                        </m:r>
                      </m:sup>
                    </m:sSup>
                    <m:r>
                      <w:del w:id="269" w:author="mmwave" w:date="2025-04-02T00:45:00Z">
                        <m:rPr>
                          <m:sty m:val="p"/>
                        </m:rPr>
                        <w:rPr>
                          <w:rFonts w:ascii="Cambria Math" w:hAnsi="Cambria Math"/>
                          <w:noProof/>
                          <w:sz w:val="16"/>
                        </w:rPr>
                        <m:t>]</m:t>
                      </w:del>
                    </m:r>
                    <m:r>
                      <w:del w:id="270" w:author="mmwave" w:date="2025-04-02T00:45:00Z">
                        <w:rPr>
                          <w:rFonts w:ascii="Cambria Math" w:hAnsi="Cambria Math"/>
                          <w:noProof/>
                          <w:sz w:val="16"/>
                        </w:rPr>
                        <m:t>+</m:t>
                      </w:del>
                    </m:r>
                    <m:sSup>
                      <m:sSupPr>
                        <m:ctrlPr>
                          <w:del w:id="271" w:author="mmwave" w:date="2025-04-02T00:45:00Z">
                            <w:rPr>
                              <w:rFonts w:ascii="Cambria Math" w:hAnsi="Cambria Math"/>
                              <w:sz w:val="16"/>
                            </w:rPr>
                          </w:del>
                        </m:ctrlPr>
                      </m:sSupPr>
                      <m:e>
                        <m:r>
                          <w:del w:id="272" w:author="mmwave" w:date="2025-04-02T00:45:00Z">
                            <w:rPr>
                              <w:rFonts w:ascii="Cambria Math" w:hAnsi="Cambria Math" w:cs="Cambria Math"/>
                              <w:noProof/>
                              <w:sz w:val="16"/>
                            </w:rPr>
                            <m:t>ω</m:t>
                          </w:del>
                        </m:r>
                      </m:e>
                      <m:sup>
                        <m:r>
                          <w:del w:id="273" w:author="mmwave" w:date="2025-04-02T00:45:00Z">
                            <m:rPr>
                              <m:sty m:val="p"/>
                            </m:rPr>
                            <w:rPr>
                              <w:rFonts w:ascii="Cambria Math" w:hAnsi="Cambria Math"/>
                              <w:noProof/>
                              <w:sz w:val="16"/>
                            </w:rPr>
                            <m:t>2</m:t>
                          </w:del>
                        </m:r>
                      </m:sup>
                    </m:sSup>
                    <m:r>
                      <w:del w:id="274" w:author="mmwave" w:date="2025-04-02T00:45:00Z">
                        <m:rPr>
                          <m:sty m:val="p"/>
                        </m:rPr>
                        <w:rPr>
                          <w:rFonts w:ascii="Cambria Math" w:hAnsi="Cambria Math"/>
                          <w:noProof/>
                          <w:sz w:val="16"/>
                        </w:rPr>
                        <m:t>[</m:t>
                      </w:del>
                    </m:r>
                    <m:sSup>
                      <m:sSupPr>
                        <m:ctrlPr>
                          <w:del w:id="275" w:author="mmwave" w:date="2025-04-02T00:45:00Z">
                            <w:rPr>
                              <w:rFonts w:ascii="Cambria Math" w:hAnsi="Cambria Math"/>
                              <w:sz w:val="16"/>
                            </w:rPr>
                          </w:del>
                        </m:ctrlPr>
                      </m:sSupPr>
                      <m:e>
                        <m:r>
                          <w:del w:id="276" w:author="mmwave" w:date="2025-04-02T00:45:00Z">
                            <w:rPr>
                              <w:rFonts w:ascii="Cambria Math" w:hAnsi="Cambria Math"/>
                              <w:noProof/>
                              <w:sz w:val="16"/>
                            </w:rPr>
                            <m:t>k</m:t>
                          </w:del>
                        </m:r>
                      </m:e>
                      <m:sup>
                        <m:r>
                          <w:del w:id="277" w:author="mmwave" w:date="2025-04-02T00:45:00Z">
                            <m:rPr>
                              <m:sty m:val="p"/>
                            </m:rPr>
                            <w:rPr>
                              <w:rFonts w:ascii="Cambria Math" w:hAnsi="Cambria Math"/>
                              <w:noProof/>
                              <w:sz w:val="16"/>
                            </w:rPr>
                            <m:t>4</m:t>
                          </w:del>
                        </m:r>
                      </m:sup>
                    </m:sSup>
                    <m:sSup>
                      <m:sSupPr>
                        <m:ctrlPr>
                          <w:del w:id="278" w:author="mmwave" w:date="2025-04-02T00:45:00Z">
                            <w:rPr>
                              <w:rFonts w:ascii="Cambria Math" w:hAnsi="Cambria Math"/>
                              <w:sz w:val="16"/>
                            </w:rPr>
                          </w:del>
                        </m:ctrlPr>
                      </m:sSupPr>
                      <m:e>
                        <m:r>
                          <w:del w:id="279" w:author="mmwave" w:date="2025-04-02T00:45:00Z">
                            <w:rPr>
                              <w:rFonts w:ascii="Cambria Math" w:hAnsi="Cambria Math"/>
                              <w:noProof/>
                              <w:sz w:val="16"/>
                            </w:rPr>
                            <m:t>c</m:t>
                          </w:del>
                        </m:r>
                      </m:e>
                      <m:sup>
                        <m:r>
                          <w:del w:id="280" w:author="mmwave" w:date="2025-04-02T00:45:00Z">
                            <m:rPr>
                              <m:sty m:val="p"/>
                            </m:rPr>
                            <w:rPr>
                              <w:rFonts w:ascii="Cambria Math" w:hAnsi="Cambria Math"/>
                              <w:noProof/>
                              <w:sz w:val="16"/>
                            </w:rPr>
                            <m:t>4</m:t>
                          </w:del>
                        </m:r>
                      </m:sup>
                    </m:sSup>
                    <m:sSubSup>
                      <m:sSubSupPr>
                        <m:ctrlPr>
                          <w:del w:id="281" w:author="mmwave" w:date="2025-04-02T00:45:00Z">
                            <w:rPr>
                              <w:rFonts w:ascii="Cambria Math" w:hAnsi="Cambria Math"/>
                              <w:sz w:val="16"/>
                            </w:rPr>
                          </w:del>
                        </m:ctrlPr>
                      </m:sSubSupPr>
                      <m:e>
                        <m:r>
                          <w:del w:id="282" w:author="mmwave" w:date="2025-04-02T00:45:00Z">
                            <w:rPr>
                              <w:rFonts w:ascii="Cambria Math" w:hAnsi="Cambria Math" w:cs="Cambria Math"/>
                              <w:noProof/>
                              <w:sz w:val="16"/>
                            </w:rPr>
                            <m:t>ω</m:t>
                          </w:del>
                        </m:r>
                      </m:e>
                      <m:sub>
                        <m:r>
                          <w:del w:id="283" w:author="mmwave" w:date="2025-04-02T00:45:00Z">
                            <w:rPr>
                              <w:rFonts w:ascii="Cambria Math" w:hAnsi="Cambria Math"/>
                              <w:noProof/>
                              <w:sz w:val="16"/>
                            </w:rPr>
                            <m:t>pe</m:t>
                          </w:del>
                        </m:r>
                      </m:sub>
                      <m:sup>
                        <m:r>
                          <w:del w:id="284" w:author="mmwave" w:date="2025-04-02T00:45:00Z">
                            <m:rPr>
                              <m:sty m:val="p"/>
                            </m:rPr>
                            <w:rPr>
                              <w:rFonts w:ascii="Cambria Math" w:hAnsi="Cambria Math"/>
                              <w:noProof/>
                              <w:sz w:val="16"/>
                            </w:rPr>
                            <m:t>2</m:t>
                          </w:del>
                        </m:r>
                      </m:sup>
                    </m:sSubSup>
                    <m:sSup>
                      <m:sSupPr>
                        <m:ctrlPr>
                          <w:del w:id="285" w:author="mmwave" w:date="2025-04-02T00:45:00Z">
                            <w:rPr>
                              <w:rFonts w:ascii="Cambria Math" w:hAnsi="Cambria Math"/>
                              <w:sz w:val="16"/>
                            </w:rPr>
                          </w:del>
                        </m:ctrlPr>
                      </m:sSupPr>
                      <m:e>
                        <m:r>
                          <w:del w:id="286" w:author="mmwave" w:date="2025-04-02T00:45:00Z">
                            <m:rPr>
                              <m:sty m:val="p"/>
                            </m:rPr>
                            <w:rPr>
                              <w:rFonts w:ascii="Cambria Math" w:hAnsi="Cambria Math"/>
                              <w:noProof/>
                              <w:sz w:val="16"/>
                            </w:rPr>
                            <m:t>cos</m:t>
                          </w:del>
                        </m:r>
                      </m:e>
                      <m:sup>
                        <m:r>
                          <w:del w:id="287" w:author="mmwave" w:date="2025-04-02T00:45:00Z">
                            <m:rPr>
                              <m:sty m:val="p"/>
                            </m:rPr>
                            <w:rPr>
                              <w:rFonts w:ascii="Cambria Math" w:hAnsi="Cambria Math"/>
                              <w:noProof/>
                              <w:sz w:val="16"/>
                            </w:rPr>
                            <m:t>2</m:t>
                          </w:del>
                        </m:r>
                      </m:sup>
                    </m:sSup>
                    <m:r>
                      <w:del w:id="288" w:author="mmwave" w:date="2025-04-02T00:45:00Z">
                        <w:rPr>
                          <w:rFonts w:ascii="Cambria Math" w:hAnsi="Cambria Math" w:cs="Cambria Math"/>
                          <w:noProof/>
                          <w:sz w:val="16"/>
                        </w:rPr>
                        <m:t>θ</m:t>
                      </w:del>
                    </m:r>
                  </m:e>
                </m:mr>
                <m:mr>
                  <m:e/>
                  <m:e>
                    <m:r>
                      <w:del w:id="289" w:author="mmwave" w:date="2025-04-02T00:45:00Z">
                        <w:rPr>
                          <w:rFonts w:ascii="Cambria Math" w:hAnsi="Cambria Math"/>
                          <w:noProof/>
                          <w:sz w:val="16"/>
                        </w:rPr>
                        <m:t>+</m:t>
                      </w:del>
                    </m:r>
                    <m:sSup>
                      <m:sSupPr>
                        <m:ctrlPr>
                          <w:del w:id="290" w:author="mmwave" w:date="2025-04-02T00:45:00Z">
                            <w:rPr>
                              <w:rFonts w:ascii="Cambria Math" w:hAnsi="Cambria Math"/>
                              <w:sz w:val="16"/>
                            </w:rPr>
                          </w:del>
                        </m:ctrlPr>
                      </m:sSupPr>
                      <m:e>
                        <m:r>
                          <w:del w:id="291" w:author="mmwave" w:date="2025-04-02T00:45:00Z">
                            <w:rPr>
                              <w:rFonts w:ascii="Cambria Math" w:hAnsi="Cambria Math"/>
                              <w:noProof/>
                              <w:sz w:val="16"/>
                            </w:rPr>
                            <m:t>k</m:t>
                          </w:del>
                        </m:r>
                      </m:e>
                      <m:sup>
                        <m:r>
                          <w:del w:id="292" w:author="mmwave" w:date="2025-04-02T00:45:00Z">
                            <m:rPr>
                              <m:sty m:val="p"/>
                            </m:rPr>
                            <w:rPr>
                              <w:rFonts w:ascii="Cambria Math" w:hAnsi="Cambria Math"/>
                              <w:noProof/>
                              <w:sz w:val="16"/>
                            </w:rPr>
                            <m:t>2</m:t>
                          </w:del>
                        </m:r>
                      </m:sup>
                    </m:sSup>
                    <m:sSup>
                      <m:sSupPr>
                        <m:ctrlPr>
                          <w:del w:id="293" w:author="mmwave" w:date="2025-04-02T00:45:00Z">
                            <w:rPr>
                              <w:rFonts w:ascii="Cambria Math" w:hAnsi="Cambria Math"/>
                              <w:sz w:val="16"/>
                            </w:rPr>
                          </w:del>
                        </m:ctrlPr>
                      </m:sSupPr>
                      <m:e>
                        <m:r>
                          <w:del w:id="294" w:author="mmwave" w:date="2025-04-02T00:45:00Z">
                            <w:rPr>
                              <w:rFonts w:ascii="Cambria Math" w:hAnsi="Cambria Math"/>
                              <w:noProof/>
                              <w:sz w:val="16"/>
                            </w:rPr>
                            <m:t>c</m:t>
                          </w:del>
                        </m:r>
                      </m:e>
                      <m:sup>
                        <m:r>
                          <w:del w:id="295" w:author="mmwave" w:date="2025-04-02T00:45:00Z">
                            <m:rPr>
                              <m:sty m:val="p"/>
                            </m:rPr>
                            <w:rPr>
                              <w:rFonts w:ascii="Cambria Math" w:hAnsi="Cambria Math"/>
                              <w:noProof/>
                              <w:sz w:val="16"/>
                            </w:rPr>
                            <m:t>2</m:t>
                          </w:del>
                        </m:r>
                      </m:sup>
                    </m:sSup>
                    <m:sSub>
                      <m:sSubPr>
                        <m:ctrlPr>
                          <w:del w:id="296" w:author="mmwave" w:date="2025-04-02T00:45:00Z">
                            <w:rPr>
                              <w:rFonts w:ascii="Cambria Math" w:hAnsi="Cambria Math"/>
                              <w:sz w:val="16"/>
                            </w:rPr>
                          </w:del>
                        </m:ctrlPr>
                      </m:sSubPr>
                      <m:e>
                        <m:r>
                          <w:del w:id="297" w:author="mmwave" w:date="2025-04-02T00:45:00Z">
                            <w:rPr>
                              <w:rFonts w:ascii="Cambria Math" w:hAnsi="Cambria Math" w:cs="Cambria Math"/>
                              <w:noProof/>
                              <w:sz w:val="16"/>
                            </w:rPr>
                            <m:t>ω</m:t>
                          </w:del>
                        </m:r>
                      </m:e>
                      <m:sub>
                        <m:r>
                          <w:del w:id="298" w:author="mmwave" w:date="2025-04-02T00:45:00Z">
                            <w:rPr>
                              <w:rFonts w:ascii="Cambria Math" w:hAnsi="Cambria Math"/>
                              <w:noProof/>
                              <w:sz w:val="16"/>
                            </w:rPr>
                            <m:t>pe</m:t>
                          </w:del>
                        </m:r>
                      </m:sub>
                    </m:sSub>
                    <m:sSub>
                      <m:sSubPr>
                        <m:ctrlPr>
                          <w:del w:id="299" w:author="mmwave" w:date="2025-04-02T00:45:00Z">
                            <w:rPr>
                              <w:rFonts w:ascii="Cambria Math" w:hAnsi="Cambria Math"/>
                              <w:sz w:val="16"/>
                            </w:rPr>
                          </w:del>
                        </m:ctrlPr>
                      </m:sSubPr>
                      <m:e>
                        <m:r>
                          <w:del w:id="300" w:author="mmwave" w:date="2025-04-02T00:45:00Z">
                            <w:rPr>
                              <w:rFonts w:ascii="Cambria Math" w:hAnsi="Cambria Math" w:cs="Cambria Math"/>
                              <w:noProof/>
                              <w:sz w:val="16"/>
                            </w:rPr>
                            <m:t>ω</m:t>
                          </w:del>
                        </m:r>
                      </m:e>
                      <m:sub>
                        <m:r>
                          <w:del w:id="301" w:author="mmwave" w:date="2025-04-02T00:45:00Z">
                            <w:rPr>
                              <w:rFonts w:ascii="Cambria Math" w:hAnsi="Cambria Math"/>
                              <w:noProof/>
                              <w:sz w:val="16"/>
                            </w:rPr>
                            <m:t>ce</m:t>
                          </w:del>
                        </m:r>
                      </m:sub>
                    </m:sSub>
                    <m:sSub>
                      <m:sSubPr>
                        <m:ctrlPr>
                          <w:del w:id="302" w:author="mmwave" w:date="2025-04-02T00:45:00Z">
                            <w:rPr>
                              <w:rFonts w:ascii="Cambria Math" w:hAnsi="Cambria Math"/>
                              <w:sz w:val="16"/>
                            </w:rPr>
                          </w:del>
                        </m:ctrlPr>
                      </m:sSubPr>
                      <m:e>
                        <m:r>
                          <w:del w:id="303" w:author="mmwave" w:date="2025-04-02T00:45:00Z">
                            <w:rPr>
                              <w:rFonts w:ascii="Cambria Math" w:hAnsi="Cambria Math" w:cs="Cambria Math"/>
                              <w:noProof/>
                              <w:sz w:val="16"/>
                            </w:rPr>
                            <m:t>ω</m:t>
                          </w:del>
                        </m:r>
                      </m:e>
                      <m:sub>
                        <m:r>
                          <w:del w:id="304" w:author="mmwave" w:date="2025-04-02T00:45:00Z">
                            <w:rPr>
                              <w:rFonts w:ascii="Cambria Math" w:hAnsi="Cambria Math"/>
                              <w:noProof/>
                              <w:sz w:val="16"/>
                            </w:rPr>
                            <m:t>ci</m:t>
                          </w:del>
                        </m:r>
                      </m:sub>
                    </m:sSub>
                    <m:d>
                      <m:dPr>
                        <m:ctrlPr>
                          <w:del w:id="305" w:author="mmwave" w:date="2025-04-02T00:45:00Z">
                            <w:rPr>
                              <w:rFonts w:ascii="Cambria Math" w:hAnsi="Cambria Math"/>
                              <w:sz w:val="16"/>
                            </w:rPr>
                          </w:del>
                        </m:ctrlPr>
                      </m:dPr>
                      <m:e>
                        <m:sSub>
                          <m:sSubPr>
                            <m:ctrlPr>
                              <w:del w:id="306" w:author="mmwave" w:date="2025-04-02T00:45:00Z">
                                <w:rPr>
                                  <w:rFonts w:ascii="Cambria Math" w:hAnsi="Cambria Math"/>
                                  <w:sz w:val="16"/>
                                </w:rPr>
                              </w:del>
                            </m:ctrlPr>
                          </m:sSubPr>
                          <m:e>
                            <m:r>
                              <w:del w:id="307" w:author="mmwave" w:date="2025-04-02T00:45:00Z">
                                <w:rPr>
                                  <w:rFonts w:ascii="Cambria Math" w:hAnsi="Cambria Math" w:cs="Cambria Math"/>
                                  <w:noProof/>
                                  <w:sz w:val="16"/>
                                </w:rPr>
                                <m:t>ω</m:t>
                              </w:del>
                            </m:r>
                          </m:e>
                          <m:sub>
                            <m:r>
                              <w:del w:id="308" w:author="mmwave" w:date="2025-04-02T00:45:00Z">
                                <w:rPr>
                                  <w:rFonts w:ascii="Cambria Math" w:hAnsi="Cambria Math"/>
                                  <w:noProof/>
                                  <w:sz w:val="16"/>
                                </w:rPr>
                                <m:t>pe</m:t>
                              </w:del>
                            </m:r>
                          </m:sub>
                        </m:sSub>
                        <m:r>
                          <w:del w:id="309" w:author="mmwave" w:date="2025-04-02T00:45:00Z">
                            <w:rPr>
                              <w:rFonts w:ascii="Cambria Math" w:hAnsi="Cambria Math"/>
                              <w:noProof/>
                              <w:sz w:val="16"/>
                            </w:rPr>
                            <m:t>+</m:t>
                          </w:del>
                        </m:r>
                        <m:sSub>
                          <m:sSubPr>
                            <m:ctrlPr>
                              <w:del w:id="310" w:author="mmwave" w:date="2025-04-02T00:45:00Z">
                                <w:rPr>
                                  <w:rFonts w:ascii="Cambria Math" w:hAnsi="Cambria Math"/>
                                  <w:sz w:val="16"/>
                                </w:rPr>
                              </w:del>
                            </m:ctrlPr>
                          </m:sSubPr>
                          <m:e>
                            <m:r>
                              <w:del w:id="311" w:author="mmwave" w:date="2025-04-02T00:45:00Z">
                                <w:rPr>
                                  <w:rFonts w:ascii="Cambria Math" w:hAnsi="Cambria Math" w:cs="Cambria Math"/>
                                  <w:noProof/>
                                  <w:sz w:val="16"/>
                                </w:rPr>
                                <m:t>ω</m:t>
                              </w:del>
                            </m:r>
                          </m:e>
                          <m:sub>
                            <m:r>
                              <w:del w:id="312" w:author="mmwave" w:date="2025-04-02T00:45:00Z">
                                <w:rPr>
                                  <w:rFonts w:ascii="Cambria Math" w:hAnsi="Cambria Math"/>
                                  <w:noProof/>
                                  <w:sz w:val="16"/>
                                </w:rPr>
                                <m:t>ce</m:t>
                              </w:del>
                            </m:r>
                          </m:sub>
                        </m:sSub>
                        <m:sSub>
                          <m:sSubPr>
                            <m:ctrlPr>
                              <w:del w:id="313" w:author="mmwave" w:date="2025-04-02T00:45:00Z">
                                <w:rPr>
                                  <w:rFonts w:ascii="Cambria Math" w:hAnsi="Cambria Math"/>
                                  <w:sz w:val="16"/>
                                </w:rPr>
                              </w:del>
                            </m:ctrlPr>
                          </m:sSubPr>
                          <m:e>
                            <m:r>
                              <w:del w:id="314" w:author="mmwave" w:date="2025-04-02T00:45:00Z">
                                <w:rPr>
                                  <w:rFonts w:ascii="Cambria Math" w:hAnsi="Cambria Math" w:cs="Cambria Math"/>
                                  <w:noProof/>
                                  <w:sz w:val="16"/>
                                </w:rPr>
                                <m:t>ω</m:t>
                              </w:del>
                            </m:r>
                          </m:e>
                          <m:sub>
                            <m:r>
                              <w:del w:id="315" w:author="mmwave" w:date="2025-04-02T00:45:00Z">
                                <w:rPr>
                                  <w:rFonts w:ascii="Cambria Math" w:hAnsi="Cambria Math"/>
                                  <w:noProof/>
                                  <w:sz w:val="16"/>
                                </w:rPr>
                                <m:t>ci</m:t>
                              </w:del>
                            </m:r>
                          </m:sub>
                        </m:sSub>
                      </m:e>
                    </m:d>
                    <m:d>
                      <m:dPr>
                        <m:ctrlPr>
                          <w:del w:id="316" w:author="mmwave" w:date="2025-04-02T00:45:00Z">
                            <w:rPr>
                              <w:rFonts w:ascii="Cambria Math" w:hAnsi="Cambria Math"/>
                              <w:sz w:val="16"/>
                            </w:rPr>
                          </w:del>
                        </m:ctrlPr>
                      </m:dPr>
                      <m:e>
                        <m:r>
                          <w:del w:id="317" w:author="mmwave" w:date="2025-04-02T00:45:00Z">
                            <m:rPr>
                              <m:sty m:val="p"/>
                            </m:rPr>
                            <w:rPr>
                              <w:rFonts w:ascii="Cambria Math" w:hAnsi="Cambria Math"/>
                              <w:noProof/>
                              <w:sz w:val="16"/>
                            </w:rPr>
                            <m:t>1</m:t>
                          </w:del>
                        </m:r>
                        <m:r>
                          <w:del w:id="318" w:author="mmwave" w:date="2025-04-02T00:45:00Z">
                            <w:rPr>
                              <w:rFonts w:ascii="Cambria Math" w:hAnsi="Cambria Math"/>
                              <w:noProof/>
                              <w:sz w:val="16"/>
                            </w:rPr>
                            <m:t>+</m:t>
                          </w:del>
                        </m:r>
                        <m:sSup>
                          <m:sSupPr>
                            <m:ctrlPr>
                              <w:del w:id="319" w:author="mmwave" w:date="2025-04-02T00:45:00Z">
                                <w:rPr>
                                  <w:rFonts w:ascii="Cambria Math" w:hAnsi="Cambria Math"/>
                                  <w:sz w:val="16"/>
                                </w:rPr>
                              </w:del>
                            </m:ctrlPr>
                          </m:sSupPr>
                          <m:e>
                            <m:r>
                              <w:del w:id="320" w:author="mmwave" w:date="2025-04-02T00:45:00Z">
                                <m:rPr>
                                  <m:sty m:val="p"/>
                                </m:rPr>
                                <w:rPr>
                                  <w:rFonts w:ascii="Cambria Math" w:hAnsi="Cambria Math"/>
                                  <w:noProof/>
                                  <w:sz w:val="16"/>
                                </w:rPr>
                                <m:t>cos</m:t>
                              </w:del>
                            </m:r>
                          </m:e>
                          <m:sup>
                            <m:r>
                              <w:del w:id="321" w:author="mmwave" w:date="2025-04-02T00:45:00Z">
                                <m:rPr>
                                  <m:sty m:val="p"/>
                                </m:rPr>
                                <w:rPr>
                                  <w:rFonts w:ascii="Cambria Math" w:hAnsi="Cambria Math"/>
                                  <w:noProof/>
                                  <w:sz w:val="16"/>
                                </w:rPr>
                                <m:t>2</m:t>
                              </w:del>
                            </m:r>
                          </m:sup>
                        </m:sSup>
                        <m:r>
                          <w:del w:id="322" w:author="mmwave" w:date="2025-04-02T00:45:00Z">
                            <w:rPr>
                              <w:rFonts w:ascii="Cambria Math" w:hAnsi="Cambria Math" w:cs="Cambria Math"/>
                              <w:noProof/>
                              <w:sz w:val="16"/>
                            </w:rPr>
                            <m:t>θ</m:t>
                          </w:del>
                        </m:r>
                      </m:e>
                    </m:d>
                    <m:r>
                      <w:del w:id="323" w:author="mmwave" w:date="2025-04-02T00:45:00Z">
                        <m:rPr>
                          <m:sty m:val="p"/>
                        </m:rPr>
                        <w:rPr>
                          <w:rFonts w:ascii="Cambria Math" w:hAnsi="Cambria Math"/>
                          <w:noProof/>
                          <w:sz w:val="16"/>
                        </w:rPr>
                        <m:t>]</m:t>
                      </w:del>
                    </m:r>
                  </m:e>
                </m:mr>
                <m:mr>
                  <m:e/>
                  <m:e>
                    <m:r>
                      <w:del w:id="324" w:author="mmwave" w:date="2025-04-02T00:45:00Z">
                        <w:rPr>
                          <w:rFonts w:ascii="Cambria Math" w:hAnsi="Cambria Math"/>
                          <w:noProof/>
                          <w:sz w:val="16"/>
                        </w:rPr>
                        <m:t>-</m:t>
                      </w:del>
                    </m:r>
                    <m:sSup>
                      <m:sSupPr>
                        <m:ctrlPr>
                          <w:del w:id="325" w:author="mmwave" w:date="2025-04-02T00:45:00Z">
                            <w:rPr>
                              <w:rFonts w:ascii="Cambria Math" w:hAnsi="Cambria Math"/>
                              <w:sz w:val="16"/>
                            </w:rPr>
                          </w:del>
                        </m:ctrlPr>
                      </m:sSupPr>
                      <m:e>
                        <m:r>
                          <w:del w:id="326" w:author="mmwave" w:date="2025-04-02T00:45:00Z">
                            <w:rPr>
                              <w:rFonts w:ascii="Cambria Math" w:hAnsi="Cambria Math"/>
                              <w:noProof/>
                              <w:sz w:val="16"/>
                            </w:rPr>
                            <m:t>k</m:t>
                          </w:del>
                        </m:r>
                      </m:e>
                      <m:sup>
                        <m:r>
                          <w:del w:id="327" w:author="mmwave" w:date="2025-04-02T00:45:00Z">
                            <m:rPr>
                              <m:sty m:val="p"/>
                            </m:rPr>
                            <w:rPr>
                              <w:rFonts w:ascii="Cambria Math" w:hAnsi="Cambria Math"/>
                              <w:noProof/>
                              <w:sz w:val="16"/>
                            </w:rPr>
                            <m:t>4</m:t>
                          </w:del>
                        </m:r>
                      </m:sup>
                    </m:sSup>
                    <m:sSup>
                      <m:sSupPr>
                        <m:ctrlPr>
                          <w:del w:id="328" w:author="mmwave" w:date="2025-04-02T00:45:00Z">
                            <w:rPr>
                              <w:rFonts w:ascii="Cambria Math" w:hAnsi="Cambria Math"/>
                              <w:sz w:val="16"/>
                            </w:rPr>
                          </w:del>
                        </m:ctrlPr>
                      </m:sSupPr>
                      <m:e>
                        <m:r>
                          <w:del w:id="329" w:author="mmwave" w:date="2025-04-02T00:45:00Z">
                            <w:rPr>
                              <w:rFonts w:ascii="Cambria Math" w:hAnsi="Cambria Math"/>
                              <w:noProof/>
                              <w:sz w:val="16"/>
                            </w:rPr>
                            <m:t>c</m:t>
                          </w:del>
                        </m:r>
                      </m:e>
                      <m:sup>
                        <m:r>
                          <w:del w:id="330" w:author="mmwave" w:date="2025-04-02T00:45:00Z">
                            <m:rPr>
                              <m:sty m:val="p"/>
                            </m:rPr>
                            <w:rPr>
                              <w:rFonts w:ascii="Cambria Math" w:hAnsi="Cambria Math"/>
                              <w:noProof/>
                              <w:sz w:val="16"/>
                            </w:rPr>
                            <m:t>4</m:t>
                          </w:del>
                        </m:r>
                      </m:sup>
                    </m:sSup>
                    <m:sSubSup>
                      <m:sSubSupPr>
                        <m:ctrlPr>
                          <w:del w:id="331" w:author="mmwave" w:date="2025-04-02T00:45:00Z">
                            <w:rPr>
                              <w:rFonts w:ascii="Cambria Math" w:hAnsi="Cambria Math"/>
                              <w:sz w:val="16"/>
                            </w:rPr>
                          </w:del>
                        </m:ctrlPr>
                      </m:sSubSupPr>
                      <m:e>
                        <m:r>
                          <w:del w:id="332" w:author="mmwave" w:date="2025-04-02T00:45:00Z">
                            <w:rPr>
                              <w:rFonts w:ascii="Cambria Math" w:hAnsi="Cambria Math" w:cs="Cambria Math"/>
                              <w:noProof/>
                              <w:sz w:val="16"/>
                            </w:rPr>
                            <m:t>ω</m:t>
                          </w:del>
                        </m:r>
                      </m:e>
                      <m:sub>
                        <m:r>
                          <w:del w:id="333" w:author="mmwave" w:date="2025-04-02T00:45:00Z">
                            <w:rPr>
                              <w:rFonts w:ascii="Cambria Math" w:hAnsi="Cambria Math"/>
                              <w:noProof/>
                              <w:sz w:val="16"/>
                            </w:rPr>
                            <m:t>ce</m:t>
                          </w:del>
                        </m:r>
                      </m:sub>
                      <m:sup>
                        <m:r>
                          <w:del w:id="334" w:author="mmwave" w:date="2025-04-02T00:45:00Z">
                            <m:rPr>
                              <m:sty m:val="p"/>
                            </m:rPr>
                            <w:rPr>
                              <w:rFonts w:ascii="Cambria Math" w:hAnsi="Cambria Math"/>
                              <w:noProof/>
                              <w:sz w:val="16"/>
                            </w:rPr>
                            <m:t>2</m:t>
                          </w:del>
                        </m:r>
                      </m:sup>
                    </m:sSubSup>
                    <m:sSubSup>
                      <m:sSubSupPr>
                        <m:ctrlPr>
                          <w:del w:id="335" w:author="mmwave" w:date="2025-04-02T00:45:00Z">
                            <w:rPr>
                              <w:rFonts w:ascii="Cambria Math" w:hAnsi="Cambria Math"/>
                              <w:sz w:val="16"/>
                            </w:rPr>
                          </w:del>
                        </m:ctrlPr>
                      </m:sSubSupPr>
                      <m:e>
                        <m:r>
                          <w:del w:id="336" w:author="mmwave" w:date="2025-04-02T00:45:00Z">
                            <w:rPr>
                              <w:rFonts w:ascii="Cambria Math" w:hAnsi="Cambria Math" w:cs="Cambria Math"/>
                              <w:noProof/>
                              <w:sz w:val="16"/>
                            </w:rPr>
                            <m:t>ω</m:t>
                          </w:del>
                        </m:r>
                      </m:e>
                      <m:sub>
                        <m:r>
                          <w:del w:id="337" w:author="mmwave" w:date="2025-04-02T00:45:00Z">
                            <w:rPr>
                              <w:rFonts w:ascii="Cambria Math" w:hAnsi="Cambria Math"/>
                              <w:noProof/>
                              <w:sz w:val="16"/>
                            </w:rPr>
                            <m:t>ci</m:t>
                          </w:del>
                        </m:r>
                      </m:sub>
                      <m:sup>
                        <m:r>
                          <w:del w:id="338" w:author="mmwave" w:date="2025-04-02T00:45:00Z">
                            <m:rPr>
                              <m:sty m:val="p"/>
                            </m:rPr>
                            <w:rPr>
                              <w:rFonts w:ascii="Cambria Math" w:hAnsi="Cambria Math"/>
                              <w:noProof/>
                              <w:sz w:val="16"/>
                            </w:rPr>
                            <m:t>2</m:t>
                          </w:del>
                        </m:r>
                      </m:sup>
                    </m:sSubSup>
                    <m:sSubSup>
                      <m:sSubSupPr>
                        <m:ctrlPr>
                          <w:del w:id="339" w:author="mmwave" w:date="2025-04-02T00:45:00Z">
                            <w:rPr>
                              <w:rFonts w:ascii="Cambria Math" w:hAnsi="Cambria Math"/>
                              <w:sz w:val="16"/>
                            </w:rPr>
                          </w:del>
                        </m:ctrlPr>
                      </m:sSubSupPr>
                      <m:e>
                        <m:r>
                          <w:del w:id="340" w:author="mmwave" w:date="2025-04-02T00:45:00Z">
                            <w:rPr>
                              <w:rFonts w:ascii="Cambria Math" w:hAnsi="Cambria Math" w:cs="Cambria Math"/>
                              <w:noProof/>
                              <w:sz w:val="16"/>
                            </w:rPr>
                            <m:t>ω</m:t>
                          </w:del>
                        </m:r>
                      </m:e>
                      <m:sub>
                        <m:r>
                          <w:del w:id="341" w:author="mmwave" w:date="2025-04-02T00:45:00Z">
                            <w:rPr>
                              <w:rFonts w:ascii="Cambria Math" w:hAnsi="Cambria Math"/>
                              <w:noProof/>
                              <w:sz w:val="16"/>
                            </w:rPr>
                            <m:t>pe</m:t>
                          </w:del>
                        </m:r>
                      </m:sub>
                      <m:sup>
                        <m:r>
                          <w:del w:id="342" w:author="mmwave" w:date="2025-04-02T00:45:00Z">
                            <m:rPr>
                              <m:sty m:val="p"/>
                            </m:rPr>
                            <w:rPr>
                              <w:rFonts w:ascii="Cambria Math" w:hAnsi="Cambria Math"/>
                              <w:noProof/>
                              <w:sz w:val="16"/>
                            </w:rPr>
                            <m:t>2</m:t>
                          </w:del>
                        </m:r>
                      </m:sup>
                    </m:sSubSup>
                    <m:sSup>
                      <m:sSupPr>
                        <m:ctrlPr>
                          <w:del w:id="343" w:author="mmwave" w:date="2025-04-02T00:45:00Z">
                            <w:rPr>
                              <w:rFonts w:ascii="Cambria Math" w:hAnsi="Cambria Math"/>
                              <w:sz w:val="16"/>
                            </w:rPr>
                          </w:del>
                        </m:ctrlPr>
                      </m:sSupPr>
                      <m:e>
                        <m:r>
                          <w:del w:id="344" w:author="mmwave" w:date="2025-04-02T00:45:00Z">
                            <m:rPr>
                              <m:sty m:val="p"/>
                            </m:rPr>
                            <w:rPr>
                              <w:rFonts w:ascii="Cambria Math" w:hAnsi="Cambria Math"/>
                              <w:noProof/>
                              <w:sz w:val="16"/>
                            </w:rPr>
                            <m:t>cos</m:t>
                          </w:del>
                        </m:r>
                      </m:e>
                      <m:sup>
                        <m:r>
                          <w:del w:id="345" w:author="mmwave" w:date="2025-04-02T00:45:00Z">
                            <m:rPr>
                              <m:sty m:val="p"/>
                            </m:rPr>
                            <w:rPr>
                              <w:rFonts w:ascii="Cambria Math" w:hAnsi="Cambria Math"/>
                              <w:noProof/>
                              <w:sz w:val="16"/>
                            </w:rPr>
                            <m:t>2</m:t>
                          </w:del>
                        </m:r>
                      </m:sup>
                    </m:sSup>
                    <m:r>
                      <w:del w:id="346" w:author="mmwave" w:date="2025-04-02T00:45:00Z">
                        <w:rPr>
                          <w:rFonts w:ascii="Cambria Math" w:hAnsi="Cambria Math" w:cs="Cambria Math"/>
                          <w:noProof/>
                          <w:sz w:val="16"/>
                        </w:rPr>
                        <m:t>θ</m:t>
                      </w:del>
                    </m:r>
                    <m:r>
                      <w:del w:id="347" w:author="mmwave" w:date="2025-04-02T00:45:00Z">
                        <m:rPr>
                          <m:sty m:val="p"/>
                        </m:rPr>
                        <w:rPr>
                          <w:rFonts w:ascii="Cambria Math" w:hAnsi="Cambria Math"/>
                          <w:noProof/>
                          <w:sz w:val="16"/>
                        </w:rPr>
                        <m:t>=0</m:t>
                      </w:del>
                    </m:r>
                  </m:e>
                </m:mr>
              </m:m>
              <m:r>
                <w:del w:id="348" w:author="mmwave" w:date="2025-04-02T00:45:00Z">
                  <w:rPr>
                    <w:rFonts w:ascii="Cambria Math" w:hAnsi="Cambria Math"/>
                    <w:sz w:val="16"/>
                  </w:rPr>
                  <m:t>#</m:t>
                </w:del>
              </m:r>
              <w:bookmarkStart w:id="349" w:name="Dispersion"/>
              <m:d>
                <m:dPr>
                  <m:ctrlPr>
                    <w:del w:id="350" w:author="mmwave" w:date="2025-04-02T00:45:00Z">
                      <w:rPr>
                        <w:rFonts w:ascii="Cambria Math" w:hAnsi="Cambria Math"/>
                        <w:i/>
                        <w:noProof/>
                        <w:sz w:val="16"/>
                      </w:rPr>
                    </w:del>
                  </m:ctrlPr>
                </m:dPr>
                <m:e>
                  <m:r>
                    <w:del w:id="351" w:author="mmwave" w:date="2025-04-02T00:45:00Z">
                      <w:rPr>
                        <w:rFonts w:ascii="Cambria Math" w:hAnsi="Cambria Math"/>
                        <w:i/>
                        <w:noProof/>
                        <w:sz w:val="16"/>
                      </w:rPr>
                      <w:fldChar w:fldCharType="begin"/>
                    </w:del>
                  </m:r>
                  <m:r>
                    <w:del w:id="352" w:author="mmwave" w:date="2025-04-02T00:45:00Z">
                      <m:rPr>
                        <m:sty m:val="p"/>
                      </m:rPr>
                      <w:rPr>
                        <w:rFonts w:ascii="Cambria Math" w:hAnsi="Cambria Math"/>
                        <w:noProof/>
                        <w:sz w:val="16"/>
                      </w:rPr>
                      <m:t xml:space="preserve"> SEQ equation </m:t>
                    </w:del>
                  </m:r>
                  <m:r>
                    <w:del w:id="353" w:author="mmwave" w:date="2025-04-02T00:45:00Z">
                      <w:rPr>
                        <w:rFonts w:ascii="Cambria Math" w:hAnsi="Cambria Math"/>
                        <w:i/>
                        <w:noProof/>
                        <w:sz w:val="16"/>
                      </w:rPr>
                      <w:fldChar w:fldCharType="separate"/>
                    </w:del>
                  </m:r>
                  <m:r>
                    <w:del w:id="354" w:author="mmwave" w:date="2025-04-02T00:45:00Z">
                      <m:rPr>
                        <m:sty m:val="p"/>
                      </m:rPr>
                      <w:rPr>
                        <w:rFonts w:ascii="Cambria Math" w:hAnsi="Cambria Math"/>
                        <w:noProof/>
                        <w:sz w:val="16"/>
                      </w:rPr>
                      <m:t>4</m:t>
                    </w:del>
                  </m:r>
                  <m:r>
                    <w:del w:id="355" w:author="mmwave" w:date="2025-04-02T00:45:00Z">
                      <w:rPr>
                        <w:rFonts w:ascii="Cambria Math" w:hAnsi="Cambria Math"/>
                        <w:i/>
                        <w:noProof/>
                        <w:sz w:val="16"/>
                      </w:rPr>
                      <w:fldChar w:fldCharType="end"/>
                    </w:del>
                  </m:r>
                </m:e>
              </m:d>
              <w:bookmarkEnd w:id="349"/>
            </m:e>
          </m:eqArr>
        </m:oMath>
      </m:oMathPara>
    </w:p>
    <w:p w14:paraId="31940B73" w14:textId="77777777" w:rsidR="00C37E0A" w:rsidRDefault="00C37E0A" w:rsidP="00C37E0A">
      <w:pPr>
        <w:pStyle w:val="IOPText"/>
        <w:rPr>
          <w:noProof/>
        </w:rPr>
      </w:pPr>
      <m:oMathPara>
        <m:oMath>
          <m:r>
            <m:rPr>
              <m:sty m:val="p"/>
            </m:rPr>
            <w:rPr>
              <w:rFonts w:ascii="Cambria Math" w:hAnsi="Cambria Math"/>
              <w:noProof/>
            </w:rPr>
            <w:drawing>
              <wp:inline distT="0" distB="0" distL="0" distR="0" wp14:anchorId="0D902268" wp14:editId="6D849E29">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1787FB25" w14:textId="77777777" w:rsidR="00C37E0A" w:rsidRDefault="00C37E0A" w:rsidP="00C37E0A">
      <w:pPr>
        <w:pStyle w:val="IOPText"/>
        <w:rPr>
          <w:noProof/>
        </w:rPr>
      </w:pPr>
    </w:p>
    <w:p w14:paraId="56BA6F0A" w14:textId="77777777" w:rsidR="00C37E0A" w:rsidRDefault="00C37E0A" w:rsidP="00C37E0A">
      <w:pPr>
        <w:pStyle w:val="IOPText"/>
        <w:rPr>
          <w:noProof/>
        </w:rPr>
      </w:pPr>
      <w:r>
        <w:rPr>
          <w:noProof/>
        </w:rPr>
        <mc:AlternateContent>
          <mc:Choice Requires="wps">
            <w:drawing>
              <wp:inline distT="0" distB="0" distL="0" distR="0" wp14:anchorId="13B47572" wp14:editId="0D0A5548">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C9E8780" w14:textId="77777777" w:rsidR="007E3A44" w:rsidRPr="00C4769E" w:rsidRDefault="007E3A44" w:rsidP="00C37E0A">
                            <w:pPr>
                              <w:pStyle w:val="Caption"/>
                            </w:pPr>
                            <w:bookmarkStart w:id="356"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356"/>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3B47572"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7C9E8780" w14:textId="77777777" w:rsidR="007E3A44" w:rsidRPr="00C4769E" w:rsidRDefault="007E3A44" w:rsidP="00C37E0A">
                      <w:pPr>
                        <w:pStyle w:val="Caption"/>
                      </w:pPr>
                      <w:bookmarkStart w:id="357"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357"/>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4942C01A" w14:textId="77777777" w:rsidR="00C37E0A" w:rsidRDefault="00C37E0A" w:rsidP="00C37E0A">
      <w:pPr>
        <w:pStyle w:val="IOPText"/>
        <w:rPr>
          <w:noProof/>
        </w:rPr>
      </w:pPr>
    </w:p>
    <w:p w14:paraId="20D08DBF" w14:textId="77777777" w:rsidR="00C37E0A" w:rsidRDefault="00C37E0A" w:rsidP="00C37E0A">
      <w:pPr>
        <w:pStyle w:val="IOPText"/>
        <w:rPr>
          <w:noProof/>
        </w:rPr>
      </w:pPr>
    </w:p>
    <w:p w14:paraId="7BDAAC3A" w14:textId="7560F285" w:rsidR="00C37E0A" w:rsidRPr="00466416" w:rsidRDefault="00C37E0A" w:rsidP="00C37E0A">
      <w:pPr>
        <w:pStyle w:val="IOPText"/>
        <w:rPr>
          <w:noProof/>
        </w:rPr>
      </w:pPr>
      <w:r>
        <w:rPr>
          <w:noProof/>
        </w:rPr>
        <w:t>The relationship of</w:t>
      </w:r>
      <w:r w:rsidRPr="00C408F8">
        <w:rPr>
          <w:noProof/>
        </w:rPr>
        <w:t xml:space="preserve"> </w:t>
      </w:r>
      <m:oMath>
        <m:r>
          <w:rPr>
            <w:rFonts w:ascii="Cambria Math" w:hAnsi="Cambria Math" w:cs="Cambria Math"/>
            <w:noProof/>
          </w:rPr>
          <m:t>ω</m:t>
        </m:r>
      </m:oMath>
      <w:r w:rsidRPr="00C408F8">
        <w:rPr>
          <w:noProof/>
        </w:rPr>
        <w:t xml:space="preserve"> and </w:t>
      </w:r>
      <m:oMath>
        <m:r>
          <w:rPr>
            <w:rFonts w:ascii="Cambria Math" w:hAnsi="Cambria Math"/>
            <w:noProof/>
          </w:rPr>
          <m:t>k</m:t>
        </m:r>
      </m:oMath>
      <w:r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Pr="00C408F8">
        <w:rPr>
          <w:noProof/>
        </w:rPr>
        <w:t xml:space="preserve">). Here, </w:t>
      </w:r>
      <m:oMath>
        <m:r>
          <w:rPr>
            <w:rFonts w:ascii="Cambria Math" w:hAnsi="Cambria Math" w:cs="Cambria Math"/>
            <w:noProof/>
          </w:rPr>
          <m:t>θ</m:t>
        </m:r>
      </m:oMath>
      <w:r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Pr="00C408F8">
        <w:rPr>
          <w:noProof/>
        </w:rPr>
        <w:t xml:space="preserve">. 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t</w:t>
      </w:r>
      <w:r w:rsidRPr="00C408F8">
        <w:rPr>
          <w:noProof/>
        </w:rPr>
        <w:t xml:space="preserve">he dispersion relationship can be illustrated in </w:t>
      </w:r>
      <w:bookmarkStart w:id="358" w:name="OLE_LINK2"/>
      <w:bookmarkStart w:id="359" w:name="OLE_LINK3"/>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C017E9">
        <w:rPr>
          <w:noProof/>
        </w:rPr>
        <w:t>8</w:t>
      </w:r>
      <w:r>
        <w:rPr>
          <w:noProof/>
        </w:rPr>
        <w:fldChar w:fldCharType="end"/>
      </w:r>
      <w:bookmarkEnd w:id="358"/>
      <w:bookmarkEnd w:id="359"/>
      <w:r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Pr="00C408F8">
        <w:rPr>
          <w:noProof/>
        </w:rPr>
        <w:t xml:space="preserve"> , while the </w:t>
      </w:r>
      <w:r>
        <w:rPr>
          <w:noProof/>
        </w:rPr>
        <w:t>yellow</w:t>
      </w:r>
      <w:r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Pr>
          <w:noProof/>
        </w:rPr>
        <w:t xml:space="preserve"> 90 degrees</w:t>
      </w:r>
      <w:r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Pr="00C408F8">
        <w:rPr>
          <w:noProof/>
        </w:rPr>
        <w:t xml:space="preserve"> of the wave can be expressed a</w:t>
      </w:r>
      <w:r>
        <w:rPr>
          <w:rFonts w:hint="eastAsia"/>
          <w:noProof/>
          <w:lang w:eastAsia="zh-CN"/>
        </w:rPr>
        <w:t>s</w:t>
      </w:r>
      <w:r>
        <w:rPr>
          <w:rFonts w:hint="eastAsia"/>
          <w:noProof/>
          <w:color w:val="FF0000"/>
          <w:lang w:eastAsia="zh-CN"/>
        </w:rPr>
        <w:t xml:space="preserve"> </w:t>
      </w:r>
      <w:r w:rsidRPr="006C2E59">
        <w:rPr>
          <w:noProof/>
          <w:lang w:eastAsia="zh-CN"/>
        </w:rPr>
        <w:fldChar w:fldCharType="begin"/>
      </w:r>
      <w:r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Pr="006C2E59">
        <w:rPr>
          <w:noProof/>
          <w:lang w:eastAsia="zh-CN"/>
        </w:rPr>
        <w:fldChar w:fldCharType="separate"/>
      </w:r>
      <w:r w:rsidRPr="006C2E59">
        <w:rPr>
          <w:noProof/>
          <w:lang w:eastAsia="zh-CN"/>
        </w:rPr>
        <w:t>[</w:t>
      </w:r>
      <w:hyperlink w:anchor="_ENREF_32" w:tooltip="Aleynikov, 2015 #2236" w:history="1">
        <w:r w:rsidRPr="006C2E59">
          <w:rPr>
            <w:noProof/>
            <w:lang w:eastAsia="zh-CN"/>
          </w:rPr>
          <w:t>32</w:t>
        </w:r>
      </w:hyperlink>
      <w:r w:rsidRPr="006C2E59">
        <w:rPr>
          <w:noProof/>
          <w:lang w:eastAsia="zh-CN"/>
        </w:rPr>
        <w:t>]</w:t>
      </w:r>
      <w:r w:rsidRPr="006C2E59">
        <w:rPr>
          <w:noProof/>
          <w:lang w:eastAsia="zh-CN"/>
        </w:rPr>
        <w:fldChar w:fldCharType="end"/>
      </w:r>
      <w:r>
        <w:rPr>
          <w:rFonts w:hint="eastAsia"/>
          <w:noProof/>
          <w:lang w:eastAsia="zh-CN"/>
        </w:rPr>
        <w:t>:</w:t>
      </w:r>
      <w:r w:rsidRPr="006C2E59">
        <w:rPr>
          <w:noProof/>
        </w:rPr>
        <w:t xml:space="preserve"> </w:t>
      </w:r>
    </w:p>
    <w:p w14:paraId="0F0E3717" w14:textId="2344BD52" w:rsidR="00C37E0A" w:rsidRDefault="007E3A44" w:rsidP="00C37E0A">
      <w:pPr>
        <w:pStyle w:val="NormalWeb"/>
        <w:shd w:val="clear" w:color="auto" w:fill="FFFFFF"/>
        <w:ind w:firstLine="360"/>
        <w:jc w:val="right"/>
        <w:rPr>
          <w:rFonts w:ascii="Cambria Math" w:hAnsi="Cambria Math"/>
          <w:sz w:val="15"/>
          <w:szCs w:val="15"/>
          <w:oMath/>
        </w:rPr>
        <w:sectPr w:rsidR="00C37E0A" w:rsidSect="00F9579E">
          <w:headerReference w:type="default" r:id="rId20"/>
          <w:footerReference w:type="default" r:id="rId21"/>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360" w:name="OLE_LINK14"/>
                    <w:bookmarkStart w:id="361"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360"/>
                    <w:bookmarkEnd w:id="361"/>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w:ins w:id="362" w:author="mmwave" w:date="2025-04-02T01:34:00Z">
                      <m:rPr>
                        <m:sty m:val="p"/>
                      </m:rPr>
                      <w:rPr>
                        <w:rFonts w:ascii="Cambria Math" w:hAnsi="Cambria Math"/>
                        <w:noProof/>
                        <w:sz w:val="15"/>
                        <w:szCs w:val="15"/>
                      </w:rPr>
                      <m:t>4</m:t>
                    </w:ins>
                  </m:r>
                  <m:r>
                    <w:del w:id="363" w:author="mmwave" w:date="2025-04-02T01:34:00Z">
                      <m:rPr>
                        <m:sty m:val="p"/>
                      </m:rPr>
                      <w:rPr>
                        <w:rFonts w:ascii="Cambria Math" w:hAnsi="Cambria Math"/>
                        <w:noProof/>
                        <w:sz w:val="15"/>
                        <w:szCs w:val="15"/>
                      </w:rPr>
                      <m:t>5</m:t>
                    </w:del>
                  </m:r>
                  <m:r>
                    <w:rPr>
                      <w:rFonts w:ascii="Cambria Math" w:hAnsi="Cambria Math"/>
                      <w:i/>
                      <w:noProof/>
                      <w:sz w:val="15"/>
                      <w:szCs w:val="15"/>
                    </w:rPr>
                    <w:fldChar w:fldCharType="end"/>
                  </m:r>
                </m:e>
              </m:d>
            </m:e>
          </m:eqArr>
        </m:oMath>
      </m:oMathPara>
    </w:p>
    <w:p w14:paraId="2F643750" w14:textId="77777777" w:rsidR="00C37E0A" w:rsidRPr="00466416" w:rsidRDefault="00C37E0A" w:rsidP="00C37E0A">
      <w:pPr>
        <w:pStyle w:val="IOPText"/>
        <w:ind w:firstLine="0"/>
        <w:rPr>
          <w:noProof/>
        </w:rPr>
      </w:pPr>
      <w:r>
        <w:rPr>
          <w:noProof/>
        </w:rPr>
        <w:lastRenderedPageBreak/>
        <mc:AlternateContent>
          <mc:Choice Requires="wps">
            <w:drawing>
              <wp:anchor distT="0" distB="0" distL="114300" distR="114300" simplePos="0" relativeHeight="251659264" behindDoc="0" locked="0" layoutInCell="1" allowOverlap="1" wp14:anchorId="60766DD7" wp14:editId="3A60C445">
                <wp:simplePos x="0" y="0"/>
                <wp:positionH relativeFrom="column">
                  <wp:align>left</wp:align>
                </wp:positionH>
                <wp:positionV relativeFrom="page">
                  <wp:posOffset>5244440</wp:posOffset>
                </wp:positionV>
                <wp:extent cx="6232525" cy="9378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32525" cy="937895"/>
                        </a:xfrm>
                        <a:prstGeom prst="rect">
                          <a:avLst/>
                        </a:prstGeom>
                        <a:solidFill>
                          <a:prstClr val="white"/>
                        </a:solidFill>
                        <a:ln>
                          <a:noFill/>
                        </a:ln>
                      </wps:spPr>
                      <wps:txbx>
                        <w:txbxContent>
                          <w:p w14:paraId="55B5F83F" w14:textId="77777777" w:rsidR="007E3A44" w:rsidRPr="00C5426A" w:rsidRDefault="007E3A44" w:rsidP="00C37E0A">
                            <w:pPr>
                              <w:pStyle w:val="Caption"/>
                            </w:pPr>
                            <w:bookmarkStart w:id="364"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364"/>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766DD7" id="Text Box 9" o:spid="_x0000_s1027" type="#_x0000_t202" style="position:absolute;left:0;text-align:left;margin-left:0;margin-top:412.95pt;width:490.75pt;height:73.85pt;z-index:251659264;visibility:visible;mso-wrap-style:square;mso-width-percent:0;mso-wrap-distance-left:9pt;mso-wrap-distance-top:0;mso-wrap-distance-right:9pt;mso-wrap-distance-bottom:0;mso-position-horizontal:left;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oRMQIAAGcEAAAOAAAAZHJzL2Uyb0RvYy54bWysVFFv2yAQfp+0/4B4X5ykStd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" stroked="f">
                <v:textbox style="mso-fit-shape-to-text:t" inset="0,0,0,0">
                  <w:txbxContent>
                    <w:p w14:paraId="55B5F83F" w14:textId="77777777" w:rsidR="007E3A44" w:rsidRPr="00C5426A" w:rsidRDefault="007E3A44" w:rsidP="00C37E0A">
                      <w:pPr>
                        <w:pStyle w:val="Caption"/>
                      </w:pPr>
                      <w:bookmarkStart w:id="365"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365"/>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square" anchory="page"/>
              </v:shape>
            </w:pict>
          </mc:Fallback>
        </mc:AlternateContent>
      </w:r>
      <w:r>
        <w:rPr>
          <w:noProof/>
        </w:rPr>
        <w:drawing>
          <wp:anchor distT="0" distB="0" distL="114300" distR="114300" simplePos="0" relativeHeight="251660288" behindDoc="0" locked="0" layoutInCell="1" allowOverlap="1" wp14:anchorId="2D566BE0" wp14:editId="67753DEC">
            <wp:simplePos x="0" y="0"/>
            <wp:positionH relativeFrom="margin">
              <wp:posOffset>1098105</wp:posOffset>
            </wp:positionH>
            <wp:positionV relativeFrom="margin">
              <wp:align>top</wp:align>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32AAB641" w14:textId="77777777" w:rsidR="00C37E0A" w:rsidRDefault="00C37E0A" w:rsidP="00C37E0A">
      <w:pPr>
        <w:pStyle w:val="IOPText"/>
        <w:ind w:firstLine="0"/>
        <w:rPr>
          <w:noProof/>
        </w:rPr>
      </w:pPr>
    </w:p>
    <w:p w14:paraId="5A1EAC4F" w14:textId="77777777" w:rsidR="00C37E0A" w:rsidRDefault="00C37E0A" w:rsidP="00C37E0A">
      <w:pPr>
        <w:pStyle w:val="IOPText"/>
        <w:ind w:firstLine="0"/>
        <w:rPr>
          <w:noProof/>
        </w:rPr>
      </w:pPr>
      <w:r>
        <w:rPr>
          <w:noProof/>
        </w:rPr>
        <w:t xml:space="preserve">    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Pr>
          <w:noProof/>
        </w:rPr>
        <w:t xml:space="preserve"> are orthogonal vectors </w:t>
      </w:r>
      <w:r w:rsidRPr="000E1BF8">
        <w:rPr>
          <w:noProof/>
        </w:rPr>
        <w:t>lying in the plane perpendicular to the magnetic field.</w:t>
      </w:r>
      <w:r w:rsidRPr="00C408F8">
        <w:rPr>
          <w:noProof/>
        </w:rPr>
        <w:t xml:space="preserve">The electric field of the wave is expressed </w:t>
      </w:r>
      <w:bookmarkStart w:id="366" w:name="OLE_LINK16"/>
      <w:bookmarkStart w:id="367"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366"/>
      <w:bookmarkEnd w:id="367"/>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Pr>
          <w:noProof/>
        </w:rPr>
        <w:t>z</w:t>
      </w:r>
      <w:r w:rsidRPr="000E1BF8">
        <w:rPr>
          <w:noProof/>
        </w:rPr>
        <w:t xml:space="preserve"> plane, the polarization component of the left-hand polarized wave, as determined by the rotation matrix about the </w:t>
      </w:r>
      <w:r>
        <w:rPr>
          <w:noProof/>
          <w:lang w:eastAsia="zh-CN"/>
        </w:rPr>
        <w:t>y</w:t>
      </w:r>
      <w:r w:rsidRPr="000E1BF8">
        <w:rPr>
          <w:noProof/>
        </w:rPr>
        <w:t>-axis, is given by:</w:t>
      </w:r>
    </w:p>
    <w:p w14:paraId="65C54497" w14:textId="1F1FC6F0" w:rsidR="00C37E0A" w:rsidRPr="00C5426A" w:rsidRDefault="007E3A44" w:rsidP="00C37E0A">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w:ins w:id="368" w:author="mmwave" w:date="2025-04-02T01:34:00Z">
                      <m:rPr>
                        <m:sty m:val="p"/>
                      </m:rPr>
                      <w:rPr>
                        <w:rFonts w:ascii="Cambria Math" w:hAnsi="Cambria Math"/>
                        <w:noProof/>
                        <w:sz w:val="15"/>
                        <w:szCs w:val="15"/>
                      </w:rPr>
                      <m:t>5</m:t>
                    </w:ins>
                  </m:r>
                  <m:r>
                    <w:del w:id="369" w:author="mmwave" w:date="2025-04-02T01:34:00Z">
                      <m:rPr>
                        <m:sty m:val="p"/>
                      </m:rPr>
                      <w:rPr>
                        <w:rFonts w:ascii="Cambria Math" w:hAnsi="Cambria Math"/>
                        <w:noProof/>
                        <w:sz w:val="15"/>
                        <w:szCs w:val="15"/>
                      </w:rPr>
                      <m:t>6</m:t>
                    </w:del>
                  </m:r>
                  <m:r>
                    <w:rPr>
                      <w:rFonts w:ascii="Cambria Math" w:hAnsi="Cambria Math"/>
                      <w:i/>
                      <w:noProof/>
                      <w:sz w:val="15"/>
                      <w:szCs w:val="15"/>
                    </w:rPr>
                    <w:fldChar w:fldCharType="end"/>
                  </m:r>
                </m:e>
              </m:d>
            </m:e>
          </m:eqArr>
        </m:oMath>
      </m:oMathPara>
    </w:p>
    <w:p w14:paraId="5BE5324A" w14:textId="77777777" w:rsidR="00C37E0A" w:rsidRDefault="00C37E0A" w:rsidP="00C37E0A">
      <w:pPr>
        <w:pStyle w:val="IOPText"/>
        <w:ind w:firstLine="0"/>
        <w:rPr>
          <w:noProof/>
        </w:rPr>
      </w:pPr>
    </w:p>
    <w:p w14:paraId="02C72E22" w14:textId="77777777" w:rsidR="00C37E0A" w:rsidRDefault="00C37E0A" w:rsidP="00C37E0A">
      <w:pPr>
        <w:pStyle w:val="IOPText"/>
        <w:rPr>
          <w:noProof/>
        </w:rPr>
      </w:pPr>
    </w:p>
    <w:p w14:paraId="2E417B63" w14:textId="77777777" w:rsidR="00C37E0A" w:rsidRDefault="00C37E0A" w:rsidP="00C37E0A">
      <w:pPr>
        <w:pStyle w:val="IOPText"/>
        <w:rPr>
          <w:noProof/>
        </w:rPr>
      </w:pPr>
    </w:p>
    <w:p w14:paraId="21273ED0" w14:textId="77777777" w:rsidR="00C37E0A" w:rsidRDefault="00C37E0A" w:rsidP="00C37E0A">
      <w:pPr>
        <w:pStyle w:val="IOPText"/>
        <w:rPr>
          <w:noProof/>
        </w:rPr>
      </w:pPr>
    </w:p>
    <w:p w14:paraId="79A184BB" w14:textId="77777777" w:rsidR="00C37E0A" w:rsidRDefault="00C37E0A" w:rsidP="00C37E0A">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446DEB9A" w14:textId="211F97FE" w:rsidR="00C37E0A" w:rsidRPr="00360A74" w:rsidRDefault="007E3A44" w:rsidP="00C37E0A">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w:ins w:id="370" w:author="mmwave" w:date="2025-04-02T01:34:00Z">
                      <m:rPr>
                        <m:sty m:val="p"/>
                      </m:rPr>
                      <w:rPr>
                        <w:rFonts w:ascii="Cambria Math" w:hAnsi="Cambria Math"/>
                        <w:noProof/>
                        <w:sz w:val="15"/>
                        <w:szCs w:val="15"/>
                      </w:rPr>
                      <m:t>6</m:t>
                    </w:ins>
                  </m:r>
                  <m:r>
                    <w:del w:id="371" w:author="mmwave" w:date="2025-04-02T01:34:00Z">
                      <m:rPr>
                        <m:sty m:val="p"/>
                      </m:rPr>
                      <w:rPr>
                        <w:rFonts w:ascii="Cambria Math" w:hAnsi="Cambria Math"/>
                        <w:noProof/>
                        <w:sz w:val="15"/>
                        <w:szCs w:val="15"/>
                      </w:rPr>
                      <m:t>7</m:t>
                    </w:del>
                  </m:r>
                  <m:r>
                    <w:rPr>
                      <w:rFonts w:ascii="Cambria Math" w:hAnsi="Cambria Math"/>
                      <w:i/>
                      <w:noProof/>
                      <w:sz w:val="15"/>
                      <w:szCs w:val="15"/>
                    </w:rPr>
                    <w:fldChar w:fldCharType="end"/>
                  </m:r>
                </m:e>
              </m:d>
              <m:ctrlPr>
                <w:rPr>
                  <w:rFonts w:ascii="Cambria Math" w:hAnsi="Cambria Math"/>
                  <w:i/>
                  <w:sz w:val="20"/>
                  <w:szCs w:val="20"/>
                </w:rPr>
              </m:ctrlPr>
            </m:e>
          </m:eqArr>
        </m:oMath>
      </m:oMathPara>
    </w:p>
    <w:p w14:paraId="47F43B8D" w14:textId="77777777" w:rsidR="00C37E0A" w:rsidRPr="00664F43" w:rsidRDefault="00C37E0A" w:rsidP="00C37E0A">
      <w:pPr>
        <w:pStyle w:val="IOPText"/>
        <w:ind w:firstLine="0"/>
        <w:rPr>
          <w:noProof/>
        </w:rPr>
      </w:pPr>
    </w:p>
    <w:p w14:paraId="7F9D6A6F" w14:textId="4E34F846" w:rsidR="00C37E0A" w:rsidRPr="00C408F8" w:rsidRDefault="00C37E0A" w:rsidP="00C37E0A">
      <w:pPr>
        <w:pStyle w:val="IOPText"/>
        <w:rPr>
          <w:noProof/>
        </w:rPr>
      </w:pPr>
      <w:r>
        <w:rPr>
          <w:noProof/>
        </w:rPr>
        <w:t xml:space="preserve"> </w:t>
      </w:r>
      <w:r w:rsidRPr="000E1BF8">
        <w:rPr>
          <w:noProof/>
        </w:rPr>
        <w:t xml:space="preserve">The ratio of the left-hand polarized wave in the cold plasma dispersion is shown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C017E9">
        <w:rPr>
          <w:noProof/>
        </w:rPr>
        <w:t>8</w:t>
      </w:r>
      <w:r>
        <w:rPr>
          <w:noProof/>
        </w:rPr>
        <w:fldChar w:fldCharType="end"/>
      </w:r>
      <w:r w:rsidRPr="000E1BF8">
        <w:rPr>
          <w:noProof/>
        </w:rPr>
        <w:t>(b), where the region dominated by the left-hand polarized wave can be observed.</w:t>
      </w:r>
      <w:r>
        <w:rPr>
          <w:noProof/>
        </w:rPr>
        <w:t xml:space="preserve"> </w:t>
      </w:r>
      <w:r w:rsidRPr="00C408F8">
        <w:rPr>
          <w:noProof/>
        </w:rPr>
        <w:t xml:space="preserve">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C017E9">
        <w:rPr>
          <w:noProof/>
        </w:rPr>
        <w:t>8</w:t>
      </w:r>
      <w:r>
        <w:rPr>
          <w:noProof/>
        </w:rPr>
        <w:fldChar w:fldCharType="end"/>
      </w:r>
      <w:r>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Finally, as depicted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C017E9">
        <w:rPr>
          <w:noProof/>
        </w:rPr>
        <w:t>8</w:t>
      </w:r>
      <w:r>
        <w:rPr>
          <w:noProof/>
        </w:rPr>
        <w:fldChar w:fldCharType="end"/>
      </w:r>
      <w:r>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550918D6" w14:textId="77777777" w:rsidR="00C37E0A" w:rsidRPr="00C408F8" w:rsidRDefault="00C37E0A" w:rsidP="00C37E0A">
      <w:pPr>
        <w:pStyle w:val="IOPText"/>
        <w:numPr>
          <w:ilvl w:val="0"/>
          <w:numId w:val="13"/>
        </w:numPr>
        <w:rPr>
          <w:noProof/>
        </w:rPr>
      </w:pPr>
      <w:bookmarkStart w:id="372" w:name="OLE_LINK1"/>
      <w:r w:rsidRPr="000E1BF8">
        <w:rPr>
          <w:noProof/>
        </w:rPr>
        <w:lastRenderedPageBreak/>
        <w:t xml:space="preserve">In the low-frequency region, which includes whistler waves and lower hybrid waves, the ratio of the left-hand polarized wave is below </w:t>
      </w:r>
      <w:r>
        <w:rPr>
          <w:noProof/>
        </w:rPr>
        <w:t>1</w:t>
      </w:r>
      <w:r w:rsidRPr="000E1BF8">
        <w:rPr>
          <w:noProof/>
        </w:rPr>
        <w:t>%.</w:t>
      </w:r>
    </w:p>
    <w:bookmarkEnd w:id="372"/>
    <w:p w14:paraId="590AB4F7" w14:textId="2279C409" w:rsidR="00C37E0A" w:rsidRDefault="00C37E0A" w:rsidP="00C37E0A">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C017E9">
        <w:rPr>
          <w:noProof/>
        </w:rPr>
        <w:t>8</w:t>
      </w:r>
      <w:r>
        <w:rPr>
          <w:noProof/>
        </w:rPr>
        <w:fldChar w:fldCharType="end"/>
      </w:r>
      <w:r>
        <w:rPr>
          <w:noProof/>
        </w:rPr>
        <w:t xml:space="preserve"> (d), </w:t>
      </w:r>
      <w:r>
        <w:rPr>
          <w:rFonts w:hint="eastAsia"/>
          <w:noProof/>
          <w:lang w:eastAsia="zh-CN"/>
        </w:rPr>
        <w:t xml:space="preserve"> </w:t>
      </w:r>
      <w:r>
        <w:rPr>
          <w:noProof/>
        </w:rPr>
        <w:t>the ratio of left hand polzrized wave is above 6 %,</w:t>
      </w:r>
      <w:r>
        <w:rPr>
          <w:rFonts w:hint="eastAsia"/>
          <w:noProof/>
          <w:lang w:eastAsia="zh-CN"/>
        </w:rPr>
        <w:t xml:space="preserve"> </w:t>
      </w:r>
      <w:r>
        <w:rPr>
          <w:noProof/>
        </w:rPr>
        <w:t xml:space="preserve">where it contains </w:t>
      </w:r>
      <w:r w:rsidRPr="00C408F8">
        <w:rPr>
          <w:noProof/>
        </w:rPr>
        <w:t>extraordinary waves</w:t>
      </w:r>
      <w:r>
        <w:rPr>
          <w:noProof/>
        </w:rPr>
        <w:t>.</w:t>
      </w:r>
    </w:p>
    <w:p w14:paraId="0ACD3ECD" w14:textId="77777777" w:rsidR="00C37E0A" w:rsidRDefault="00C37E0A" w:rsidP="00C37E0A">
      <w:pPr>
        <w:pStyle w:val="IOPText"/>
        <w:rPr>
          <w:noProof/>
        </w:rPr>
      </w:pPr>
    </w:p>
    <w:p w14:paraId="7EEEF47E" w14:textId="34625414" w:rsidR="00C37E0A" w:rsidRPr="00CE28BC" w:rsidRDefault="007E3A44" w:rsidP="00C37E0A">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373"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w:ins w:id="374" w:author="mmwave" w:date="2025-04-02T01:34:00Z">
                      <m:rPr>
                        <m:sty m:val="p"/>
                      </m:rPr>
                      <w:rPr>
                        <w:rFonts w:ascii="Cambria Math" w:hAnsi="Cambria Math"/>
                        <w:noProof/>
                        <w:sz w:val="15"/>
                        <w:szCs w:val="15"/>
                        <w:lang w:eastAsia="zh-CN"/>
                      </w:rPr>
                      <m:t>7</m:t>
                    </w:ins>
                  </m:r>
                  <m:r>
                    <w:del w:id="375" w:author="mmwave" w:date="2025-04-02T01:34:00Z">
                      <m:rPr>
                        <m:sty m:val="p"/>
                      </m:rPr>
                      <w:rPr>
                        <w:rFonts w:ascii="Cambria Math" w:hAnsi="Cambria Math"/>
                        <w:noProof/>
                        <w:sz w:val="15"/>
                        <w:szCs w:val="15"/>
                        <w:lang w:eastAsia="zh-CN"/>
                      </w:rPr>
                      <m:t>8</m:t>
                    </w:del>
                  </m:r>
                  <m:r>
                    <w:rPr>
                      <w:rFonts w:ascii="Cambria Math" w:hAnsi="Cambria Math"/>
                      <w:i/>
                      <w:noProof/>
                      <w:sz w:val="15"/>
                      <w:szCs w:val="15"/>
                      <w:lang w:eastAsia="zh-CN"/>
                    </w:rPr>
                    <w:fldChar w:fldCharType="end"/>
                  </m:r>
                </m:e>
              </m:d>
              <w:bookmarkEnd w:id="373"/>
              <m:ctrlPr>
                <w:rPr>
                  <w:rFonts w:ascii="Cambria Math" w:hAnsi="Cambria Math" w:cs="Cambria Math"/>
                  <w:i/>
                  <w:noProof/>
                  <w:sz w:val="20"/>
                  <w:szCs w:val="20"/>
                </w:rPr>
              </m:ctrlPr>
            </m:e>
          </m:eqArr>
        </m:oMath>
      </m:oMathPara>
    </w:p>
    <w:p w14:paraId="3026848E" w14:textId="35F84B62" w:rsidR="00C37E0A" w:rsidRDefault="00C37E0A" w:rsidP="00C37E0A">
      <w:pPr>
        <w:pStyle w:val="IOPText"/>
        <w:rPr>
          <w:noProof/>
        </w:rPr>
      </w:pPr>
      <w:r w:rsidRPr="00D2291A">
        <w:rPr>
          <w:noProof/>
        </w:rPr>
        <w:t>When the runaway electron’s momentum satisfies the resonant condition</w:t>
      </w:r>
      <w:r>
        <w:rPr>
          <w:noProof/>
        </w:rPr>
        <w:t xml:space="preserve"> (eq. </w:t>
      </w:r>
      <w:r w:rsidRPr="007D4CF3">
        <w:rPr>
          <w:noProof/>
          <w:sz w:val="24"/>
        </w:rPr>
        <w:fldChar w:fldCharType="begin"/>
      </w:r>
      <w:r w:rsidRPr="007D4CF3">
        <w:rPr>
          <w:noProof/>
          <w:sz w:val="24"/>
        </w:rPr>
        <w:instrText xml:space="preserve"> REF resonant \h  \* MERGEFORMAT </w:instrText>
      </w:r>
      <w:r w:rsidRPr="007D4CF3">
        <w:rPr>
          <w:noProof/>
          <w:sz w:val="24"/>
        </w:rPr>
      </w:r>
      <w:r w:rsidRPr="007D4CF3">
        <w:rPr>
          <w:noProof/>
          <w:sz w:val="24"/>
        </w:rPr>
        <w:fldChar w:fldCharType="separate"/>
      </w:r>
      <m:oMath>
        <m:d>
          <m:dPr>
            <m:ctrlPr>
              <w:ins w:id="376" w:author="mmwave" w:date="2025-04-02T01:34:00Z">
                <w:rPr>
                  <w:rFonts w:ascii="Cambria Math" w:hAnsi="Cambria Math"/>
                  <w:i/>
                  <w:noProof/>
                  <w:szCs w:val="15"/>
                  <w:lang w:eastAsia="zh-CN"/>
                </w:rPr>
              </w:ins>
            </m:ctrlPr>
          </m:dPr>
          <m:e>
            <m:r>
              <w:ins w:id="377" w:author="mmwave" w:date="2025-04-02T01:34:00Z">
                <m:rPr>
                  <m:sty m:val="p"/>
                </m:rPr>
                <w:rPr>
                  <w:rFonts w:ascii="Cambria Math" w:hAnsi="Cambria Math"/>
                  <w:noProof/>
                  <w:szCs w:val="15"/>
                  <w:lang w:eastAsia="zh-CN"/>
                  <w:rPrChange w:id="378" w:author="mmwave" w:date="2025-04-02T01:34:00Z">
                    <w:rPr>
                      <w:rFonts w:ascii="Cambria Math" w:hAnsi="Cambria Math"/>
                      <w:noProof/>
                      <w:sz w:val="15"/>
                      <w:szCs w:val="15"/>
                      <w:lang w:eastAsia="zh-CN"/>
                    </w:rPr>
                  </w:rPrChange>
                </w:rPr>
                <m:t>7</m:t>
              </w:ins>
            </m:r>
            <m:ctrlPr>
              <w:ins w:id="379" w:author="mmwave" w:date="2025-04-02T01:34:00Z">
                <w:rPr>
                  <w:rFonts w:ascii="Cambria Math" w:hAnsi="Cambria Math"/>
                  <w:noProof/>
                  <w:szCs w:val="15"/>
                  <w:lang w:eastAsia="zh-CN"/>
                </w:rPr>
              </w:ins>
            </m:ctrlPr>
          </m:e>
        </m:d>
        <m:d>
          <m:dPr>
            <m:ctrlPr>
              <w:del w:id="380" w:author="mmwave" w:date="2025-04-02T01:34:00Z">
                <w:rPr>
                  <w:rFonts w:ascii="Cambria Math" w:hAnsi="Cambria Math"/>
                  <w:i/>
                  <w:noProof/>
                  <w:szCs w:val="15"/>
                  <w:lang w:eastAsia="zh-CN"/>
                </w:rPr>
              </w:del>
            </m:ctrlPr>
          </m:dPr>
          <m:e>
            <m:r>
              <w:del w:id="381" w:author="mmwave" w:date="2025-04-02T01:34:00Z">
                <m:rPr>
                  <m:sty m:val="p"/>
                </m:rPr>
                <w:rPr>
                  <w:rFonts w:ascii="Cambria Math" w:hAnsi="Cambria Math"/>
                  <w:noProof/>
                  <w:szCs w:val="15"/>
                  <w:lang w:eastAsia="zh-CN"/>
                </w:rPr>
                <m:t>8</m:t>
              </w:del>
            </m:r>
            <m:ctrlPr>
              <w:del w:id="382" w:author="mmwave" w:date="2025-04-02T01:34:00Z">
                <w:rPr>
                  <w:rFonts w:ascii="Cambria Math" w:hAnsi="Cambria Math"/>
                  <w:noProof/>
                  <w:szCs w:val="15"/>
                  <w:lang w:eastAsia="zh-CN"/>
                </w:rPr>
              </w:del>
            </m:ctrlPr>
          </m:e>
        </m:d>
      </m:oMath>
      <w:r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Pr>
          <w:noProof/>
        </w:rPr>
        <w:t>e</w:t>
      </w:r>
      <w:r w:rsidRPr="00D2291A">
        <w:rPr>
          <w:noProof/>
        </w:rPr>
        <w:t>q</w:t>
      </w:r>
      <w:r>
        <w:rPr>
          <w:noProof/>
        </w:rPr>
        <w:t xml:space="preserve">. </w:t>
      </w:r>
      <w:r w:rsidRPr="00CE28BC">
        <w:rPr>
          <w:noProof/>
          <w:sz w:val="24"/>
        </w:rPr>
        <w:fldChar w:fldCharType="begin"/>
      </w:r>
      <w:r w:rsidRPr="00CE28BC">
        <w:rPr>
          <w:noProof/>
          <w:sz w:val="24"/>
        </w:rPr>
        <w:instrText xml:space="preserve"> REF Dispersion \h  \* MERGEFORMAT </w:instrText>
      </w:r>
      <w:r w:rsidRPr="00CE28BC">
        <w:rPr>
          <w:noProof/>
          <w:sz w:val="24"/>
        </w:rPr>
      </w:r>
      <w:del w:id="383" w:author="mmwave" w:date="2025-04-02T01:34:00Z">
        <w:r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del>
      <w:r w:rsidRPr="00CE28BC">
        <w:rPr>
          <w:noProof/>
          <w:sz w:val="24"/>
        </w:rPr>
        <w:fldChar w:fldCharType="end"/>
      </w:r>
      <w:r>
        <w:rPr>
          <w:noProof/>
          <w:sz w:val="24"/>
        </w:rPr>
        <w:t xml:space="preserve"> </w:t>
      </w:r>
      <w:r w:rsidRPr="00D2291A">
        <w:rPr>
          <w:noProof/>
        </w:rPr>
        <w:t xml:space="preserve">and </w:t>
      </w:r>
      <w:r>
        <w:rPr>
          <w:noProof/>
        </w:rPr>
        <w:t xml:space="preserve">eq. </w:t>
      </w:r>
      <w:r w:rsidRPr="007D4CF3">
        <w:rPr>
          <w:noProof/>
          <w:sz w:val="24"/>
        </w:rPr>
        <w:fldChar w:fldCharType="begin"/>
      </w:r>
      <w:r w:rsidRPr="007D4CF3">
        <w:rPr>
          <w:noProof/>
          <w:sz w:val="24"/>
        </w:rPr>
        <w:instrText xml:space="preserve"> REF resonant \h  \* MERGEFORMAT </w:instrText>
      </w:r>
      <w:r w:rsidRPr="007D4CF3">
        <w:rPr>
          <w:noProof/>
          <w:sz w:val="24"/>
        </w:rPr>
      </w:r>
      <w:r w:rsidRPr="007D4CF3">
        <w:rPr>
          <w:noProof/>
          <w:sz w:val="24"/>
        </w:rPr>
        <w:fldChar w:fldCharType="separate"/>
      </w:r>
      <m:oMath>
        <m:d>
          <m:dPr>
            <m:ctrlPr>
              <w:ins w:id="384" w:author="mmwave" w:date="2025-04-02T01:34:00Z">
                <w:rPr>
                  <w:rFonts w:ascii="Cambria Math" w:hAnsi="Cambria Math"/>
                  <w:i/>
                  <w:noProof/>
                  <w:szCs w:val="15"/>
                  <w:lang w:eastAsia="zh-CN"/>
                </w:rPr>
              </w:ins>
            </m:ctrlPr>
          </m:dPr>
          <m:e>
            <m:r>
              <w:ins w:id="385" w:author="mmwave" w:date="2025-04-02T01:34:00Z">
                <m:rPr>
                  <m:sty m:val="p"/>
                </m:rPr>
                <w:rPr>
                  <w:rFonts w:ascii="Cambria Math" w:hAnsi="Cambria Math"/>
                  <w:noProof/>
                  <w:szCs w:val="15"/>
                  <w:lang w:eastAsia="zh-CN"/>
                  <w:rPrChange w:id="386" w:author="mmwave" w:date="2025-04-02T01:34:00Z">
                    <w:rPr>
                      <w:rFonts w:ascii="Cambria Math" w:hAnsi="Cambria Math"/>
                      <w:noProof/>
                      <w:sz w:val="15"/>
                      <w:szCs w:val="15"/>
                      <w:lang w:eastAsia="zh-CN"/>
                    </w:rPr>
                  </w:rPrChange>
                </w:rPr>
                <m:t>7</m:t>
              </w:ins>
            </m:r>
            <m:ctrlPr>
              <w:ins w:id="387" w:author="mmwave" w:date="2025-04-02T01:34:00Z">
                <w:rPr>
                  <w:rFonts w:ascii="Cambria Math" w:hAnsi="Cambria Math"/>
                  <w:noProof/>
                  <w:szCs w:val="15"/>
                  <w:lang w:eastAsia="zh-CN"/>
                </w:rPr>
              </w:ins>
            </m:ctrlPr>
          </m:e>
        </m:d>
        <m:d>
          <m:dPr>
            <m:ctrlPr>
              <w:del w:id="388" w:author="mmwave" w:date="2025-04-02T01:34:00Z">
                <w:rPr>
                  <w:rFonts w:ascii="Cambria Math" w:hAnsi="Cambria Math"/>
                  <w:i/>
                  <w:noProof/>
                  <w:szCs w:val="15"/>
                  <w:lang w:eastAsia="zh-CN"/>
                </w:rPr>
              </w:del>
            </m:ctrlPr>
          </m:dPr>
          <m:e>
            <m:r>
              <w:del w:id="389" w:author="mmwave" w:date="2025-04-02T01:34:00Z">
                <m:rPr>
                  <m:sty m:val="p"/>
                </m:rPr>
                <w:rPr>
                  <w:rFonts w:ascii="Cambria Math" w:hAnsi="Cambria Math"/>
                  <w:noProof/>
                  <w:szCs w:val="15"/>
                  <w:lang w:eastAsia="zh-CN"/>
                </w:rPr>
                <m:t>8</m:t>
              </w:del>
            </m:r>
            <m:ctrlPr>
              <w:del w:id="390" w:author="mmwave" w:date="2025-04-02T01:34:00Z">
                <w:rPr>
                  <w:rFonts w:ascii="Cambria Math" w:hAnsi="Cambria Math"/>
                  <w:noProof/>
                  <w:szCs w:val="15"/>
                  <w:lang w:eastAsia="zh-CN"/>
                </w:rPr>
              </w:del>
            </m:ctrlPr>
          </m:e>
        </m:d>
      </m:oMath>
      <w:r w:rsidRPr="007D4CF3">
        <w:rPr>
          <w:noProof/>
          <w:sz w:val="24"/>
        </w:rPr>
        <w:fldChar w:fldCharType="end"/>
      </w:r>
      <w:r w:rsidRPr="00D2291A">
        <w:rPr>
          <w:noProof/>
        </w:rPr>
        <w:t xml:space="preserve">, we derive the relationship between the wave properties and the resonant momentum, which is depicted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C017E9">
        <w:rPr>
          <w:noProof/>
        </w:rPr>
        <w:t>9</w:t>
      </w:r>
      <w:r>
        <w:rPr>
          <w:noProof/>
        </w:rPr>
        <w:fldChar w:fldCharType="end"/>
      </w:r>
      <w:r w:rsidRPr="00D2291A">
        <w:rPr>
          <w:noProof/>
        </w:rPr>
        <w:t>.</w:t>
      </w:r>
    </w:p>
    <w:p w14:paraId="50B7FBF3" w14:textId="77777777" w:rsidR="00C37E0A" w:rsidRDefault="00C37E0A" w:rsidP="00C37E0A">
      <w:pPr>
        <w:pStyle w:val="IOPText"/>
        <w:ind w:firstLine="0"/>
        <w:rPr>
          <w:noProof/>
        </w:rPr>
      </w:pPr>
    </w:p>
    <w:p w14:paraId="3D49743E" w14:textId="372CADF8" w:rsidR="00C37E0A" w:rsidRPr="00D2291A" w:rsidRDefault="00C37E0A" w:rsidP="00C37E0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C017E9">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Pr>
          <w:noProof/>
        </w:rPr>
        <w:fldChar w:fldCharType="begin"/>
      </w:r>
      <w:r>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Pr>
          <w:noProof/>
        </w:rPr>
        <w:fldChar w:fldCharType="separate"/>
      </w:r>
      <w:r>
        <w:rPr>
          <w:noProof/>
        </w:rPr>
        <w:t>[</w:t>
      </w:r>
      <w:hyperlink w:anchor="_ENREF_14" w:tooltip="Freethy, 2015 #2246" w:history="1">
        <w:r>
          <w:rPr>
            <w:noProof/>
          </w:rPr>
          <w:t>14</w:t>
        </w:r>
      </w:hyperlink>
      <w:r>
        <w:rPr>
          <w:noProof/>
        </w:rPr>
        <w:t xml:space="preserve">, </w:t>
      </w:r>
      <w:hyperlink w:anchor="_ENREF_16" w:tooltip="Shustin, 1971 #2264" w:history="1">
        <w:r>
          <w:rPr>
            <w:noProof/>
          </w:rPr>
          <w:t>16</w:t>
        </w:r>
      </w:hyperlink>
      <w:r>
        <w:rPr>
          <w:noProof/>
        </w:rPr>
        <w:t>]</w:t>
      </w:r>
      <w:r>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C017E9">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C017E9">
        <w:rPr>
          <w:noProof/>
        </w:rPr>
        <w:t>9</w:t>
      </w:r>
      <w:r>
        <w:rPr>
          <w:noProof/>
        </w:rPr>
        <w:fldChar w:fldCharType="end"/>
      </w:r>
      <w:r>
        <w:rPr>
          <w:noProof/>
        </w:rPr>
        <w:t xml:space="preserve"> (</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Pr>
          <w:noProof/>
        </w:rPr>
        <w:fldChar w:fldCharType="begin"/>
      </w:r>
      <w:r>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Pr>
          <w:noProof/>
        </w:rPr>
        <w:fldChar w:fldCharType="separate"/>
      </w:r>
      <w:r>
        <w:rPr>
          <w:noProof/>
        </w:rPr>
        <w:t>[</w:t>
      </w:r>
      <w:hyperlink w:anchor="_ENREF_33" w:tooltip="Spong, 2018 #2265" w:history="1">
        <w:r>
          <w:rPr>
            <w:noProof/>
          </w:rPr>
          <w:t>33</w:t>
        </w:r>
      </w:hyperlink>
      <w:r>
        <w:rPr>
          <w:noProof/>
        </w:rPr>
        <w:t>]</w:t>
      </w:r>
      <w:r>
        <w:rPr>
          <w:noProof/>
        </w:rPr>
        <w:fldChar w:fldCharType="end"/>
      </w:r>
      <w:r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C017E9">
        <w:rPr>
          <w:noProof/>
        </w:rPr>
        <w:t>9</w:t>
      </w:r>
      <w:r>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45FD35A1" w14:textId="4ABA0190" w:rsidR="00C37E0A" w:rsidRPr="00163814" w:rsidRDefault="00C37E0A" w:rsidP="00C37E0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w:t>
      </w:r>
      <w:r w:rsidRPr="00D2291A">
        <w:rPr>
          <w:noProof/>
        </w:rPr>
        <w:t xml:space="preserve">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Pr="00163814">
        <w:rPr>
          <w:noProof/>
        </w:rPr>
        <w:fldChar w:fldCharType="begin"/>
      </w:r>
      <w:r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Pr="00163814">
        <w:rPr>
          <w:noProof/>
        </w:rPr>
        <w:fldChar w:fldCharType="separate"/>
      </w:r>
      <w:r w:rsidRPr="00163814">
        <w:rPr>
          <w:noProof/>
        </w:rPr>
        <w:t>[</w:t>
      </w:r>
      <w:hyperlink w:anchor="_ENREF_14" w:tooltip="Freethy, 2015 #2246" w:history="1">
        <w:r w:rsidRPr="00163814">
          <w:rPr>
            <w:noProof/>
          </w:rPr>
          <w:t>14</w:t>
        </w:r>
      </w:hyperlink>
      <w:r w:rsidRPr="00163814">
        <w:rPr>
          <w:noProof/>
        </w:rPr>
        <w:t xml:space="preserve">, </w:t>
      </w:r>
      <w:hyperlink w:anchor="_ENREF_16" w:tooltip="Shustin, 1971 #2264" w:history="1">
        <w:r w:rsidRPr="00163814">
          <w:rPr>
            <w:noProof/>
          </w:rPr>
          <w:t>16</w:t>
        </w:r>
      </w:hyperlink>
      <w:r w:rsidRPr="00163814">
        <w:rPr>
          <w:noProof/>
        </w:rPr>
        <w:t>]</w:t>
      </w:r>
      <w:r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1DFF49CA" w14:textId="77777777" w:rsidR="00C37E0A" w:rsidRPr="00163814" w:rsidRDefault="00C37E0A" w:rsidP="00C37E0A">
      <w:pPr>
        <w:pStyle w:val="IOPText"/>
        <w:ind w:firstLine="0"/>
        <w:rPr>
          <w:noProof/>
        </w:rPr>
      </w:pPr>
    </w:p>
    <w:p w14:paraId="65BE9E3A" w14:textId="77777777" w:rsidR="00C37E0A" w:rsidRPr="00163814" w:rsidRDefault="00C37E0A" w:rsidP="00C37E0A">
      <w:pPr>
        <w:pStyle w:val="IOPH1"/>
      </w:pPr>
      <w:r w:rsidRPr="00163814">
        <w:rPr>
          <w:rFonts w:hint="eastAsia"/>
        </w:rPr>
        <w:t xml:space="preserve">V. </w:t>
      </w:r>
      <w:bookmarkStart w:id="391" w:name="OLE_LINK20"/>
      <w:r w:rsidRPr="00163814">
        <w:t>Launching Extraordinary Waves in Tokamaks for Runaway Electron Suppression</w:t>
      </w:r>
    </w:p>
    <w:bookmarkEnd w:id="391"/>
    <w:p w14:paraId="5CC8FAB9" w14:textId="77777777" w:rsidR="00C37E0A" w:rsidRPr="00163814" w:rsidRDefault="00C37E0A" w:rsidP="00C37E0A">
      <w:pPr>
        <w:pStyle w:val="IOPText"/>
        <w:rPr>
          <w:noProof/>
          <w:lang w:val="en-US"/>
        </w:rPr>
      </w:pPr>
    </w:p>
    <w:p w14:paraId="25477B60" w14:textId="76B060CF" w:rsidR="00C37E0A" w:rsidRPr="008E2626" w:rsidRDefault="00C37E0A" w:rsidP="00C37E0A">
      <w:pPr>
        <w:pStyle w:val="IOPText"/>
        <w:rPr>
          <w:noProof/>
        </w:rPr>
      </w:pPr>
      <w:r w:rsidRPr="00163814">
        <w:rPr>
          <w:noProof/>
        </w:rPr>
        <w:t>The characteristic layer in a tokamak plasma is shown in figure</w:t>
      </w:r>
      <w:r w:rsidRPr="00163814">
        <w:rPr>
          <w:rFonts w:hint="eastAsia"/>
          <w:noProof/>
          <w:lang w:eastAsia="zh-CN"/>
        </w:rPr>
        <w:t xml:space="preserve"> </w:t>
      </w:r>
      <w:r w:rsidRPr="00163814">
        <w:rPr>
          <w:noProof/>
          <w:lang w:eastAsia="zh-CN"/>
        </w:rPr>
        <w:fldChar w:fldCharType="begin"/>
      </w:r>
      <w:r w:rsidRPr="00163814">
        <w:rPr>
          <w:noProof/>
          <w:lang w:eastAsia="zh-CN"/>
        </w:rPr>
        <w:instrText xml:space="preserve"> </w:instrText>
      </w:r>
      <w:r w:rsidRPr="00163814">
        <w:rPr>
          <w:rFonts w:hint="eastAsia"/>
          <w:noProof/>
          <w:lang w:eastAsia="zh-CN"/>
        </w:rPr>
        <w:instrText>REF _Ref186921418 \h\#"0"</w:instrText>
      </w:r>
      <w:r w:rsidRPr="00163814">
        <w:rPr>
          <w:noProof/>
          <w:lang w:eastAsia="zh-CN"/>
        </w:rPr>
        <w:instrText xml:space="preserve">  \* MERGEFORMAT </w:instrText>
      </w:r>
      <w:r w:rsidRPr="00163814">
        <w:rPr>
          <w:noProof/>
          <w:lang w:eastAsia="zh-CN"/>
        </w:rPr>
      </w:r>
      <w:r w:rsidRPr="00163814">
        <w:rPr>
          <w:noProof/>
          <w:lang w:eastAsia="zh-CN"/>
        </w:rPr>
        <w:fldChar w:fldCharType="separate"/>
      </w:r>
      <w:r w:rsidR="00C017E9">
        <w:rPr>
          <w:noProof/>
          <w:lang w:eastAsia="zh-CN"/>
        </w:rPr>
        <w:t>10</w:t>
      </w:r>
      <w:r w:rsidRPr="00163814">
        <w:rPr>
          <w:noProof/>
          <w:lang w:eastAsia="zh-CN"/>
        </w:rPr>
        <w:fldChar w:fldCharType="end"/>
      </w:r>
      <w:r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figure </w:t>
      </w:r>
      <w:r w:rsidRPr="00163814">
        <w:rPr>
          <w:noProof/>
        </w:rPr>
        <w:fldChar w:fldCharType="begin"/>
      </w:r>
      <w:r w:rsidRPr="00163814">
        <w:rPr>
          <w:noProof/>
        </w:rPr>
        <w:instrText xml:space="preserve"> REF _Ref186712619 \h\#"0" </w:instrText>
      </w:r>
      <w:r>
        <w:rPr>
          <w:noProof/>
        </w:rPr>
        <w:instrText xml:space="preserve"> \* MERGEFORMAT </w:instrText>
      </w:r>
      <w:r w:rsidRPr="00163814">
        <w:rPr>
          <w:noProof/>
        </w:rPr>
      </w:r>
      <w:r w:rsidRPr="00163814">
        <w:rPr>
          <w:noProof/>
        </w:rPr>
        <w:fldChar w:fldCharType="separate"/>
      </w:r>
      <w:r w:rsidR="00C017E9">
        <w:rPr>
          <w:noProof/>
        </w:rPr>
        <w:t>8</w:t>
      </w:r>
      <w:r w:rsidRPr="00163814">
        <w:rPr>
          <w:noProof/>
        </w:rPr>
        <w:fldChar w:fldCharType="end"/>
      </w:r>
      <w:r w:rsidRPr="00163814">
        <w:rPr>
          <w:noProof/>
        </w:rPr>
        <w:t>(d),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Pr="00163814">
        <w:rPr>
          <w:rFonts w:hint="eastAsia"/>
          <w:noProof/>
          <w:lang w:eastAsia="zh-CN"/>
        </w:rPr>
        <w:t xml:space="preserve"> </w:t>
      </w:r>
      <w:r w:rsidRPr="00163814">
        <w:rPr>
          <w:noProof/>
          <w:lang w:eastAsia="zh-CN"/>
        </w:rPr>
        <w:fldChar w:fldCharType="begin"/>
      </w:r>
      <w:r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Pr="00163814">
        <w:rPr>
          <w:noProof/>
          <w:lang w:eastAsia="zh-CN"/>
        </w:rPr>
        <w:fldChar w:fldCharType="separate"/>
      </w:r>
      <w:r w:rsidRPr="00163814">
        <w:rPr>
          <w:noProof/>
          <w:lang w:eastAsia="zh-CN"/>
        </w:rPr>
        <w:t>[</w:t>
      </w:r>
      <w:hyperlink w:anchor="_ENREF_34" w:tooltip="Dendy, 1987 #1774" w:history="1">
        <w:r w:rsidRPr="00163814">
          <w:rPr>
            <w:noProof/>
            <w:lang w:eastAsia="zh-CN"/>
          </w:rPr>
          <w:t>34</w:t>
        </w:r>
      </w:hyperlink>
      <w:r w:rsidRPr="00163814">
        <w:rPr>
          <w:noProof/>
          <w:lang w:eastAsia="zh-CN"/>
        </w:rPr>
        <w:t>]</w:t>
      </w:r>
      <w:r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4254E87E" w14:textId="77777777" w:rsidR="00C37E0A" w:rsidRDefault="00C37E0A" w:rsidP="00C37E0A">
      <w:pPr>
        <w:pStyle w:val="NormalWeb"/>
        <w:keepNext/>
        <w:shd w:val="clear" w:color="auto" w:fill="FFFFFF"/>
        <w:jc w:val="center"/>
      </w:pPr>
      <w:r>
        <w:rPr>
          <w:noProof/>
          <w:sz w:val="20"/>
          <w:szCs w:val="20"/>
        </w:rPr>
        <w:lastRenderedPageBreak/>
        <w:drawing>
          <wp:inline distT="0" distB="0" distL="0" distR="0" wp14:anchorId="17D586DD" wp14:editId="75A396FC">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4E6802B6" w14:textId="79DE24E8" w:rsidR="00C37E0A" w:rsidRDefault="00C37E0A" w:rsidP="00C37E0A">
      <w:pPr>
        <w:pStyle w:val="Caption"/>
      </w:pPr>
      <w:bookmarkStart w:id="392" w:name="_Ref186921418"/>
      <w:r>
        <w:t xml:space="preserve">Figure </w:t>
      </w:r>
      <w:r>
        <w:fldChar w:fldCharType="begin"/>
      </w:r>
      <w:r>
        <w:instrText xml:space="preserve"> SEQ Figure \* ARABIC </w:instrText>
      </w:r>
      <w:r>
        <w:fldChar w:fldCharType="separate"/>
      </w:r>
      <w:r w:rsidR="00C017E9">
        <w:rPr>
          <w:noProof/>
        </w:rPr>
        <w:t>10</w:t>
      </w:r>
      <w:r>
        <w:rPr>
          <w:noProof/>
        </w:rPr>
        <w:fldChar w:fldCharType="end"/>
      </w:r>
      <w:bookmarkEnd w:id="392"/>
      <w:r>
        <w:t>.</w:t>
      </w:r>
      <w:r w:rsidRPr="00C722BF">
        <w:t xml:space="preserve"> Characteristic frequencies in the tokamak. The Right-hand </w:t>
      </w:r>
      <w:proofErr w:type="spellStart"/>
      <w:r>
        <w:t>c</w:t>
      </w:r>
      <w:r w:rsidRPr="00C722BF">
        <w:t>utoff</w:t>
      </w:r>
      <w:proofErr w:type="spellEnd"/>
      <w:r w:rsidRPr="00C722BF">
        <w:t xml:space="preserve"> layer is on the outside of the Upper Hybrid Resonance Layer.</w:t>
      </w:r>
    </w:p>
    <w:p w14:paraId="073CF143" w14:textId="77777777" w:rsidR="00C37E0A" w:rsidRDefault="00C37E0A" w:rsidP="00C37E0A">
      <w:pPr>
        <w:pStyle w:val="IOPH1"/>
      </w:pPr>
      <w:r w:rsidRPr="00CE28BC">
        <w:t>VII. Summary</w:t>
      </w:r>
    </w:p>
    <w:p w14:paraId="48005575" w14:textId="77777777" w:rsidR="00C37E0A" w:rsidRDefault="00C37E0A" w:rsidP="00C37E0A">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4FDB333C" w14:textId="77777777" w:rsidR="00C37E0A" w:rsidRDefault="00C37E0A" w:rsidP="00C37E0A">
      <w:pPr>
        <w:pStyle w:val="IOPText"/>
      </w:pPr>
    </w:p>
    <w:p w14:paraId="27495473" w14:textId="77777777" w:rsidR="00C37E0A" w:rsidRDefault="00C37E0A" w:rsidP="00C37E0A">
      <w:pPr>
        <w:pStyle w:val="IOPH1"/>
      </w:pPr>
      <w:r>
        <w:t>VIII. A</w:t>
      </w:r>
      <w:r>
        <w:rPr>
          <w:rFonts w:hint="eastAsia"/>
          <w:lang w:eastAsia="zh-CN"/>
        </w:rPr>
        <w:t>c</w:t>
      </w:r>
      <w:r>
        <w:t>knowledgement</w:t>
      </w:r>
    </w:p>
    <w:p w14:paraId="4339767A" w14:textId="77777777" w:rsidR="00C37E0A" w:rsidRPr="00CE28BC" w:rsidRDefault="00C37E0A" w:rsidP="00C37E0A">
      <w:pPr>
        <w:pStyle w:val="IOPText"/>
      </w:pPr>
      <w:r>
        <w:t>This work is supported by National Magnetic Confinement Fusion Energy Program of China under Contract No. 2019YFE03020001</w:t>
      </w:r>
    </w:p>
    <w:p w14:paraId="0E82F0BA" w14:textId="77777777" w:rsidR="00C37E0A" w:rsidRPr="00C722BF" w:rsidRDefault="00C37E0A" w:rsidP="00C37E0A">
      <w:pPr>
        <w:pStyle w:val="IOPText"/>
        <w:rPr>
          <w:noProof/>
          <w:lang w:val="en-US"/>
        </w:rPr>
      </w:pPr>
    </w:p>
    <w:p w14:paraId="5059D135" w14:textId="77777777" w:rsidR="00C37E0A" w:rsidRDefault="00C37E0A" w:rsidP="00C37E0A">
      <w:pPr>
        <w:pStyle w:val="IOPH1"/>
        <w:rPr>
          <w:noProof/>
        </w:rPr>
      </w:pPr>
      <w:r w:rsidRPr="00CE28BC">
        <w:rPr>
          <w:noProof/>
        </w:rPr>
        <w:t>Appendix. Quantum Theory of the Anomalous Doppler Effect</w:t>
      </w:r>
    </w:p>
    <w:p w14:paraId="20BBBC97" w14:textId="77777777" w:rsidR="00C37E0A" w:rsidRDefault="00C37E0A" w:rsidP="00C37E0A">
      <w:pPr>
        <w:pStyle w:val="IOPText"/>
        <w:rPr>
          <w:noProof/>
        </w:rPr>
      </w:pPr>
    </w:p>
    <w:p w14:paraId="5D3EBAA1" w14:textId="3029AC5E" w:rsidR="00C37E0A" w:rsidRPr="00A535ED" w:rsidRDefault="00C37E0A" w:rsidP="00C37E0A">
      <w:pPr>
        <w:pStyle w:val="IOPText"/>
      </w:pPr>
      <w:r w:rsidRPr="003108C2">
        <w:t xml:space="preserve">This extraordinary phenomenon has been previously discussed in terms of energy conservation by V.L. Ginzburg </w:t>
      </w:r>
      <w:r>
        <w:fldChar w:fldCharType="begin"/>
      </w:r>
      <w:r>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fldChar w:fldCharType="separate"/>
      </w:r>
      <w:r>
        <w:rPr>
          <w:noProof/>
        </w:rPr>
        <w:t>[</w:t>
      </w:r>
      <w:hyperlink w:anchor="_ENREF_35" w:tooltip="Ginzburg, 1996 #2248" w:history="1">
        <w:r>
          <w:rPr>
            <w:noProof/>
          </w:rPr>
          <w:t>35</w:t>
        </w:r>
      </w:hyperlink>
      <w:r>
        <w:rPr>
          <w:noProof/>
        </w:rPr>
        <w:t>]</w:t>
      </w:r>
      <w:r>
        <w:fldChar w:fldCharType="end"/>
      </w:r>
      <w:r w:rsidRPr="003108C2">
        <w:t>,</w:t>
      </w:r>
      <w:r>
        <w:rPr>
          <w:rFonts w:hint="eastAsia"/>
          <w:lang w:eastAsia="zh-CN"/>
        </w:rPr>
        <w:t xml:space="preserve"> </w:t>
      </w:r>
      <w:r w:rsidRPr="003108C2">
        <w:t xml:space="preserve"> I. Tamm </w:t>
      </w:r>
      <w:r>
        <w:fldChar w:fldCharType="begin"/>
      </w:r>
      <w:r>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fldChar w:fldCharType="separate"/>
      </w:r>
      <w:r>
        <w:rPr>
          <w:noProof/>
        </w:rPr>
        <w:t>[</w:t>
      </w:r>
      <w:hyperlink w:anchor="_ENREF_36" w:tooltip="Tamm, 1959 #2266" w:history="1">
        <w:r>
          <w:rPr>
            <w:noProof/>
          </w:rPr>
          <w:t>36</w:t>
        </w:r>
      </w:hyperlink>
      <w:r>
        <w:rPr>
          <w:noProof/>
        </w:rPr>
        <w:t>]</w:t>
      </w:r>
      <w:r>
        <w:fldChar w:fldCharType="end"/>
      </w:r>
      <w:r w:rsidRPr="003108C2">
        <w:t>,</w:t>
      </w:r>
      <w:r>
        <w:rPr>
          <w:rFonts w:hint="eastAsia"/>
          <w:lang w:eastAsia="zh-CN"/>
        </w:rPr>
        <w:t xml:space="preserve"> </w:t>
      </w:r>
      <w:r w:rsidRPr="003108C2">
        <w:t xml:space="preserve"> </w:t>
      </w:r>
      <w:proofErr w:type="spellStart"/>
      <w:r w:rsidRPr="003108C2">
        <w:t>Nezlin</w:t>
      </w:r>
      <w:proofErr w:type="spellEnd"/>
      <w:r w:rsidRPr="003108C2">
        <w:t xml:space="preserve"> </w:t>
      </w:r>
      <w:r>
        <w:fldChar w:fldCharType="begin"/>
      </w:r>
      <w:r>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fldChar w:fldCharType="separate"/>
      </w:r>
      <w:r>
        <w:rPr>
          <w:noProof/>
        </w:rPr>
        <w:t>[</w:t>
      </w:r>
      <w:hyperlink w:anchor="_ENREF_6" w:tooltip="Nezlin, 1976 #2260" w:history="1">
        <w:r>
          <w:rPr>
            <w:noProof/>
          </w:rPr>
          <w:t>6</w:t>
        </w:r>
      </w:hyperlink>
      <w:r>
        <w:rPr>
          <w:noProof/>
        </w:rPr>
        <w:t>]</w:t>
      </w:r>
      <w:r>
        <w:fldChar w:fldCharType="end"/>
      </w:r>
      <w:r w:rsidRPr="003108C2">
        <w:t xml:space="preserve">, and I.M. Frank </w:t>
      </w:r>
      <w:r>
        <w:fldChar w:fldCharType="begin"/>
      </w:r>
      <w:r>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fldChar w:fldCharType="separate"/>
      </w:r>
      <w:r>
        <w:rPr>
          <w:noProof/>
        </w:rPr>
        <w:t>[</w:t>
      </w:r>
      <w:hyperlink w:anchor="_ENREF_7" w:tooltip="Frank, 1960 #2245" w:history="1">
        <w:r>
          <w:rPr>
            <w:noProof/>
          </w:rPr>
          <w:t>7</w:t>
        </w:r>
      </w:hyperlink>
      <w:r>
        <w:rPr>
          <w:noProof/>
        </w:rPr>
        <w:t>]</w:t>
      </w:r>
      <w:r>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163814">
        <w:t>in  figure</w:t>
      </w:r>
      <w:proofErr w:type="gramEnd"/>
      <w:r w:rsidRPr="00163814">
        <w:t xml:space="preserve"> .</w:t>
      </w:r>
      <w:r w:rsidRPr="00163814">
        <w:fldChar w:fldCharType="begin"/>
      </w:r>
      <w:r w:rsidRPr="00163814">
        <w:instrText xml:space="preserve"> REF _Ref186990895 \h \#"0"</w:instrText>
      </w:r>
      <w:r>
        <w:instrText xml:space="preserve"> \* MERGEFORMAT </w:instrText>
      </w:r>
      <w:r w:rsidRPr="00163814">
        <w:fldChar w:fldCharType="separate"/>
      </w:r>
      <w:r w:rsidR="00C017E9">
        <w:t>11</w:t>
      </w:r>
      <w:r w:rsidRPr="00163814">
        <w:fldChar w:fldCharType="end"/>
      </w:r>
      <w:r w:rsidRPr="00163814">
        <w:t>, when</w:t>
      </w:r>
      <w:r w:rsidRPr="003108C2">
        <w:t xml:space="preserve"> charged particles move through a medium at speeds greater than the speed of light in that medium, induced currents are generated. </w:t>
      </w:r>
      <w:r w:rsidRPr="003108C2">
        <w:t>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4A8AA128" w14:textId="59B7AEC4" w:rsidR="00C37E0A" w:rsidRPr="00A535ED" w:rsidRDefault="00C37E0A" w:rsidP="00C37E0A">
      <w:pPr>
        <w:pStyle w:val="IOPText"/>
      </w:pPr>
      <w:r w:rsidRPr="003108C2">
        <w:t xml:space="preserve">In this case, the charged particle is replaced with a system that has internal energy, such as an oscillator or a </w:t>
      </w:r>
      <w:r>
        <w:t>gyrating electron</w:t>
      </w:r>
      <w:r w:rsidRPr="003108C2">
        <w:t xml:space="preserve">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Pr>
          <w:noProof/>
        </w:rPr>
        <w:t xml:space="preserve">figure </w:t>
      </w:r>
      <w:r>
        <w:rPr>
          <w:noProof/>
        </w:rPr>
        <w:fldChar w:fldCharType="begin"/>
      </w:r>
      <w:r>
        <w:rPr>
          <w:noProof/>
        </w:rPr>
        <w:instrText xml:space="preserve"> REF _Ref186726919 \h \#"0"</w:instrText>
      </w:r>
      <w:r>
        <w:rPr>
          <w:noProof/>
        </w:rPr>
      </w:r>
      <w:r>
        <w:rPr>
          <w:noProof/>
        </w:rPr>
        <w:fldChar w:fldCharType="separate"/>
      </w:r>
      <w:r w:rsidR="00C017E9">
        <w:rPr>
          <w:noProof/>
        </w:rPr>
        <w:t>12</w:t>
      </w:r>
      <w:r>
        <w:rPr>
          <w:noProof/>
        </w:rPr>
        <w:fldChar w:fldCharType="end"/>
      </w:r>
      <w:r w:rsidRPr="003108C2">
        <w:t>.</w:t>
      </w:r>
    </w:p>
    <w:p w14:paraId="4355603C" w14:textId="77777777" w:rsidR="00C37E0A" w:rsidRDefault="00C37E0A" w:rsidP="00C37E0A">
      <w:pPr>
        <w:pStyle w:val="NormalWeb"/>
        <w:keepNext/>
        <w:shd w:val="clear" w:color="auto" w:fill="FFFFFF"/>
        <w:jc w:val="both"/>
      </w:pPr>
      <w:r w:rsidRPr="00A535ED">
        <w:rPr>
          <w:noProof/>
          <w:sz w:val="20"/>
          <w:szCs w:val="20"/>
        </w:rPr>
        <w:drawing>
          <wp:inline distT="0" distB="0" distL="0" distR="0" wp14:anchorId="1FE4456C" wp14:editId="13480E17">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3D59BC6F" w14:textId="71B8558B" w:rsidR="00C37E0A" w:rsidRPr="003108C2" w:rsidRDefault="00C37E0A" w:rsidP="00C37E0A">
      <w:pPr>
        <w:pStyle w:val="Caption"/>
        <w:jc w:val="both"/>
      </w:pPr>
      <w:bookmarkStart w:id="393" w:name="_Ref186990895"/>
      <w:r>
        <w:t xml:space="preserve">Figure </w:t>
      </w:r>
      <w:r>
        <w:fldChar w:fldCharType="begin"/>
      </w:r>
      <w:r>
        <w:instrText xml:space="preserve"> SEQ Figure \* ARABIC </w:instrText>
      </w:r>
      <w:r>
        <w:fldChar w:fldCharType="separate"/>
      </w:r>
      <w:r w:rsidR="00C017E9">
        <w:rPr>
          <w:noProof/>
        </w:rPr>
        <w:t>11</w:t>
      </w:r>
      <w:r>
        <w:rPr>
          <w:noProof/>
        </w:rPr>
        <w:fldChar w:fldCharType="end"/>
      </w:r>
      <w:bookmarkEnd w:id="393"/>
      <w:r>
        <w:t>.</w:t>
      </w:r>
      <w:r w:rsidRPr="00EB3D48">
        <w:t xml:space="preserve"> Schematic diagram of Cherenkov Radiation. The red points stand for the snapshot of the electron at different time.</w:t>
      </w:r>
    </w:p>
    <w:p w14:paraId="369EB19C" w14:textId="77777777" w:rsidR="00C37E0A" w:rsidRDefault="00C37E0A" w:rsidP="00C37E0A">
      <w:pPr>
        <w:pStyle w:val="NormalWeb"/>
        <w:keepNext/>
        <w:shd w:val="clear" w:color="auto" w:fill="FFFFFF"/>
        <w:ind w:firstLine="360"/>
        <w:jc w:val="center"/>
      </w:pPr>
      <w:r w:rsidRPr="00EE0630">
        <w:rPr>
          <w:noProof/>
          <w:sz w:val="20"/>
          <w:szCs w:val="20"/>
        </w:rPr>
        <w:drawing>
          <wp:inline distT="0" distB="0" distL="0" distR="0" wp14:anchorId="4E513144" wp14:editId="1BDBDE4A">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5"/>
                    <a:stretch>
                      <a:fillRect/>
                    </a:stretch>
                  </pic:blipFill>
                  <pic:spPr>
                    <a:xfrm>
                      <a:off x="0" y="0"/>
                      <a:ext cx="1955753" cy="1489985"/>
                    </a:xfrm>
                    <a:prstGeom prst="rect">
                      <a:avLst/>
                    </a:prstGeom>
                    <a:solidFill>
                      <a:schemeClr val="bg2"/>
                    </a:solidFill>
                  </pic:spPr>
                </pic:pic>
              </a:graphicData>
            </a:graphic>
          </wp:inline>
        </w:drawing>
      </w:r>
    </w:p>
    <w:p w14:paraId="01108BDC" w14:textId="7523A587" w:rsidR="00C37E0A" w:rsidRPr="00A535ED" w:rsidRDefault="00C37E0A" w:rsidP="00C37E0A">
      <w:pPr>
        <w:pStyle w:val="Caption"/>
      </w:pPr>
      <w:bookmarkStart w:id="394" w:name="_Ref186726919"/>
      <w:r>
        <w:t xml:space="preserve">Figure </w:t>
      </w:r>
      <w:r>
        <w:fldChar w:fldCharType="begin"/>
      </w:r>
      <w:r>
        <w:instrText xml:space="preserve"> SEQ Figure \* ARABIC </w:instrText>
      </w:r>
      <w:r>
        <w:fldChar w:fldCharType="separate"/>
      </w:r>
      <w:r w:rsidR="00C017E9">
        <w:rPr>
          <w:noProof/>
        </w:rPr>
        <w:t>12</w:t>
      </w:r>
      <w:r>
        <w:rPr>
          <w:noProof/>
        </w:rPr>
        <w:fldChar w:fldCharType="end"/>
      </w:r>
      <w:bookmarkEnd w:id="394"/>
      <w:r>
        <w:t>.</w:t>
      </w:r>
      <w:r w:rsidRPr="009476FC">
        <w:t xml:space="preserve">The </w:t>
      </w:r>
      <w:r w:rsidRPr="00501828">
        <w:t>blue</w:t>
      </w:r>
      <w:r w:rsidRPr="009476FC">
        <w:t xml:space="preserve"> region shows the Anomalous Doppler Effect.</w:t>
      </w:r>
    </w:p>
    <w:p w14:paraId="72D236C2" w14:textId="77777777" w:rsidR="00C37E0A" w:rsidRPr="00163814" w:rsidRDefault="00C37E0A" w:rsidP="00C37E0A">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058BA765" w14:textId="1F51AA99" w:rsidR="00C37E0A" w:rsidRPr="00163814" w:rsidRDefault="007E3A44" w:rsidP="00C37E0A">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395" w:author="mmwave" w:date="2025-04-02T01:34:00Z">
                    <m:rPr>
                      <m:sty m:val="p"/>
                    </m:rPr>
                    <w:rPr>
                      <w:rFonts w:ascii="Cambria Math" w:hAnsi="Cambria Math"/>
                      <w:noProof/>
                      <w:sz w:val="20"/>
                      <w:szCs w:val="15"/>
                    </w:rPr>
                    <m:t>8</m:t>
                  </w:ins>
                </m:r>
                <m:r>
                  <w:del w:id="396" w:author="mmwave" w:date="2025-04-02T01:34:00Z">
                    <m:rPr>
                      <m:sty m:val="p"/>
                    </m:rPr>
                    <w:rPr>
                      <w:rFonts w:ascii="Cambria Math" w:hAnsi="Cambria Math"/>
                      <w:noProof/>
                      <w:sz w:val="20"/>
                      <w:szCs w:val="15"/>
                    </w:rPr>
                    <m:t>9</m:t>
                  </w:del>
                </m:r>
                <m:r>
                  <w:rPr>
                    <w:rFonts w:ascii="Cambria Math" w:hAnsi="Cambria Math"/>
                    <w:i/>
                    <w:noProof/>
                    <w:sz w:val="20"/>
                    <w:szCs w:val="15"/>
                  </w:rPr>
                  <w:fldChar w:fldCharType="end"/>
                </m:r>
              </m:e>
            </m:d>
          </m:e>
        </m:eqArr>
      </m:oMath>
      <w:r w:rsidR="00C37E0A" w:rsidRPr="00163814">
        <w:rPr>
          <w:noProof/>
          <w:sz w:val="20"/>
          <w:szCs w:val="20"/>
        </w:rPr>
        <w:tab/>
      </w:r>
      <w:r w:rsidR="00C37E0A"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397" w:author="mmwave" w:date="2025-04-02T01:34:00Z">
                    <m:rPr>
                      <m:sty m:val="p"/>
                    </m:rPr>
                    <w:rPr>
                      <w:rFonts w:ascii="Cambria Math" w:hAnsi="Cambria Math"/>
                      <w:noProof/>
                      <w:sz w:val="20"/>
                      <w:szCs w:val="15"/>
                    </w:rPr>
                    <m:t>9</m:t>
                  </w:ins>
                </m:r>
                <m:r>
                  <w:del w:id="398" w:author="mmwave" w:date="2025-04-02T01:34:00Z">
                    <m:rPr>
                      <m:sty m:val="p"/>
                    </m:rPr>
                    <w:rPr>
                      <w:rFonts w:ascii="Cambria Math" w:hAnsi="Cambria Math"/>
                      <w:noProof/>
                      <w:sz w:val="20"/>
                      <w:szCs w:val="15"/>
                    </w:rPr>
                    <m:t>10</m:t>
                  </w:del>
                </m:r>
                <m:r>
                  <w:rPr>
                    <w:rFonts w:ascii="Cambria Math" w:hAnsi="Cambria Math"/>
                    <w:i/>
                    <w:noProof/>
                    <w:sz w:val="20"/>
                    <w:szCs w:val="15"/>
                  </w:rPr>
                  <w:fldChar w:fldCharType="end"/>
                </m:r>
              </m:e>
            </m:d>
            <m:ctrlPr>
              <w:rPr>
                <w:rFonts w:ascii="Cambria Math" w:hAnsi="Cambria Math"/>
                <w:i/>
                <w:sz w:val="20"/>
                <w:szCs w:val="20"/>
              </w:rPr>
            </m:ctrlPr>
          </m:e>
        </m:eqArr>
      </m:oMath>
      <w:r w:rsidR="00C37E0A" w:rsidRPr="00163814">
        <w:rPr>
          <w:noProof/>
          <w:sz w:val="20"/>
          <w:szCs w:val="20"/>
        </w:rPr>
        <w:tab/>
      </w:r>
    </w:p>
    <w:p w14:paraId="59A17088" w14:textId="77777777" w:rsidR="00C37E0A" w:rsidRDefault="00C37E0A" w:rsidP="00C37E0A">
      <w:pPr>
        <w:pStyle w:val="IOPText"/>
        <w:ind w:firstLine="0"/>
        <w:rPr>
          <w:noProof/>
        </w:rPr>
      </w:pPr>
      <w:r>
        <w:rPr>
          <w:noProof/>
        </w:rPr>
        <w:lastRenderedPageBreak/>
        <w:t xml:space="preserve">     </w:t>
      </w:r>
      <w:r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Pr="00163814">
        <w:rPr>
          <w:noProof/>
        </w:rPr>
        <w:t xml:space="preserve"> represent the energy of the system after emitting a photon, p represents the momentum of the</w:t>
      </w:r>
      <w:r>
        <w:rPr>
          <w:noProof/>
        </w:rPr>
        <w:t xml:space="preserve"> system, k denotes the wavevector of the photon and </w:t>
      </w:r>
      <w:r w:rsidRPr="00664F43">
        <w:rPr>
          <w:noProof/>
        </w:rPr>
        <w:t>ℏ represnts reduced Planck's constant</w:t>
      </w:r>
      <w:r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b/>
          <w:noProof/>
          <w:lang w:eastAsia="zh-CN"/>
        </w:rPr>
        <w:t>(</w:t>
      </w:r>
      <w:r w:rsidRPr="00F6413B">
        <w:rPr>
          <w:noProof/>
          <w:lang w:eastAsia="zh-CN"/>
        </w:rPr>
        <w:t>actually here U&lt;&lt;T is assumed and T=</w:t>
      </w:r>
      <m:oMath>
        <m:rad>
          <m:radPr>
            <m:degHide m:val="1"/>
            <m:ctrlPr>
              <w:rPr>
                <w:rFonts w:ascii="Cambria Math" w:hAnsi="Cambria Math"/>
                <w:noProof/>
                <w:lang w:eastAsia="zh-CN"/>
              </w:rPr>
            </m:ctrlPr>
          </m:radPr>
          <m:deg>
            <m:ctrlPr>
              <w:rPr>
                <w:rFonts w:ascii="Cambria Math" w:hAnsi="Cambria Math"/>
                <w:i/>
                <w:noProof/>
                <w:lang w:eastAsia="zh-CN"/>
              </w:rPr>
            </m:ctrlPr>
          </m:deg>
          <m:e>
            <m:sSup>
              <m:sSupPr>
                <m:ctrlPr>
                  <w:rPr>
                    <w:rFonts w:ascii="Cambria Math" w:hAnsi="Cambria Math"/>
                    <w:noProof/>
                    <w:lang w:eastAsia="zh-CN"/>
                  </w:rPr>
                </m:ctrlPr>
              </m:sSupPr>
              <m:e>
                <m:r>
                  <m:rPr>
                    <m:sty m:val="p"/>
                  </m:rPr>
                  <w:rPr>
                    <w:rFonts w:ascii="Cambria Math" w:hAnsi="Cambria Math"/>
                    <w:noProof/>
                    <w:lang w:eastAsia="zh-CN"/>
                  </w:rPr>
                  <m:t>p</m:t>
                </m:r>
              </m:e>
              <m:sup>
                <m:r>
                  <m:rPr>
                    <m:sty m:val="p"/>
                  </m:rPr>
                  <w:rPr>
                    <w:rFonts w:ascii="Cambria Math" w:hAnsi="Cambria Math"/>
                    <w:noProof/>
                    <w:lang w:eastAsia="zh-CN"/>
                  </w:rPr>
                  <m:t>2</m:t>
                </m:r>
              </m:sup>
            </m:sSup>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2</m:t>
                </m:r>
              </m:sup>
            </m:sSup>
            <m:r>
              <m:rPr>
                <m:sty m:val="p"/>
              </m:rPr>
              <w:rPr>
                <w:rFonts w:ascii="Cambria Math" w:hAnsi="Cambria Math"/>
                <w:noProof/>
                <w:lang w:eastAsia="zh-CN"/>
              </w:rPr>
              <m:t>+</m:t>
            </m:r>
            <m:sSubSup>
              <m:sSubSupPr>
                <m:ctrlPr>
                  <w:rPr>
                    <w:rFonts w:ascii="Cambria Math" w:hAnsi="Cambria Math"/>
                    <w:noProof/>
                    <w:lang w:eastAsia="zh-CN"/>
                  </w:rPr>
                </m:ctrlPr>
              </m:sSubSupPr>
              <m:e>
                <m:r>
                  <m:rPr>
                    <m:sty m:val="p"/>
                  </m:rPr>
                  <w:rPr>
                    <w:rFonts w:ascii="Cambria Math" w:hAnsi="Cambria Math"/>
                    <w:noProof/>
                    <w:lang w:eastAsia="zh-CN"/>
                  </w:rPr>
                  <m:t>m</m:t>
                </m:r>
              </m:e>
              <m:sub>
                <m:r>
                  <m:rPr>
                    <m:sty m:val="p"/>
                  </m:rPr>
                  <w:rPr>
                    <w:rFonts w:ascii="Cambria Math" w:hAnsi="Cambria Math"/>
                    <w:noProof/>
                    <w:lang w:eastAsia="zh-CN"/>
                  </w:rPr>
                  <m:t>0</m:t>
                </m:r>
              </m:sub>
              <m:sup>
                <m:r>
                  <m:rPr>
                    <m:sty m:val="p"/>
                  </m:rPr>
                  <w:rPr>
                    <w:rFonts w:ascii="Cambria Math" w:hAnsi="Cambria Math"/>
                    <w:noProof/>
                    <w:lang w:eastAsia="zh-CN"/>
                  </w:rPr>
                  <m:t>2</m:t>
                </m:r>
              </m:sup>
            </m:sSubSup>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4</m:t>
                </m:r>
              </m:sup>
            </m:sSup>
          </m:e>
        </m:rad>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m</m:t>
            </m:r>
          </m:e>
          <m:sub>
            <m:r>
              <w:rPr>
                <w:rFonts w:ascii="Cambria Math" w:hAnsi="Cambria Math"/>
                <w:noProof/>
                <w:lang w:eastAsia="zh-CN"/>
              </w:rPr>
              <m:t>0</m:t>
            </m:r>
          </m:sub>
        </m:sSub>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2</m:t>
            </m:r>
          </m:sup>
        </m:sSup>
      </m:oMath>
      <w:r w:rsidRPr="00F6413B">
        <w:rPr>
          <w:noProof/>
          <w:lang w:eastAsia="zh-CN"/>
        </w:rPr>
        <w:t>,so</w:t>
      </w:r>
      <m:oMath>
        <m:r>
          <m:rPr>
            <m:sty m:val="p"/>
          </m:rPr>
          <w:rPr>
            <w:rFonts w:ascii="Cambria Math" w:hAnsi="Cambria Math"/>
            <w:noProof/>
            <w:lang w:eastAsia="zh-CN"/>
          </w:rPr>
          <m:t>ΔT=v⋅Δp, where v=p</m:t>
        </m:r>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2</m:t>
            </m:r>
          </m:sup>
        </m:sSup>
        <m:r>
          <w:rPr>
            <w:rFonts w:ascii="Cambria Math" w:hAnsi="Cambria Math"/>
            <w:noProof/>
            <w:lang w:eastAsia="zh-CN"/>
          </w:rPr>
          <m:t>/√(</m:t>
        </m:r>
        <m:sSup>
          <m:sSupPr>
            <m:ctrlPr>
              <w:rPr>
                <w:rFonts w:ascii="Cambria Math" w:hAnsi="Cambria Math"/>
                <w:i/>
                <w:noProof/>
                <w:lang w:eastAsia="zh-CN"/>
              </w:rPr>
            </m:ctrlPr>
          </m:sSupPr>
          <m:e>
            <m:r>
              <w:rPr>
                <w:rFonts w:ascii="Cambria Math" w:hAnsi="Cambria Math"/>
                <w:noProof/>
                <w:lang w:eastAsia="zh-CN"/>
              </w:rPr>
              <m:t>p</m:t>
            </m:r>
          </m:e>
          <m:sup>
            <m:r>
              <w:rPr>
                <w:rFonts w:ascii="Cambria Math" w:hAnsi="Cambria Math"/>
                <w:noProof/>
                <w:lang w:eastAsia="zh-CN"/>
              </w:rPr>
              <m:t>2</m:t>
            </m:r>
          </m:sup>
        </m:sSup>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2</m:t>
            </m:r>
          </m:sup>
        </m:sSup>
        <m:r>
          <w:rPr>
            <w:rFonts w:ascii="Cambria Math" w:hAnsi="Cambria Math"/>
            <w:noProof/>
            <w:lang w:eastAsia="zh-CN"/>
          </w:rPr>
          <m:t>+</m:t>
        </m:r>
        <m:sSubSup>
          <m:sSubSupPr>
            <m:ctrlPr>
              <w:rPr>
                <w:rFonts w:ascii="Cambria Math" w:hAnsi="Cambria Math"/>
                <w:i/>
                <w:noProof/>
                <w:lang w:eastAsia="zh-CN"/>
              </w:rPr>
            </m:ctrlPr>
          </m:sSubSupPr>
          <m:e>
            <m:r>
              <w:rPr>
                <w:rFonts w:ascii="Cambria Math" w:hAnsi="Cambria Math"/>
                <w:noProof/>
                <w:lang w:eastAsia="zh-CN"/>
              </w:rPr>
              <m:t>m</m:t>
            </m:r>
          </m:e>
          <m:sub>
            <m:r>
              <w:rPr>
                <w:rFonts w:ascii="Cambria Math" w:hAnsi="Cambria Math"/>
                <w:noProof/>
                <w:lang w:eastAsia="zh-CN"/>
              </w:rPr>
              <m:t>0</m:t>
            </m:r>
          </m:sub>
          <m:sup>
            <m:r>
              <w:rPr>
                <w:rFonts w:ascii="Cambria Math" w:hAnsi="Cambria Math"/>
                <w:noProof/>
                <w:lang w:eastAsia="zh-CN"/>
              </w:rPr>
              <m:t>2</m:t>
            </m:r>
          </m:sup>
        </m:sSubSup>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4</m:t>
            </m:r>
          </m:sup>
        </m:sSup>
        <m:r>
          <w:rPr>
            <w:rFonts w:ascii="Cambria Math" w:hAnsi="Cambria Math"/>
            <w:noProof/>
            <w:lang w:eastAsia="zh-CN"/>
          </w:rPr>
          <m:t>)</m:t>
        </m:r>
        <m:r>
          <m:rPr>
            <m:sty m:val="bi"/>
          </m:rPr>
          <w:rPr>
            <w:rFonts w:ascii="Cambria Math" w:hAnsi="Cambria Math"/>
            <w:noProof/>
            <w:lang w:eastAsia="zh-CN"/>
          </w:rPr>
          <m:t xml:space="preserve"> </m:t>
        </m:r>
      </m:oMath>
      <w:r w:rsidRPr="00A535ED">
        <w:rPr>
          <w:noProof/>
        </w:rPr>
        <w:t xml:space="preserve">where </w:t>
      </w:r>
      <m:oMath>
        <m:r>
          <m:rPr>
            <m:sty m:val="bi"/>
          </m:rPr>
          <w:rPr>
            <w:rFonts w:ascii="Cambria Math" w:hAnsi="Cambria Math"/>
            <w:noProof/>
          </w:rPr>
          <m:t>v</m:t>
        </m:r>
      </m:oMath>
      <w:r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Pr="00A535ED">
        <w:rPr>
          <w:noProof/>
        </w:rPr>
        <w:t xml:space="preserve">.  </w:t>
      </w:r>
    </w:p>
    <w:p w14:paraId="2166FD01" w14:textId="77777777" w:rsidR="00C37E0A" w:rsidRPr="003108C2" w:rsidRDefault="00C37E0A" w:rsidP="00C37E0A">
      <w:pPr>
        <w:pStyle w:val="IOPText"/>
        <w:rPr>
          <w:noProof/>
        </w:rPr>
      </w:pPr>
    </w:p>
    <w:p w14:paraId="0704E2EA" w14:textId="1B0A708C" w:rsidR="00C37E0A" w:rsidRPr="00501828" w:rsidRDefault="007E3A44" w:rsidP="00C37E0A">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399"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400" w:author="mmwave" w:date="2025-04-02T01:34:00Z">
                      <m:rPr>
                        <m:sty m:val="p"/>
                      </m:rPr>
                      <w:rPr>
                        <w:rFonts w:ascii="Cambria Math" w:hAnsi="Cambria Math"/>
                        <w:noProof/>
                        <w:szCs w:val="15"/>
                        <w:lang w:eastAsia="zh-CN"/>
                      </w:rPr>
                      <m:t>10</m:t>
                    </w:ins>
                  </m:r>
                  <m:r>
                    <w:del w:id="401" w:author="mmwave" w:date="2025-04-02T01:34:00Z">
                      <m:rPr>
                        <m:sty m:val="p"/>
                      </m:rPr>
                      <w:rPr>
                        <w:rFonts w:ascii="Cambria Math" w:hAnsi="Cambria Math"/>
                        <w:noProof/>
                        <w:szCs w:val="15"/>
                        <w:lang w:eastAsia="zh-CN"/>
                      </w:rPr>
                      <m:t>11</m:t>
                    </w:del>
                  </m:r>
                  <m:r>
                    <w:rPr>
                      <w:rFonts w:ascii="Cambria Math" w:hAnsi="Cambria Math"/>
                      <w:i/>
                      <w:noProof/>
                      <w:szCs w:val="15"/>
                      <w:lang w:eastAsia="zh-CN"/>
                    </w:rPr>
                    <w:fldChar w:fldCharType="end"/>
                  </m:r>
                </m:e>
              </m:d>
              <w:bookmarkEnd w:id="399"/>
            </m:e>
          </m:eqArr>
        </m:oMath>
      </m:oMathPara>
    </w:p>
    <w:p w14:paraId="6181CC6D" w14:textId="77777777" w:rsidR="00C37E0A" w:rsidRDefault="00C37E0A" w:rsidP="00C37E0A">
      <w:pPr>
        <w:pStyle w:val="IOPText"/>
        <w:jc w:val="center"/>
        <w:rPr>
          <w:noProof/>
        </w:rPr>
      </w:pPr>
    </w:p>
    <w:p w14:paraId="4B8C4BE3" w14:textId="0A05385C" w:rsidR="00C37E0A" w:rsidRPr="00163814" w:rsidRDefault="00C37E0A" w:rsidP="00C37E0A">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xml:space="preserve">, we can divide radiation into three regions, as shown in figure </w:t>
      </w:r>
      <w:r w:rsidRPr="00163814">
        <w:rPr>
          <w:noProof/>
        </w:rPr>
        <w:fldChar w:fldCharType="begin"/>
      </w:r>
      <w:r w:rsidRPr="00163814">
        <w:rPr>
          <w:noProof/>
        </w:rPr>
        <w:instrText xml:space="preserve"> REF _Ref186726919 \h \#"0"</w:instrText>
      </w:r>
      <w:r>
        <w:rPr>
          <w:noProof/>
        </w:rPr>
        <w:instrText xml:space="preserve"> \* MERGEFORMAT </w:instrText>
      </w:r>
      <w:r w:rsidRPr="00163814">
        <w:rPr>
          <w:noProof/>
        </w:rPr>
      </w:r>
      <w:r w:rsidRPr="00163814">
        <w:rPr>
          <w:noProof/>
        </w:rPr>
        <w:fldChar w:fldCharType="separate"/>
      </w:r>
      <w:r w:rsidR="00C017E9">
        <w:rPr>
          <w:noProof/>
        </w:rPr>
        <w:t>12</w:t>
      </w:r>
      <w:r w:rsidRPr="00163814">
        <w:rPr>
          <w:noProof/>
        </w:rPr>
        <w:fldChar w:fldCharType="end"/>
      </w:r>
      <w:r w:rsidRPr="00163814">
        <w:rPr>
          <w:noProof/>
        </w:rPr>
        <w:t xml:space="preserve">. </w:t>
      </w:r>
    </w:p>
    <w:p w14:paraId="60481895" w14:textId="77777777" w:rsidR="00C37E0A" w:rsidRPr="00163814" w:rsidRDefault="00C37E0A" w:rsidP="00C37E0A">
      <w:pPr>
        <w:pStyle w:val="IOPText"/>
        <w:rPr>
          <w:noProof/>
        </w:rPr>
      </w:pPr>
    </w:p>
    <w:p w14:paraId="48E3F328" w14:textId="77777777" w:rsidR="00C37E0A" w:rsidRPr="00163814" w:rsidRDefault="00C37E0A" w:rsidP="00C37E0A">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6BF41600" w14:textId="77777777" w:rsidR="00C37E0A" w:rsidRPr="00163814" w:rsidRDefault="00C37E0A" w:rsidP="00C37E0A">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0DFD015A" w14:textId="77777777" w:rsidR="00C37E0A" w:rsidRPr="00163814" w:rsidRDefault="00C37E0A" w:rsidP="00C37E0A">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3E299D35" w14:textId="77777777" w:rsidR="00C37E0A" w:rsidRPr="00163814" w:rsidRDefault="00C37E0A" w:rsidP="00C37E0A">
      <w:pPr>
        <w:pStyle w:val="IOPText"/>
        <w:ind w:firstLine="0"/>
        <w:rPr>
          <w:noProof/>
        </w:rPr>
      </w:pPr>
    </w:p>
    <w:p w14:paraId="5D80C6FB" w14:textId="77777777" w:rsidR="00C37E0A" w:rsidRDefault="00C37E0A" w:rsidP="00C37E0A">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305E6506" w14:textId="77777777" w:rsidR="00C37E0A" w:rsidRPr="00A535ED" w:rsidRDefault="00C37E0A" w:rsidP="00C37E0A">
      <w:pPr>
        <w:pStyle w:val="IOPText"/>
        <w:rPr>
          <w:noProof/>
        </w:rPr>
      </w:pPr>
      <w:r>
        <w:rPr>
          <w:noProof/>
        </w:rPr>
        <w:t xml:space="preserve">In previous paper ,the change of internal energy is given as </w:t>
      </w:r>
      <m:oMath>
        <m:r>
          <m:rPr>
            <m:sty m:val="p"/>
          </m:rPr>
          <w:rPr>
            <w:rFonts w:ascii="Cambria Math" w:hAnsi="Cambria Math"/>
            <w:noProof/>
          </w:rPr>
          <m:t>ΔU=mℏ</m:t>
        </m:r>
        <m:sSub>
          <m:sSubPr>
            <m:ctrlPr>
              <w:rPr>
                <w:rFonts w:ascii="Cambria Math" w:hAnsi="Cambria Math"/>
                <w:noProof/>
              </w:rPr>
            </m:ctrlPr>
          </m:sSubPr>
          <m:e>
            <m:r>
              <m:rPr>
                <m:sty m:val="p"/>
              </m:rPr>
              <w:rPr>
                <w:rFonts w:ascii="Cambria Math" w:hAnsi="Cambria Math"/>
                <w:noProof/>
              </w:rPr>
              <m:t>ω</m:t>
            </m:r>
          </m:e>
          <m:sub>
            <m:r>
              <m:rPr>
                <m:sty m:val="p"/>
              </m:rPr>
              <w:rPr>
                <w:rFonts w:ascii="Cambria Math" w:hAnsi="Cambria Math"/>
                <w:noProof/>
              </w:rPr>
              <m:t>ce</m:t>
            </m:r>
          </m:sub>
        </m:sSub>
      </m:oMath>
      <w:r>
        <w:rPr>
          <w:noProof/>
        </w:rPr>
        <w:t xml:space="preserve">, </w:t>
      </w:r>
      <w:r>
        <w:t xml:space="preserve">where </w:t>
      </w:r>
      <w:r>
        <w:rPr>
          <w:rStyle w:val="mord"/>
        </w:rPr>
        <w:t>m</w:t>
      </w:r>
      <w:r>
        <w:t xml:space="preserve"> represents the Landau </w:t>
      </w:r>
      <w:proofErr w:type="gramStart"/>
      <w:r>
        <w:t>level[</w:t>
      </w:r>
      <w:proofErr w:type="gramEnd"/>
      <w:r>
        <w:t xml:space="preserve">]. In this paper, we will demonstrate that </w:t>
      </w:r>
      <w:r>
        <w:rPr>
          <w:rStyle w:val="mord"/>
        </w:rPr>
        <w:t>m</w:t>
      </w:r>
      <w:r>
        <w:t xml:space="preserve"> is also the quantum number of the angular momentum of the emitted photon.</w:t>
      </w:r>
    </w:p>
    <w:p w14:paraId="305668DA" w14:textId="77777777" w:rsidR="00C37E0A" w:rsidRDefault="00C37E0A" w:rsidP="00C37E0A">
      <w:pPr>
        <w:pStyle w:val="IOPText"/>
        <w:rPr>
          <w:noProof/>
        </w:rPr>
      </w:pPr>
    </w:p>
    <w:p w14:paraId="7E014C95" w14:textId="77777777" w:rsidR="00C37E0A" w:rsidRPr="00A535ED" w:rsidRDefault="00C37E0A" w:rsidP="00C37E0A">
      <w:pPr>
        <w:pStyle w:val="IOPText"/>
        <w:rPr>
          <w:noProof/>
        </w:rPr>
      </w:pPr>
    </w:p>
    <w:p w14:paraId="12E3E4B8" w14:textId="77777777" w:rsidR="00C37E0A" w:rsidRDefault="00C37E0A" w:rsidP="00C37E0A">
      <w:pPr>
        <w:pStyle w:val="IOPText"/>
        <w:rPr>
          <w:noProof/>
        </w:rPr>
      </w:pPr>
      <w:r w:rsidRPr="00D7380F">
        <w:rPr>
          <w:noProof/>
          <w:szCs w:val="20"/>
        </w:rPr>
        <w:drawing>
          <wp:inline distT="0" distB="0" distL="0" distR="0" wp14:anchorId="5CEB7587" wp14:editId="5008A22B">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inline>
        </w:drawing>
      </w:r>
      <w:r w:rsidRPr="00A535ED">
        <w:rPr>
          <w:noProof/>
        </w:rPr>
        <w:t xml:space="preserve"> </w:t>
      </w:r>
    </w:p>
    <w:p w14:paraId="4BCA3299" w14:textId="06E85C27" w:rsidR="00C37E0A" w:rsidRDefault="00C37E0A" w:rsidP="00C37E0A">
      <w:pPr>
        <w:pStyle w:val="Caption"/>
        <w:jc w:val="both"/>
      </w:pPr>
      <w:bookmarkStart w:id="402" w:name="_Ref186726665"/>
      <w:r>
        <w:t xml:space="preserve">Figure </w:t>
      </w:r>
      <w:r>
        <w:fldChar w:fldCharType="begin"/>
      </w:r>
      <w:r>
        <w:instrText xml:space="preserve"> SEQ Figure \* ARABIC </w:instrText>
      </w:r>
      <w:r>
        <w:fldChar w:fldCharType="separate"/>
      </w:r>
      <w:r w:rsidR="00C017E9">
        <w:rPr>
          <w:noProof/>
        </w:rPr>
        <w:t>13</w:t>
      </w:r>
      <w:r>
        <w:rPr>
          <w:noProof/>
        </w:rPr>
        <w:fldChar w:fldCharType="end"/>
      </w:r>
      <w:bookmarkEnd w:id="402"/>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2703E390" w14:textId="4938186D" w:rsidR="00C37E0A" w:rsidRDefault="00C37E0A" w:rsidP="00C37E0A">
      <w:pPr>
        <w:pStyle w:val="IOPText"/>
        <w:rPr>
          <w:noProof/>
        </w:rPr>
      </w:pPr>
      <w:r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Pr="001C5AA5">
        <w:rPr>
          <w:noProof/>
        </w:rPr>
        <w:t>perpendicular to the magnetic field, as shown in</w:t>
      </w:r>
      <w:r>
        <w:rPr>
          <w:noProof/>
        </w:rPr>
        <w:t xml:space="preserve"> figure </w:t>
      </w:r>
      <w:r>
        <w:rPr>
          <w:noProof/>
        </w:rPr>
        <w:fldChar w:fldCharType="begin"/>
      </w:r>
      <w:r>
        <w:rPr>
          <w:noProof/>
        </w:rPr>
        <w:instrText xml:space="preserve"> REF _Ref186726665 \h</w:instrText>
      </w:r>
      <w:r>
        <w:rPr>
          <w:noProof/>
          <w:lang w:eastAsia="zh-CN"/>
        </w:rPr>
        <w:instrText>\#"0"</w:instrText>
      </w:r>
      <w:r>
        <w:rPr>
          <w:noProof/>
        </w:rPr>
        <w:instrText xml:space="preserve"> </w:instrText>
      </w:r>
      <w:r>
        <w:rPr>
          <w:noProof/>
        </w:rPr>
      </w:r>
      <w:r>
        <w:rPr>
          <w:noProof/>
        </w:rPr>
        <w:fldChar w:fldCharType="separate"/>
      </w:r>
      <w:r w:rsidR="00C017E9">
        <w:rPr>
          <w:noProof/>
          <w:lang w:eastAsia="zh-CN"/>
        </w:rPr>
        <w:t>13</w:t>
      </w:r>
      <w:r>
        <w:rPr>
          <w:noProof/>
        </w:rPr>
        <w:fldChar w:fldCharType="end"/>
      </w:r>
      <w:r w:rsidRPr="001C5AA5">
        <w:rPr>
          <w:noProof/>
        </w:rPr>
        <w:t>.</w:t>
      </w:r>
      <w:r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Pr="00A535ED">
        <w:rPr>
          <w:noProof/>
        </w:rPr>
        <w:t xml:space="preserve">. The </w:t>
      </w:r>
      <m:oMath>
        <m:r>
          <w:rPr>
            <w:rFonts w:ascii="Cambria Math" w:hAnsi="Cambria Math" w:cs="Cambria Math"/>
            <w:noProof/>
          </w:rPr>
          <m:t>γ</m:t>
        </m:r>
      </m:oMath>
      <w:r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Pr="00A535ED">
        <w:rPr>
          <w:noProof/>
        </w:rPr>
        <w:t xml:space="preserve">. According to the angular momentum conservation, we have </w:t>
      </w:r>
    </w:p>
    <w:p w14:paraId="5B3DC5D5" w14:textId="77777777" w:rsidR="00C37E0A" w:rsidRDefault="00C37E0A" w:rsidP="00C37E0A">
      <w:pPr>
        <w:pStyle w:val="IOPText"/>
        <w:rPr>
          <w:rFonts w:asciiTheme="minorHAnsi" w:eastAsia="SimHei" w:hAnsiTheme="minorHAnsi" w:cstheme="majorBidi"/>
          <w:szCs w:val="20"/>
        </w:rPr>
      </w:pPr>
    </w:p>
    <w:p w14:paraId="6BDB50E5" w14:textId="080DDFDF" w:rsidR="00C37E0A" w:rsidRPr="004A6B72" w:rsidRDefault="007E3A44" w:rsidP="00C37E0A">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403" w:author="mmwave" w:date="2025-04-02T01:34:00Z">
                      <m:rPr>
                        <m:sty m:val="p"/>
                      </m:rPr>
                      <w:rPr>
                        <w:rFonts w:ascii="Cambria Math" w:hAnsi="Cambria Math"/>
                        <w:noProof/>
                        <w:szCs w:val="15"/>
                        <w:lang w:eastAsia="zh-CN"/>
                      </w:rPr>
                      <m:t>11</m:t>
                    </w:ins>
                  </m:r>
                  <m:r>
                    <w:del w:id="404" w:author="mmwave" w:date="2025-04-02T01:34:00Z">
                      <m:rPr>
                        <m:sty m:val="p"/>
                      </m:rPr>
                      <w:rPr>
                        <w:rFonts w:ascii="Cambria Math" w:hAnsi="Cambria Math"/>
                        <w:noProof/>
                        <w:szCs w:val="15"/>
                        <w:lang w:eastAsia="zh-CN"/>
                      </w:rPr>
                      <m:t>12</m:t>
                    </w:del>
                  </m:r>
                  <m:r>
                    <w:rPr>
                      <w:rFonts w:ascii="Cambria Math" w:hAnsi="Cambria Math"/>
                      <w:i/>
                      <w:noProof/>
                      <w:szCs w:val="15"/>
                      <w:lang w:eastAsia="zh-CN"/>
                    </w:rPr>
                    <w:fldChar w:fldCharType="end"/>
                  </m:r>
                </m:e>
              </m:d>
              <m:ctrlPr>
                <w:rPr>
                  <w:rFonts w:ascii="Cambria Math" w:hAnsi="Cambria Math"/>
                  <w:i/>
                  <w:szCs w:val="20"/>
                </w:rPr>
              </m:ctrlPr>
            </m:e>
          </m:eqArr>
        </m:oMath>
      </m:oMathPara>
    </w:p>
    <w:p w14:paraId="57BB5D32" w14:textId="77777777" w:rsidR="00C37E0A" w:rsidRPr="00163814" w:rsidRDefault="00C37E0A" w:rsidP="00C37E0A">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w:t>
      </w:r>
      <w:r>
        <w:rPr>
          <w:noProof/>
        </w:rPr>
        <w:t>gyrating electron</w:t>
      </w:r>
      <w:r w:rsidRPr="0043119C">
        <w:rPr>
          <w:noProof/>
        </w:rPr>
        <w:t xml:space="preserve">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49F338AE" w14:textId="77777777" w:rsidR="00C37E0A" w:rsidRPr="00163814" w:rsidRDefault="00C37E0A" w:rsidP="00C37E0A">
      <w:pPr>
        <w:pStyle w:val="IOPText"/>
        <w:rPr>
          <w:noProof/>
        </w:rPr>
      </w:pPr>
    </w:p>
    <w:p w14:paraId="12D24C2C" w14:textId="77777777" w:rsidR="00C37E0A" w:rsidRPr="00163814" w:rsidRDefault="00C37E0A" w:rsidP="00C37E0A">
      <w:pPr>
        <w:pStyle w:val="IOPText"/>
        <w:rPr>
          <w:noProof/>
        </w:rPr>
      </w:pPr>
      <w:r w:rsidRPr="00163814">
        <w:rPr>
          <w:noProof/>
        </w:rPr>
        <w:t>According to the quantum theory, the electron wave in the static magnetic field can be presented</w:t>
      </w:r>
      <w:r w:rsidRPr="00163814">
        <w:rPr>
          <w:rFonts w:hint="eastAsia"/>
          <w:noProof/>
          <w:lang w:eastAsia="zh-CN"/>
        </w:rPr>
        <w:t xml:space="preserve"> as</w:t>
      </w:r>
      <w:r w:rsidRPr="00163814">
        <w:rPr>
          <w:noProof/>
        </w:rPr>
        <w:t>:</w:t>
      </w:r>
    </w:p>
    <w:p w14:paraId="28C0E91C" w14:textId="1752326D" w:rsidR="00C37E0A" w:rsidRPr="00163814" w:rsidRDefault="007E3A44" w:rsidP="00C37E0A">
      <w:pPr>
        <w:pStyle w:val="IOPText"/>
        <w:rPr>
          <w:noProof/>
          <w:szCs w:val="20"/>
        </w:rPr>
      </w:pPr>
      <m:oMathPara>
        <m:oMath>
          <m:eqArr>
            <m:eqArrPr>
              <m:maxDist m:val="1"/>
              <m:ctrlPr>
                <w:rPr>
                  <w:rFonts w:ascii="Cambria Math" w:hAnsi="Cambria Math"/>
                  <w:i/>
                  <w:szCs w:val="20"/>
                </w:rPr>
              </m:ctrlPr>
            </m:eqArrPr>
            <m:e>
              <w:bookmarkStart w:id="405"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405"/>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406" w:author="mmwave" w:date="2025-04-02T01:34:00Z">
                      <m:rPr>
                        <m:sty m:val="p"/>
                      </m:rPr>
                      <w:rPr>
                        <w:rFonts w:ascii="Cambria Math" w:hAnsi="Cambria Math"/>
                        <w:noProof/>
                        <w:szCs w:val="15"/>
                        <w:lang w:eastAsia="zh-CN"/>
                      </w:rPr>
                      <m:t>12</m:t>
                    </w:ins>
                  </m:r>
                  <m:r>
                    <w:del w:id="407" w:author="mmwave" w:date="2025-04-02T01:34:00Z">
                      <m:rPr>
                        <m:sty m:val="p"/>
                      </m:rPr>
                      <w:rPr>
                        <w:rFonts w:ascii="Cambria Math" w:hAnsi="Cambria Math"/>
                        <w:noProof/>
                        <w:szCs w:val="15"/>
                        <w:lang w:eastAsia="zh-CN"/>
                      </w:rPr>
                      <m:t>13</m:t>
                    </w:del>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0BBBA8B3" w14:textId="77777777" w:rsidR="00C37E0A" w:rsidRPr="00163814" w:rsidRDefault="00C37E0A" w:rsidP="00C37E0A">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r w:rsidRPr="00E2214F">
        <w:rPr>
          <w:noProof/>
          <w:sz w:val="20"/>
          <w:szCs w:val="20"/>
        </w:rPr>
        <w:t xml:space="preserve"> </w:t>
      </w:r>
      <w:r w:rsidRPr="00684411">
        <w:rPr>
          <w:noProof/>
          <w:sz w:val="20"/>
          <w:szCs w:val="20"/>
        </w:rPr>
        <w:t>For cycltron-electron in magnetic field, s = rφ</w:t>
      </w:r>
      <m:oMath>
        <m:sSub>
          <m:sSubPr>
            <m:ctrlPr>
              <w:rPr>
                <w:rFonts w:ascii="Cambria Math" w:hAnsi="Cambria Math"/>
                <w:i/>
                <w:noProof/>
                <w:sz w:val="20"/>
                <w:szCs w:val="20"/>
              </w:rPr>
            </m:ctrlPr>
          </m:sSubPr>
          <m:e>
            <m:acc>
              <m:accPr>
                <m:chr m:val="⃗"/>
                <m:ctrlPr>
                  <w:rPr>
                    <w:rFonts w:ascii="Cambria Math" w:hAnsi="Cambria Math"/>
                    <w:i/>
                    <w:noProof/>
                    <w:sz w:val="20"/>
                    <w:szCs w:val="20"/>
                  </w:rPr>
                </m:ctrlPr>
              </m:accPr>
              <m:e>
                <m:r>
                  <w:rPr>
                    <w:rFonts w:ascii="Cambria Math" w:hAnsi="Cambria Math"/>
                    <w:noProof/>
                    <w:sz w:val="20"/>
                    <w:szCs w:val="20"/>
                  </w:rPr>
                  <m:t>e</m:t>
                </m:r>
              </m:e>
            </m:acc>
          </m:e>
          <m:sub>
            <m:r>
              <w:rPr>
                <w:rFonts w:ascii="Cambria Math" w:hAnsi="Cambria Math"/>
                <w:noProof/>
                <w:sz w:val="20"/>
                <w:szCs w:val="20"/>
              </w:rPr>
              <m:t>φ</m:t>
            </m:r>
          </m:sub>
        </m:sSub>
      </m:oMath>
      <w:r w:rsidRPr="00684411">
        <w:rPr>
          <w:noProof/>
          <w:sz w:val="20"/>
          <w:szCs w:val="20"/>
        </w:rPr>
        <w:t>, where r refer to cycltron radius and φ refers to cycltron angle.</w:t>
      </w:r>
    </w:p>
    <w:p w14:paraId="3943801E" w14:textId="77777777" w:rsidR="00C37E0A" w:rsidRDefault="00C37E0A" w:rsidP="00C37E0A">
      <w:pPr>
        <w:pStyle w:val="IOPText"/>
        <w:rPr>
          <w:noProof/>
        </w:rPr>
      </w:pPr>
      <w:r w:rsidRPr="00684411">
        <w:rPr>
          <w:noProof/>
        </w:rPr>
        <w:t>the z component of the orbital angular momentum operator can be expressed in spherical coordinates as</w:t>
      </w:r>
    </w:p>
    <w:p w14:paraId="6D96D55D" w14:textId="77777777" w:rsidR="00C37E0A" w:rsidRPr="00C37E0A" w:rsidRDefault="007E3A44" w:rsidP="00C37E0A">
      <w:pPr>
        <w:pStyle w:val="NormalWeb"/>
        <w:shd w:val="clear" w:color="auto" w:fill="FFFFFF"/>
        <w:ind w:firstLine="360"/>
        <w:jc w:val="center"/>
        <w:rPr>
          <w:noProof/>
          <w:sz w:val="20"/>
          <w:szCs w:val="20"/>
        </w:rPr>
      </w:pPr>
      <m:oMathPara>
        <m:oMath>
          <m:sSub>
            <m:sSubPr>
              <m:ctrlPr>
                <w:rPr>
                  <w:rFonts w:ascii="Cambria Math" w:hAnsi="Cambria Math"/>
                  <w:i/>
                  <w:noProof/>
                  <w:sz w:val="20"/>
                  <w:szCs w:val="20"/>
                </w:rPr>
              </m:ctrlPr>
            </m:sSubPr>
            <m:e>
              <m:acc>
                <m:accPr>
                  <m:ctrlPr>
                    <w:rPr>
                      <w:rFonts w:ascii="Cambria Math" w:hAnsi="Cambria Math"/>
                      <w:noProof/>
                      <w:sz w:val="20"/>
                      <w:szCs w:val="20"/>
                    </w:rPr>
                  </m:ctrlPr>
                </m:accPr>
                <m:e>
                  <m:r>
                    <m:rPr>
                      <m:sty m:val="p"/>
                    </m:rPr>
                    <w:rPr>
                      <w:rFonts w:ascii="Cambria Math" w:hAnsi="Cambria Math"/>
                      <w:noProof/>
                      <w:sz w:val="20"/>
                      <w:szCs w:val="20"/>
                    </w:rPr>
                    <m:t>L</m:t>
                  </m:r>
                </m:e>
              </m:acc>
            </m:e>
            <m:sub>
              <m:r>
                <w:rPr>
                  <w:rFonts w:ascii="Cambria Math" w:hAnsi="Cambria Math"/>
                  <w:noProof/>
                  <w:sz w:val="20"/>
                  <w:szCs w:val="20"/>
                </w:rPr>
                <m:t>z</m:t>
              </m:r>
            </m:sub>
          </m:sSub>
          <m:r>
            <m:rPr>
              <m:sty m:val="p"/>
            </m:rPr>
            <w:rPr>
              <w:rFonts w:ascii="Cambria Math" w:hAnsi="Cambria Math"/>
              <w:noProof/>
              <w:sz w:val="20"/>
              <w:szCs w:val="20"/>
            </w:rPr>
            <m:t>Ψ</m:t>
          </m:r>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oMath>
      </m:oMathPara>
    </w:p>
    <w:p w14:paraId="4E844227" w14:textId="77777777" w:rsidR="00C37E0A" w:rsidRDefault="00C37E0A" w:rsidP="00C37E0A">
      <w:pPr>
        <w:tabs>
          <w:tab w:val="center" w:pos="4800"/>
          <w:tab w:val="right" w:pos="9500"/>
        </w:tabs>
        <w:rPr>
          <w:noProof/>
          <w:sz w:val="20"/>
          <w:szCs w:val="20"/>
          <w:lang w:val="en-US" w:eastAsia="zh-CN"/>
        </w:rPr>
      </w:pPr>
      <w:r>
        <w:rPr>
          <w:noProof/>
          <w:sz w:val="20"/>
          <w:szCs w:val="20"/>
        </w:rPr>
        <w:t xml:space="preserve">Combining with eq. (13) ,we have </w:t>
      </w:r>
    </w:p>
    <w:p w14:paraId="42EAA543" w14:textId="47652CDB" w:rsidR="00C37E0A" w:rsidRPr="00F6413B" w:rsidRDefault="00C37E0A" w:rsidP="00C37E0A">
      <w:pPr>
        <w:tabs>
          <w:tab w:val="center" w:pos="4800"/>
          <w:tab w:val="right" w:pos="9500"/>
        </w:tabs>
        <w:jc w:val="center"/>
        <w:rPr>
          <w:noProof/>
          <w:sz w:val="20"/>
          <w:szCs w:val="20"/>
        </w:rPr>
      </w:pPr>
      <m:oMathPara>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e>
          </m:d>
          <m:r>
            <w:rPr>
              <w:rFonts w:ascii="Cambria Math" w:hAnsi="Cambria Math"/>
              <w:noProof/>
              <w:sz w:val="20"/>
              <w:szCs w:val="20"/>
            </w:rPr>
            <m:t>r</m:t>
          </m:r>
          <m:r>
            <m:rPr>
              <m:sty m:val="p"/>
            </m:rPr>
            <w:rPr>
              <w:rFonts w:ascii="Cambria Math" w:hAnsi="Cambria Math" w:cs="Cambria Math"/>
              <w:noProof/>
              <w:sz w:val="20"/>
              <w:szCs w:val="20"/>
            </w:rPr>
            <m:t xml:space="preserve">Ψ </m:t>
          </m:r>
          <m:r>
            <w:rPr>
              <w:rFonts w:ascii="Cambria Math" w:hAnsi="Cambria Math"/>
              <w:noProof/>
              <w:sz w:val="20"/>
              <w:szCs w:val="20"/>
            </w:rPr>
            <m:t xml:space="preserve">    </m:t>
          </m:r>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w:ins w:id="408" w:author="mmwave" w:date="2025-04-02T01:34:00Z">
                  <m:rPr>
                    <m:sty m:val="p"/>
                  </m:rPr>
                  <w:rPr>
                    <w:rFonts w:ascii="Cambria Math" w:hAnsi="Cambria Math"/>
                    <w:noProof/>
                    <w:sz w:val="20"/>
                    <w:szCs w:val="15"/>
                    <w:lang w:eastAsia="zh-CN"/>
                  </w:rPr>
                  <m:t>13</m:t>
                </w:ins>
              </m:r>
              <m:r>
                <w:del w:id="409" w:author="mmwave" w:date="2025-04-02T01:34:00Z">
                  <m:rPr>
                    <m:sty m:val="p"/>
                  </m:rPr>
                  <w:rPr>
                    <w:rFonts w:ascii="Cambria Math" w:hAnsi="Cambria Math"/>
                    <w:noProof/>
                    <w:sz w:val="20"/>
                    <w:szCs w:val="15"/>
                    <w:lang w:eastAsia="zh-CN"/>
                  </w:rPr>
                  <m:t>14</m:t>
                </w:del>
              </m:r>
              <m:r>
                <w:rPr>
                  <w:rFonts w:ascii="Cambria Math" w:hAnsi="Cambria Math"/>
                  <w:i/>
                  <w:noProof/>
                  <w:sz w:val="20"/>
                  <w:szCs w:val="15"/>
                  <w:lang w:eastAsia="zh-CN"/>
                </w:rPr>
                <w:fldChar w:fldCharType="end"/>
              </m:r>
            </m:e>
          </m:d>
        </m:oMath>
      </m:oMathPara>
    </w:p>
    <w:p w14:paraId="3ED2E60A" w14:textId="77777777" w:rsidR="00C37E0A" w:rsidRPr="00163814" w:rsidRDefault="00C37E0A" w:rsidP="00C37E0A">
      <w:pPr>
        <w:tabs>
          <w:tab w:val="center" w:pos="4800"/>
          <w:tab w:val="right" w:pos="9500"/>
        </w:tabs>
        <w:rPr>
          <w:noProof/>
          <w:sz w:val="20"/>
          <w:szCs w:val="20"/>
        </w:rPr>
      </w:pPr>
      <w:r>
        <w:rPr>
          <w:noProof/>
          <w:sz w:val="20"/>
          <w:szCs w:val="20"/>
        </w:rPr>
        <w:t xml:space="preserve">Than we have the eigenvalue of Lz  </w:t>
      </w:r>
    </w:p>
    <w:p w14:paraId="3BCFDA49" w14:textId="0F769C50" w:rsidR="00C37E0A" w:rsidRPr="00163814" w:rsidRDefault="007E3A44" w:rsidP="00C37E0A">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C37E0A" w:rsidRPr="00163814">
        <w:rPr>
          <w:noProof/>
          <w:sz w:val="20"/>
          <w:szCs w:val="20"/>
        </w:rPr>
        <w:tab/>
      </w:r>
      <w:r w:rsidR="00C37E0A" w:rsidRPr="00163814">
        <w:rPr>
          <w:noProof/>
          <w:sz w:val="20"/>
          <w:szCs w:val="20"/>
        </w:rPr>
        <w:tab/>
      </w:r>
      <w:r w:rsidR="00C37E0A" w:rsidRPr="00163814">
        <w:rPr>
          <w:noProof/>
          <w:sz w:val="20"/>
          <w:szCs w:val="20"/>
        </w:rPr>
        <w:tab/>
      </w:r>
      <w:bookmarkStart w:id="410"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411" w:author="mmwave" w:date="2025-04-02T01:34:00Z">
                <m:rPr>
                  <m:sty m:val="p"/>
                </m:rPr>
                <w:rPr>
                  <w:rFonts w:ascii="Cambria Math" w:hAnsi="Cambria Math"/>
                  <w:noProof/>
                  <w:sz w:val="20"/>
                  <w:szCs w:val="15"/>
                </w:rPr>
                <m:t>14</m:t>
              </w:ins>
            </m:r>
            <m:r>
              <w:del w:id="412" w:author="mmwave" w:date="2025-04-02T01:34:00Z">
                <m:rPr>
                  <m:sty m:val="p"/>
                </m:rPr>
                <w:rPr>
                  <w:rFonts w:ascii="Cambria Math" w:hAnsi="Cambria Math"/>
                  <w:noProof/>
                  <w:sz w:val="20"/>
                  <w:szCs w:val="15"/>
                </w:rPr>
                <m:t>15</m:t>
              </w:del>
            </m:r>
            <m:r>
              <w:rPr>
                <w:rFonts w:ascii="Cambria Math" w:hAnsi="Cambria Math"/>
                <w:i/>
                <w:noProof/>
                <w:sz w:val="20"/>
                <w:szCs w:val="15"/>
              </w:rPr>
              <w:fldChar w:fldCharType="end"/>
            </m:r>
          </m:e>
        </m:d>
      </m:oMath>
      <w:bookmarkEnd w:id="410"/>
    </w:p>
    <w:p w14:paraId="2FF5F564" w14:textId="23592848" w:rsidR="00C37E0A" w:rsidRPr="00163814" w:rsidRDefault="00C37E0A" w:rsidP="00C37E0A">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the eq.</w:t>
      </w:r>
      <w:r w:rsidRPr="00163814">
        <w:rPr>
          <w:noProof/>
          <w:sz w:val="20"/>
          <w:szCs w:val="20"/>
        </w:rPr>
        <w:fldChar w:fldCharType="begin"/>
      </w:r>
      <w:r w:rsidRPr="00163814">
        <w:rPr>
          <w:noProof/>
          <w:sz w:val="20"/>
          <w:szCs w:val="20"/>
        </w:rPr>
        <w:instrText xml:space="preserve"> REF Angular \h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ins w:id="413" w:author="mmwave" w:date="2025-04-02T01:34:00Z">
                <w:rPr>
                  <w:rFonts w:ascii="Cambria Math" w:hAnsi="Cambria Math"/>
                  <w:i/>
                  <w:noProof/>
                  <w:sz w:val="20"/>
                  <w:szCs w:val="15"/>
                </w:rPr>
              </w:ins>
            </m:ctrlPr>
          </m:dPr>
          <m:e>
            <m:r>
              <w:ins w:id="414" w:author="mmwave" w:date="2025-04-02T01:34:00Z">
                <m:rPr>
                  <m:sty m:val="p"/>
                </m:rPr>
                <w:rPr>
                  <w:rFonts w:ascii="Cambria Math" w:hAnsi="Cambria Math"/>
                  <w:noProof/>
                  <w:sz w:val="20"/>
                  <w:szCs w:val="15"/>
                </w:rPr>
                <m:t>14</m:t>
              </w:ins>
            </m:r>
            <m:ctrlPr>
              <w:ins w:id="415" w:author="mmwave" w:date="2025-04-02T01:34:00Z">
                <w:rPr>
                  <w:rFonts w:ascii="Cambria Math" w:hAnsi="Cambria Math"/>
                  <w:noProof/>
                  <w:sz w:val="20"/>
                  <w:szCs w:val="15"/>
                </w:rPr>
              </w:ins>
            </m:ctrlPr>
          </m:e>
        </m:d>
        <m:d>
          <m:dPr>
            <m:ctrlPr>
              <w:del w:id="416" w:author="mmwave" w:date="2025-04-02T01:34:00Z">
                <w:rPr>
                  <w:rFonts w:ascii="Cambria Math" w:hAnsi="Cambria Math"/>
                  <w:i/>
                  <w:noProof/>
                  <w:sz w:val="20"/>
                  <w:szCs w:val="15"/>
                </w:rPr>
              </w:del>
            </m:ctrlPr>
          </m:dPr>
          <m:e>
            <m:r>
              <w:del w:id="417" w:author="mmwave" w:date="2025-04-02T01:34:00Z">
                <m:rPr>
                  <m:sty m:val="p"/>
                </m:rPr>
                <w:rPr>
                  <w:rFonts w:ascii="Cambria Math" w:hAnsi="Cambria Math"/>
                  <w:noProof/>
                  <w:sz w:val="20"/>
                  <w:szCs w:val="15"/>
                </w:rPr>
                <m:t>15</m:t>
              </w:del>
            </m:r>
            <m:ctrlPr>
              <w:del w:id="418" w:author="mmwave" w:date="2025-04-02T01:34:00Z">
                <w:rPr>
                  <w:rFonts w:ascii="Cambria Math" w:hAnsi="Cambria Math"/>
                  <w:noProof/>
                  <w:sz w:val="20"/>
                  <w:szCs w:val="15"/>
                </w:rPr>
              </w:del>
            </m:ctrlPr>
          </m:e>
        </m:d>
      </m:oMath>
      <w:r w:rsidRPr="00163814">
        <w:rPr>
          <w:noProof/>
          <w:sz w:val="20"/>
          <w:szCs w:val="20"/>
        </w:rPr>
        <w:fldChar w:fldCharType="end"/>
      </w:r>
      <w:r w:rsidRPr="00163814">
        <w:rPr>
          <w:noProof/>
          <w:sz w:val="20"/>
          <w:szCs w:val="20"/>
        </w:rPr>
        <w:t xml:space="preserve"> is presented as </w:t>
      </w:r>
    </w:p>
    <w:bookmarkStart w:id="419" w:name="OLE_LINK5"/>
    <w:p w14:paraId="09D3D320" w14:textId="2E6B2A59" w:rsidR="00C37E0A" w:rsidRPr="00163814" w:rsidRDefault="007E3A44" w:rsidP="00C37E0A">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C37E0A" w:rsidRPr="00163814">
        <w:rPr>
          <w:noProof/>
          <w:sz w:val="20"/>
          <w:szCs w:val="20"/>
        </w:rPr>
        <w:tab/>
      </w:r>
      <w:bookmarkEnd w:id="419"/>
      <w:r w:rsidR="00C37E0A"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420" w:author="mmwave" w:date="2025-04-02T01:34:00Z">
                <m:rPr>
                  <m:sty m:val="p"/>
                </m:rPr>
                <w:rPr>
                  <w:rFonts w:ascii="Cambria Math" w:hAnsi="Cambria Math"/>
                  <w:noProof/>
                  <w:sz w:val="20"/>
                  <w:szCs w:val="15"/>
                </w:rPr>
                <m:t>15</m:t>
              </w:ins>
            </m:r>
            <m:r>
              <w:del w:id="421" w:author="mmwave" w:date="2025-04-02T01:34:00Z">
                <m:rPr>
                  <m:sty m:val="p"/>
                </m:rPr>
                <w:rPr>
                  <w:rFonts w:ascii="Cambria Math" w:hAnsi="Cambria Math"/>
                  <w:noProof/>
                  <w:sz w:val="20"/>
                  <w:szCs w:val="15"/>
                </w:rPr>
                <m:t>16</m:t>
              </w:del>
            </m:r>
            <m:r>
              <w:rPr>
                <w:rFonts w:ascii="Cambria Math" w:hAnsi="Cambria Math"/>
                <w:i/>
                <w:noProof/>
                <w:sz w:val="20"/>
                <w:szCs w:val="15"/>
              </w:rPr>
              <w:fldChar w:fldCharType="end"/>
            </m:r>
          </m:e>
        </m:d>
      </m:oMath>
    </w:p>
    <w:p w14:paraId="1E572547" w14:textId="77777777" w:rsidR="00C37E0A" w:rsidRPr="00163814" w:rsidRDefault="00C37E0A" w:rsidP="00C37E0A">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103DE68B" w14:textId="77777777" w:rsidR="00C37E0A" w:rsidRPr="00163814" w:rsidRDefault="00C37E0A" w:rsidP="00C37E0A">
      <w:pPr>
        <w:pStyle w:val="NormalWeb"/>
        <w:shd w:val="clear" w:color="auto" w:fill="FFFFFF"/>
        <w:ind w:firstLine="360"/>
        <w:jc w:val="both"/>
        <w:rPr>
          <w:noProof/>
          <w:sz w:val="20"/>
          <w:szCs w:val="20"/>
        </w:rPr>
      </w:pPr>
      <w:r w:rsidRPr="00163814">
        <w:rPr>
          <w:noProof/>
          <w:sz w:val="20"/>
          <w:szCs w:val="20"/>
        </w:rPr>
        <w:t xml:space="preserve">The angular momentum conservation in z direction </w:t>
      </w:r>
      <w:r>
        <w:rPr>
          <w:noProof/>
          <w:sz w:val="20"/>
          <w:szCs w:val="20"/>
        </w:rPr>
        <w:t xml:space="preserve">can be expressed as </w:t>
      </w:r>
      <w:r w:rsidRPr="00163814">
        <w:rPr>
          <w:noProof/>
          <w:sz w:val="20"/>
          <w:szCs w:val="20"/>
        </w:rPr>
        <w:t xml:space="preserve">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1C21C7E" w14:textId="60446A27" w:rsidR="00C37E0A" w:rsidRPr="00163814" w:rsidRDefault="00C37E0A" w:rsidP="00C37E0A">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422"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423" w:author="mmwave" w:date="2025-04-02T01:34:00Z">
                <m:rPr>
                  <m:sty m:val="p"/>
                </m:rPr>
                <w:rPr>
                  <w:rFonts w:ascii="Cambria Math" w:hAnsi="Cambria Math"/>
                  <w:noProof/>
                  <w:sz w:val="20"/>
                  <w:szCs w:val="15"/>
                </w:rPr>
                <m:t>16</m:t>
              </w:ins>
            </m:r>
            <m:r>
              <w:del w:id="424" w:author="mmwave" w:date="2025-04-02T01:34:00Z">
                <m:rPr>
                  <m:sty m:val="p"/>
                </m:rPr>
                <w:rPr>
                  <w:rFonts w:ascii="Cambria Math" w:hAnsi="Cambria Math"/>
                  <w:noProof/>
                  <w:sz w:val="20"/>
                  <w:szCs w:val="15"/>
                </w:rPr>
                <m:t>17</m:t>
              </w:del>
            </m:r>
            <m:r>
              <w:rPr>
                <w:rFonts w:ascii="Cambria Math" w:hAnsi="Cambria Math"/>
                <w:i/>
                <w:noProof/>
                <w:sz w:val="20"/>
                <w:szCs w:val="15"/>
              </w:rPr>
              <w:fldChar w:fldCharType="end"/>
            </m:r>
          </m:e>
        </m:d>
      </m:oMath>
      <w:bookmarkEnd w:id="422"/>
    </w:p>
    <w:p w14:paraId="7ECBD7E0" w14:textId="77777777" w:rsidR="00C37E0A" w:rsidRPr="00163814" w:rsidRDefault="00C37E0A" w:rsidP="00C37E0A">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6D259EDD" w14:textId="1E759E18" w:rsidR="00C37E0A" w:rsidRPr="00163814" w:rsidRDefault="00C37E0A" w:rsidP="00C37E0A">
      <w:pPr>
        <w:pStyle w:val="NormalWeb"/>
        <w:shd w:val="clear" w:color="auto" w:fill="FFFFFF"/>
        <w:ind w:firstLineChars="200" w:firstLine="400"/>
        <w:jc w:val="both"/>
        <w:rPr>
          <w:noProof/>
          <w:sz w:val="20"/>
          <w:szCs w:val="20"/>
        </w:rPr>
      </w:pPr>
      <w:r>
        <w:rPr>
          <w:noProof/>
          <w:sz w:val="20"/>
          <w:szCs w:val="20"/>
        </w:rPr>
        <w:t xml:space="preserve">According to </w:t>
      </w:r>
      <w:r w:rsidRPr="00163814">
        <w:rPr>
          <w:rFonts w:hint="eastAsia"/>
          <w:noProof/>
          <w:sz w:val="20"/>
          <w:szCs w:val="20"/>
        </w:rPr>
        <w:t>t</w:t>
      </w:r>
      <w:r w:rsidRPr="00163814">
        <w:rPr>
          <w:noProof/>
          <w:sz w:val="20"/>
          <w:szCs w:val="20"/>
        </w:rPr>
        <w:t>he e</w:t>
      </w:r>
      <w:r w:rsidRPr="00163814">
        <w:rPr>
          <w:rFonts w:hint="eastAsia"/>
          <w:noProof/>
          <w:sz w:val="20"/>
          <w:szCs w:val="20"/>
        </w:rPr>
        <w:t>q.</w:t>
      </w:r>
      <w:r w:rsidRPr="00163814">
        <w:rPr>
          <w:noProof/>
          <w:sz w:val="20"/>
          <w:szCs w:val="20"/>
        </w:rPr>
        <w:fldChar w:fldCharType="begin"/>
      </w:r>
      <w:r w:rsidRPr="00163814">
        <w:rPr>
          <w:noProof/>
          <w:sz w:val="20"/>
          <w:szCs w:val="20"/>
        </w:rPr>
        <w:instrText xml:space="preserve"> </w:instrText>
      </w:r>
      <w:r w:rsidRPr="00163814">
        <w:rPr>
          <w:rFonts w:hint="eastAsia"/>
          <w:noProof/>
          <w:sz w:val="20"/>
          <w:szCs w:val="20"/>
        </w:rPr>
        <w:instrText>REF AngularChange \h</w:instrText>
      </w:r>
      <w:r w:rsidRPr="00163814">
        <w:rPr>
          <w:noProof/>
          <w:sz w:val="20"/>
          <w:szCs w:val="20"/>
        </w:rPr>
        <w:instrText xml:space="preserve">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ins w:id="425" w:author="mmwave" w:date="2025-04-02T01:34:00Z">
                <w:rPr>
                  <w:rFonts w:ascii="Cambria Math" w:hAnsi="Cambria Math"/>
                  <w:i/>
                  <w:noProof/>
                  <w:sz w:val="20"/>
                  <w:szCs w:val="15"/>
                </w:rPr>
              </w:ins>
            </m:ctrlPr>
          </m:dPr>
          <m:e>
            <m:r>
              <w:ins w:id="426" w:author="mmwave" w:date="2025-04-02T01:34:00Z">
                <m:rPr>
                  <m:sty m:val="p"/>
                </m:rPr>
                <w:rPr>
                  <w:rFonts w:ascii="Cambria Math" w:hAnsi="Cambria Math"/>
                  <w:noProof/>
                  <w:sz w:val="20"/>
                  <w:szCs w:val="15"/>
                </w:rPr>
                <m:t>16</m:t>
              </w:ins>
            </m:r>
            <m:ctrlPr>
              <w:ins w:id="427" w:author="mmwave" w:date="2025-04-02T01:34:00Z">
                <w:rPr>
                  <w:rFonts w:ascii="Cambria Math" w:hAnsi="Cambria Math"/>
                  <w:noProof/>
                  <w:sz w:val="20"/>
                  <w:szCs w:val="15"/>
                </w:rPr>
              </w:ins>
            </m:ctrlPr>
          </m:e>
        </m:d>
        <m:d>
          <m:dPr>
            <m:ctrlPr>
              <w:del w:id="428" w:author="mmwave" w:date="2025-04-02T01:34:00Z">
                <w:rPr>
                  <w:rFonts w:ascii="Cambria Math" w:hAnsi="Cambria Math"/>
                  <w:i/>
                  <w:noProof/>
                  <w:sz w:val="20"/>
                  <w:szCs w:val="15"/>
                </w:rPr>
              </w:del>
            </m:ctrlPr>
          </m:dPr>
          <m:e>
            <m:r>
              <w:del w:id="429" w:author="mmwave" w:date="2025-04-02T01:34:00Z">
                <m:rPr>
                  <m:sty m:val="p"/>
                </m:rPr>
                <w:rPr>
                  <w:rFonts w:ascii="Cambria Math" w:hAnsi="Cambria Math"/>
                  <w:noProof/>
                  <w:sz w:val="20"/>
                  <w:szCs w:val="15"/>
                </w:rPr>
                <m:t>17</m:t>
              </w:del>
            </m:r>
            <m:ctrlPr>
              <w:del w:id="430" w:author="mmwave" w:date="2025-04-02T01:34:00Z">
                <w:rPr>
                  <w:rFonts w:ascii="Cambria Math" w:hAnsi="Cambria Math"/>
                  <w:noProof/>
                  <w:sz w:val="20"/>
                  <w:szCs w:val="15"/>
                </w:rPr>
              </w:del>
            </m:ctrlPr>
          </m:e>
        </m:d>
      </m:oMath>
      <w:r w:rsidRPr="00163814">
        <w:rPr>
          <w:noProof/>
          <w:sz w:val="20"/>
          <w:szCs w:val="20"/>
        </w:rPr>
        <w:fldChar w:fldCharType="end"/>
      </w:r>
      <w:r w:rsidRPr="00163814">
        <w:rPr>
          <w:rFonts w:hint="eastAsia"/>
          <w:noProof/>
          <w:sz w:val="20"/>
          <w:szCs w:val="20"/>
        </w:rPr>
        <w:t>,</w:t>
      </w:r>
      <w:r w:rsidRPr="00163814">
        <w:rPr>
          <w:noProof/>
          <w:sz w:val="20"/>
          <w:szCs w:val="20"/>
        </w:rPr>
        <w:t xml:space="preserve"> </w:t>
      </w:r>
      <w:r>
        <w:rPr>
          <w:noProof/>
          <w:sz w:val="20"/>
          <w:szCs w:val="20"/>
        </w:rPr>
        <w:t>t</w:t>
      </w:r>
      <w:r w:rsidRPr="00163814">
        <w:rPr>
          <w:noProof/>
          <w:sz w:val="20"/>
          <w:szCs w:val="20"/>
        </w:rPr>
        <w: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noProof/>
          <w:sz w:val="20"/>
          <w:szCs w:val="20"/>
        </w:rPr>
        <w:t xml:space="preserve"> than becomes</w:t>
      </w:r>
    </w:p>
    <w:p w14:paraId="574C731A" w14:textId="213EB81E" w:rsidR="00C37E0A" w:rsidRPr="00163814" w:rsidRDefault="00C37E0A" w:rsidP="00C37E0A">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431"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432" w:author="mmwave" w:date="2025-04-02T01:34:00Z">
                <m:rPr>
                  <m:sty m:val="p"/>
                </m:rPr>
                <w:rPr>
                  <w:rFonts w:ascii="Cambria Math" w:hAnsi="Cambria Math"/>
                  <w:noProof/>
                  <w:sz w:val="20"/>
                  <w:szCs w:val="15"/>
                </w:rPr>
                <m:t>17</m:t>
              </w:ins>
            </m:r>
            <m:r>
              <w:del w:id="433" w:author="mmwave" w:date="2025-04-02T01:34:00Z">
                <m:rPr>
                  <m:sty m:val="p"/>
                </m:rPr>
                <w:rPr>
                  <w:rFonts w:ascii="Cambria Math" w:hAnsi="Cambria Math"/>
                  <w:noProof/>
                  <w:sz w:val="20"/>
                  <w:szCs w:val="15"/>
                </w:rPr>
                <m:t>18</m:t>
              </w:del>
            </m:r>
            <m:r>
              <w:rPr>
                <w:rFonts w:ascii="Cambria Math" w:hAnsi="Cambria Math"/>
                <w:i/>
                <w:noProof/>
                <w:sz w:val="20"/>
                <w:szCs w:val="15"/>
              </w:rPr>
              <w:fldChar w:fldCharType="end"/>
            </m:r>
          </m:e>
        </m:d>
      </m:oMath>
      <w:bookmarkEnd w:id="431"/>
    </w:p>
    <w:p w14:paraId="2AE89F2A" w14:textId="15032F70" w:rsidR="00C37E0A" w:rsidRPr="00163814" w:rsidRDefault="00C37E0A" w:rsidP="00C37E0A">
      <w:pPr>
        <w:pStyle w:val="NormalWeb"/>
        <w:shd w:val="clear" w:color="auto" w:fill="FFFFFF"/>
        <w:ind w:firstLine="360"/>
        <w:jc w:val="both"/>
        <w:rPr>
          <w:noProof/>
          <w:sz w:val="20"/>
          <w:szCs w:val="20"/>
        </w:rPr>
      </w:pPr>
      <w:r>
        <w:rPr>
          <w:noProof/>
          <w:sz w:val="20"/>
          <w:szCs w:val="20"/>
        </w:rPr>
        <w:t>Combining</w:t>
      </w:r>
      <w:r w:rsidRPr="00163814">
        <w:rPr>
          <w:noProof/>
          <w:sz w:val="20"/>
          <w:szCs w:val="20"/>
        </w:rPr>
        <w:t xml:space="preserve"> the eq.</w:t>
      </w:r>
      <w:r w:rsidRPr="00163814">
        <w:rPr>
          <w:noProof/>
          <w:sz w:val="20"/>
          <w:szCs w:val="20"/>
        </w:rPr>
        <w:fldChar w:fldCharType="begin"/>
      </w:r>
      <w:r w:rsidRPr="00163814">
        <w:rPr>
          <w:noProof/>
          <w:sz w:val="20"/>
          <w:szCs w:val="20"/>
        </w:rPr>
        <w:instrText xml:space="preserve"> REF DeltaU \h  \* MERGEFORMAT </w:instrText>
      </w:r>
      <w:r w:rsidRPr="00163814">
        <w:rPr>
          <w:noProof/>
          <w:sz w:val="20"/>
          <w:szCs w:val="20"/>
        </w:rPr>
      </w:r>
      <w:r w:rsidRPr="00163814">
        <w:rPr>
          <w:noProof/>
          <w:sz w:val="20"/>
          <w:szCs w:val="20"/>
        </w:rPr>
        <w:fldChar w:fldCharType="separate"/>
      </w:r>
      <m:oMath>
        <m:d>
          <m:dPr>
            <m:ctrlPr>
              <w:ins w:id="434" w:author="mmwave" w:date="2025-04-02T01:34:00Z">
                <w:rPr>
                  <w:rFonts w:ascii="Cambria Math" w:hAnsi="Cambria Math"/>
                  <w:i/>
                  <w:noProof/>
                  <w:sz w:val="16"/>
                  <w:szCs w:val="15"/>
                </w:rPr>
              </w:ins>
            </m:ctrlPr>
          </m:dPr>
          <m:e>
            <m:r>
              <w:ins w:id="435" w:author="mmwave" w:date="2025-04-02T01:34:00Z">
                <m:rPr>
                  <m:sty m:val="p"/>
                </m:rPr>
                <w:rPr>
                  <w:rFonts w:ascii="Cambria Math" w:hAnsi="Cambria Math"/>
                  <w:noProof/>
                  <w:sz w:val="20"/>
                  <w:szCs w:val="15"/>
                  <w:rPrChange w:id="436" w:author="mmwave" w:date="2025-04-02T01:34:00Z">
                    <w:rPr>
                      <w:rFonts w:ascii="Cambria Math" w:hAnsi="Cambria Math"/>
                      <w:noProof/>
                      <w:szCs w:val="15"/>
                    </w:rPr>
                  </w:rPrChange>
                </w:rPr>
                <m:t>10</m:t>
              </w:ins>
            </m:r>
            <m:ctrlPr>
              <w:ins w:id="437" w:author="mmwave" w:date="2025-04-02T01:34:00Z">
                <w:rPr>
                  <w:rFonts w:ascii="Cambria Math" w:hAnsi="Cambria Math"/>
                  <w:noProof/>
                  <w:sz w:val="20"/>
                  <w:szCs w:val="15"/>
                </w:rPr>
              </w:ins>
            </m:ctrlPr>
          </m:e>
        </m:d>
        <m:d>
          <m:dPr>
            <m:ctrlPr>
              <w:del w:id="438" w:author="mmwave" w:date="2025-04-02T01:34:00Z">
                <w:rPr>
                  <w:rFonts w:ascii="Cambria Math" w:hAnsi="Cambria Math"/>
                  <w:i/>
                  <w:noProof/>
                  <w:sz w:val="16"/>
                  <w:szCs w:val="15"/>
                </w:rPr>
              </w:del>
            </m:ctrlPr>
          </m:dPr>
          <m:e>
            <m:r>
              <w:del w:id="439" w:author="mmwave" w:date="2025-04-02T01:34:00Z">
                <m:rPr>
                  <m:sty m:val="p"/>
                </m:rPr>
                <w:rPr>
                  <w:rFonts w:ascii="Cambria Math" w:hAnsi="Cambria Math"/>
                  <w:noProof/>
                  <w:sz w:val="20"/>
                  <w:szCs w:val="15"/>
                </w:rPr>
                <m:t>11</m:t>
              </w:del>
            </m:r>
            <m:ctrlPr>
              <w:del w:id="440" w:author="mmwave" w:date="2025-04-02T01:34:00Z">
                <w:rPr>
                  <w:rFonts w:ascii="Cambria Math" w:hAnsi="Cambria Math"/>
                  <w:noProof/>
                  <w:sz w:val="20"/>
                  <w:szCs w:val="15"/>
                </w:rPr>
              </w:del>
            </m:ctrlPr>
          </m:e>
        </m:d>
      </m:oMath>
      <w:r w:rsidRPr="00163814">
        <w:rPr>
          <w:noProof/>
          <w:sz w:val="20"/>
          <w:szCs w:val="20"/>
        </w:rPr>
        <w:fldChar w:fldCharType="end"/>
      </w:r>
      <w:r w:rsidRPr="00163814">
        <w:rPr>
          <w:noProof/>
          <w:sz w:val="20"/>
          <w:szCs w:val="20"/>
        </w:rPr>
        <w:t xml:space="preserve"> and eq.</w:t>
      </w:r>
      <w:r w:rsidRPr="00163814">
        <w:rPr>
          <w:noProof/>
          <w:sz w:val="20"/>
          <w:szCs w:val="20"/>
        </w:rPr>
        <w:fldChar w:fldCharType="begin"/>
      </w:r>
      <w:r w:rsidRPr="00163814">
        <w:rPr>
          <w:noProof/>
          <w:sz w:val="20"/>
          <w:szCs w:val="20"/>
        </w:rPr>
        <w:instrText xml:space="preserve"> REF DeltaU_m \h  \* MERGEFORMAT </w:instrText>
      </w:r>
      <w:r w:rsidRPr="00163814">
        <w:rPr>
          <w:noProof/>
          <w:sz w:val="20"/>
          <w:szCs w:val="20"/>
        </w:rPr>
      </w:r>
      <w:r w:rsidRPr="00163814">
        <w:rPr>
          <w:noProof/>
          <w:sz w:val="20"/>
          <w:szCs w:val="20"/>
        </w:rPr>
        <w:fldChar w:fldCharType="separate"/>
      </w:r>
      <m:oMath>
        <m:d>
          <m:dPr>
            <m:ctrlPr>
              <w:ins w:id="441" w:author="mmwave" w:date="2025-04-02T01:34:00Z">
                <w:rPr>
                  <w:rFonts w:ascii="Cambria Math" w:hAnsi="Cambria Math"/>
                  <w:i/>
                  <w:noProof/>
                  <w:sz w:val="18"/>
                  <w:szCs w:val="15"/>
                </w:rPr>
              </w:ins>
            </m:ctrlPr>
          </m:dPr>
          <m:e>
            <m:r>
              <w:ins w:id="442" w:author="mmwave" w:date="2025-04-02T01:34:00Z">
                <m:rPr>
                  <m:sty m:val="p"/>
                </m:rPr>
                <w:rPr>
                  <w:rFonts w:ascii="Cambria Math" w:hAnsi="Cambria Math"/>
                  <w:noProof/>
                  <w:sz w:val="18"/>
                  <w:szCs w:val="15"/>
                  <w:rPrChange w:id="443" w:author="mmwave" w:date="2025-04-02T01:34:00Z">
                    <w:rPr>
                      <w:rFonts w:ascii="Cambria Math" w:hAnsi="Cambria Math"/>
                      <w:noProof/>
                      <w:sz w:val="20"/>
                      <w:szCs w:val="15"/>
                    </w:rPr>
                  </w:rPrChange>
                </w:rPr>
                <m:t>17</m:t>
              </w:ins>
            </m:r>
            <m:ctrlPr>
              <w:ins w:id="444" w:author="mmwave" w:date="2025-04-02T01:34:00Z">
                <w:rPr>
                  <w:rFonts w:ascii="Cambria Math" w:hAnsi="Cambria Math"/>
                  <w:noProof/>
                  <w:sz w:val="18"/>
                  <w:szCs w:val="15"/>
                </w:rPr>
              </w:ins>
            </m:ctrlPr>
          </m:e>
        </m:d>
        <m:d>
          <m:dPr>
            <m:ctrlPr>
              <w:del w:id="445" w:author="mmwave" w:date="2025-04-02T01:34:00Z">
                <w:rPr>
                  <w:rFonts w:ascii="Cambria Math" w:hAnsi="Cambria Math"/>
                  <w:i/>
                  <w:noProof/>
                  <w:sz w:val="18"/>
                  <w:szCs w:val="15"/>
                </w:rPr>
              </w:del>
            </m:ctrlPr>
          </m:dPr>
          <m:e>
            <m:r>
              <w:del w:id="446" w:author="mmwave" w:date="2025-04-02T01:34:00Z">
                <m:rPr>
                  <m:sty m:val="p"/>
                </m:rPr>
                <w:rPr>
                  <w:rFonts w:ascii="Cambria Math" w:hAnsi="Cambria Math"/>
                  <w:noProof/>
                  <w:sz w:val="18"/>
                  <w:szCs w:val="15"/>
                </w:rPr>
                <m:t>18</m:t>
              </w:del>
            </m:r>
            <m:ctrlPr>
              <w:del w:id="447" w:author="mmwave" w:date="2025-04-02T01:34:00Z">
                <w:rPr>
                  <w:rFonts w:ascii="Cambria Math" w:hAnsi="Cambria Math"/>
                  <w:noProof/>
                  <w:sz w:val="18"/>
                  <w:szCs w:val="15"/>
                </w:rPr>
              </w:del>
            </m:ctrlPr>
          </m:e>
        </m:d>
      </m:oMath>
      <w:r w:rsidRPr="00163814">
        <w:rPr>
          <w:noProof/>
          <w:sz w:val="20"/>
          <w:szCs w:val="20"/>
        </w:rPr>
        <w:fldChar w:fldCharType="end"/>
      </w:r>
      <w:r w:rsidRPr="00163814">
        <w:rPr>
          <w:rFonts w:hint="eastAsia"/>
          <w:noProof/>
          <w:sz w:val="20"/>
          <w:szCs w:val="20"/>
        </w:rPr>
        <w:t>,</w:t>
      </w:r>
      <w:r w:rsidRPr="00163814">
        <w:rPr>
          <w:noProof/>
          <w:sz w:val="20"/>
          <w:szCs w:val="20"/>
        </w:rPr>
        <w:t xml:space="preserve"> </w:t>
      </w:r>
      <w:r>
        <w:rPr>
          <w:noProof/>
          <w:sz w:val="20"/>
          <w:szCs w:val="20"/>
        </w:rPr>
        <w:t xml:space="preserve">we get the general resonant condition as </w:t>
      </w:r>
    </w:p>
    <w:p w14:paraId="392EC542" w14:textId="363F97B5" w:rsidR="00C37E0A" w:rsidRPr="00163814" w:rsidRDefault="00C37E0A" w:rsidP="00C37E0A">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448"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449" w:author="mmwave" w:date="2025-04-02T01:34:00Z">
                <m:rPr>
                  <m:sty m:val="p"/>
                </m:rPr>
                <w:rPr>
                  <w:rFonts w:ascii="Cambria Math" w:hAnsi="Cambria Math"/>
                  <w:noProof/>
                  <w:sz w:val="20"/>
                  <w:szCs w:val="15"/>
                </w:rPr>
                <m:t>18</m:t>
              </w:ins>
            </m:r>
            <m:r>
              <w:del w:id="450" w:author="mmwave" w:date="2025-04-02T01:34:00Z">
                <m:rPr>
                  <m:sty m:val="p"/>
                </m:rPr>
                <w:rPr>
                  <w:rFonts w:ascii="Cambria Math" w:hAnsi="Cambria Math"/>
                  <w:noProof/>
                  <w:sz w:val="20"/>
                  <w:szCs w:val="15"/>
                </w:rPr>
                <m:t>19</m:t>
              </w:del>
            </m:r>
            <m:r>
              <w:rPr>
                <w:rFonts w:ascii="Cambria Math" w:hAnsi="Cambria Math"/>
                <w:i/>
                <w:noProof/>
                <w:sz w:val="20"/>
                <w:szCs w:val="15"/>
              </w:rPr>
              <w:fldChar w:fldCharType="end"/>
            </m:r>
          </m:e>
        </m:d>
      </m:oMath>
      <w:bookmarkEnd w:id="448"/>
    </w:p>
    <w:p w14:paraId="525234E4" w14:textId="40ABC130" w:rsidR="00C37E0A" w:rsidRPr="00163814" w:rsidRDefault="00C37E0A" w:rsidP="00C37E0A">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w:ins w:id="451" w:author="mmwave" w:date="2025-04-02T01:34:00Z">
                <m:rPr>
                  <m:sty m:val="p"/>
                </m:rPr>
                <w:rPr>
                  <w:rFonts w:ascii="Cambria Math" w:hAnsi="Cambria Math"/>
                  <w:noProof/>
                  <w:sz w:val="20"/>
                  <w:szCs w:val="15"/>
                </w:rPr>
                <m:t>19</m:t>
              </w:ins>
            </m:r>
            <m:r>
              <w:del w:id="452" w:author="mmwave" w:date="2025-04-02T01:34:00Z">
                <m:rPr>
                  <m:sty m:val="p"/>
                </m:rPr>
                <w:rPr>
                  <w:rFonts w:ascii="Cambria Math" w:hAnsi="Cambria Math"/>
                  <w:noProof/>
                  <w:sz w:val="20"/>
                  <w:szCs w:val="15"/>
                </w:rPr>
                <m:t>20</m:t>
              </w:del>
            </m:r>
            <m:r>
              <w:rPr>
                <w:rFonts w:ascii="Cambria Math" w:hAnsi="Cambria Math"/>
                <w:i/>
                <w:noProof/>
                <w:sz w:val="20"/>
                <w:szCs w:val="15"/>
              </w:rPr>
              <w:fldChar w:fldCharType="end"/>
            </m:r>
          </m:e>
        </m:d>
      </m:oMath>
    </w:p>
    <w:p w14:paraId="36C3E658" w14:textId="77777777" w:rsidR="00C37E0A" w:rsidRPr="00163814" w:rsidRDefault="00C37E0A" w:rsidP="00C37E0A">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14689DCE" w14:textId="77777777" w:rsidR="00C37E0A" w:rsidRPr="00163814" w:rsidRDefault="00C37E0A" w:rsidP="00C37E0A">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w:t>
      </w:r>
      <w:r>
        <w:rPr>
          <w:noProof/>
        </w:rPr>
        <w:t>gyrating electron</w:t>
      </w:r>
      <w:r w:rsidRPr="00163814">
        <w:rPr>
          <w:noProof/>
        </w:rPr>
        <w:t xml:space="preserve"> internal energy decreases after emitting a photon, and the emitted photon will have right-hand circular polarization with angular momentum </w:t>
      </w:r>
      <m:oMath>
        <m:r>
          <w:rPr>
            <w:rFonts w:ascii="Cambria Math" w:hAnsi="Cambria Math"/>
            <w:noProof/>
          </w:rPr>
          <m:t>mℏ</m:t>
        </m:r>
      </m:oMath>
      <w:r w:rsidRPr="00163814">
        <w:rPr>
          <w:noProof/>
        </w:rPr>
        <w:t>.This process is called the Normal Doppler Effect .</w:t>
      </w:r>
    </w:p>
    <w:p w14:paraId="0C7AA787" w14:textId="77777777" w:rsidR="00C37E0A" w:rsidRPr="00163814" w:rsidRDefault="00C37E0A" w:rsidP="00C37E0A">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xml:space="preserve">, the Cherenkov Effect occurs, where the emitted photon does not cause any change in the internal energy of the </w:t>
      </w:r>
      <w:r>
        <w:rPr>
          <w:noProof/>
        </w:rPr>
        <w:t>gyrating electron</w:t>
      </w:r>
      <w:r w:rsidRPr="00163814">
        <w:rPr>
          <w:noProof/>
        </w:rPr>
        <w:t>.</w:t>
      </w:r>
    </w:p>
    <w:p w14:paraId="5879A8A7" w14:textId="77777777" w:rsidR="00C37E0A" w:rsidRPr="00163814" w:rsidRDefault="00C37E0A" w:rsidP="00C37E0A">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w:t>
      </w:r>
      <w:r>
        <w:rPr>
          <w:noProof/>
        </w:rPr>
        <w:t>gyrating electron</w:t>
      </w:r>
      <w:r w:rsidRPr="00163814">
        <w:rPr>
          <w:noProof/>
        </w:rPr>
        <w:t xml:space="preserve"> and the emission of left-hand circular polarization with angular momentum </w:t>
      </w:r>
      <m:oMath>
        <m:r>
          <w:rPr>
            <w:rFonts w:ascii="Cambria Math" w:hAnsi="Cambria Math"/>
            <w:noProof/>
          </w:rPr>
          <m:t xml:space="preserve"> mℏ</m:t>
        </m:r>
      </m:oMath>
      <w:r w:rsidRPr="00163814">
        <w:rPr>
          <w:noProof/>
        </w:rPr>
        <w:t>.</w:t>
      </w:r>
    </w:p>
    <w:p w14:paraId="4E47FADD" w14:textId="77777777" w:rsidR="00C37E0A" w:rsidRDefault="00C37E0A" w:rsidP="00C37E0A">
      <w:pPr>
        <w:pStyle w:val="IOPText"/>
        <w:rPr>
          <w:noProof/>
        </w:rPr>
      </w:pPr>
      <w:bookmarkStart w:id="453" w:name="OLE_LINK26"/>
      <w:bookmarkStart w:id="454" w:name="OLE_LINK27"/>
      <w:r>
        <w:rPr>
          <w:noProof/>
        </w:rPr>
        <w:t xml:space="preserve">  </w:t>
      </w:r>
      <w:r w:rsidRPr="005A48C4">
        <w:rPr>
          <w:noProof/>
        </w:rPr>
        <w:t>The aforementioned analysis is based on spontaneous emission.</w:t>
      </w:r>
      <w:bookmarkEnd w:id="453"/>
      <w:bookmarkEnd w:id="454"/>
      <w:r>
        <w:rPr>
          <w:noProof/>
        </w:rPr>
        <w:t xml:space="preserve"> </w:t>
      </w:r>
      <w:r w:rsidRPr="00143558">
        <w:rPr>
          <w:noProof/>
        </w:rPr>
        <w:t>However, similar to laser emission, this conservation model is also applicable to stimulated emission</w:t>
      </w:r>
      <w:r w:rsidRPr="005A48C4">
        <w:rPr>
          <w:noProof/>
        </w:rPr>
        <w:t xml:space="preserve">, wherein the emitted photon is generated with the same frequency, direction, and phase as the incident photon. External electromagnetic waves can serve as resonant fields to trigger </w:t>
      </w:r>
      <w:r>
        <w:rPr>
          <w:noProof/>
        </w:rPr>
        <w:t>gyrating electron</w:t>
      </w:r>
      <w:r w:rsidRPr="005A48C4">
        <w:rPr>
          <w:noProof/>
        </w:rPr>
        <w:t xml:space="preserve">s in a magnetic field to emit or absorb </w:t>
      </w:r>
      <w:r w:rsidRPr="005A48C4">
        <w:rPr>
          <w:noProof/>
        </w:rPr>
        <w:t>waves, providing a framework for analyzing the Anomalous Doppler Effect.</w:t>
      </w:r>
      <w:r>
        <w:rPr>
          <w:noProof/>
        </w:rPr>
        <w:t xml:space="preserve"> </w:t>
      </w:r>
      <w:bookmarkStart w:id="455" w:name="OLE_LINK23"/>
      <w:bookmarkStart w:id="456"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455"/>
      <w:bookmarkEnd w:id="456"/>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3A6FD537" w14:textId="77777777" w:rsidR="00C37E0A" w:rsidRPr="00A535ED" w:rsidRDefault="00C37E0A" w:rsidP="00C37E0A">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6F536C27" w14:textId="77777777" w:rsidR="00C37E0A" w:rsidRPr="00A535ED" w:rsidRDefault="00C37E0A" w:rsidP="00C37E0A">
      <w:pPr>
        <w:pStyle w:val="IOPText"/>
        <w:ind w:firstLine="0"/>
        <w:rPr>
          <w:noProof/>
        </w:rPr>
      </w:pPr>
      <w:r w:rsidRPr="00A535ED">
        <w:rPr>
          <w:noProof/>
        </w:rPr>
        <w:t>Normal Doppler Effect frequency:</w:t>
      </w:r>
    </w:p>
    <w:p w14:paraId="6E6917D1" w14:textId="0E80B70C" w:rsidR="00C37E0A" w:rsidRPr="00501828" w:rsidRDefault="007E3A44" w:rsidP="00C37E0A">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457"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458" w:author="mmwave" w:date="2025-04-02T01:34:00Z">
                      <m:rPr>
                        <m:sty m:val="p"/>
                      </m:rPr>
                      <w:rPr>
                        <w:rFonts w:ascii="Cambria Math" w:hAnsi="Cambria Math"/>
                        <w:noProof/>
                        <w:szCs w:val="15"/>
                        <w:lang w:eastAsia="zh-CN"/>
                      </w:rPr>
                      <m:t>20</m:t>
                    </w:ins>
                  </m:r>
                  <m:r>
                    <w:del w:id="459" w:author="mmwave" w:date="2025-04-02T01:34:00Z">
                      <m:rPr>
                        <m:sty m:val="p"/>
                      </m:rPr>
                      <w:rPr>
                        <w:rFonts w:ascii="Cambria Math" w:hAnsi="Cambria Math"/>
                        <w:noProof/>
                        <w:szCs w:val="15"/>
                        <w:lang w:eastAsia="zh-CN"/>
                      </w:rPr>
                      <m:t>21</m:t>
                    </w:del>
                  </m:r>
                  <m:r>
                    <w:rPr>
                      <w:rFonts w:ascii="Cambria Math" w:hAnsi="Cambria Math"/>
                      <w:i/>
                      <w:noProof/>
                      <w:szCs w:val="15"/>
                      <w:lang w:eastAsia="zh-CN"/>
                    </w:rPr>
                    <w:fldChar w:fldCharType="end"/>
                  </m:r>
                </m:e>
              </m:d>
              <w:bookmarkEnd w:id="457"/>
            </m:e>
          </m:eqArr>
        </m:oMath>
      </m:oMathPara>
    </w:p>
    <w:p w14:paraId="50C38C4F" w14:textId="77777777" w:rsidR="00C37E0A" w:rsidRPr="00A535ED" w:rsidRDefault="00C37E0A" w:rsidP="00C37E0A">
      <w:pPr>
        <w:pStyle w:val="IOPText"/>
        <w:ind w:firstLine="0"/>
        <w:jc w:val="left"/>
        <w:rPr>
          <w:noProof/>
        </w:rPr>
      </w:pPr>
      <w:r w:rsidRPr="00A535ED">
        <w:rPr>
          <w:noProof/>
        </w:rPr>
        <w:t>Cerenkov Effect frequency:</w:t>
      </w:r>
    </w:p>
    <w:p w14:paraId="78EA9560" w14:textId="181F1E64" w:rsidR="00C37E0A" w:rsidRPr="00501828" w:rsidRDefault="007E3A44" w:rsidP="00C37E0A">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460"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461" w:author="mmwave" w:date="2025-04-02T01:34:00Z">
                      <m:rPr>
                        <m:sty m:val="p"/>
                      </m:rPr>
                      <w:rPr>
                        <w:rFonts w:ascii="Cambria Math" w:hAnsi="Cambria Math"/>
                        <w:noProof/>
                        <w:szCs w:val="15"/>
                        <w:lang w:eastAsia="zh-CN"/>
                      </w:rPr>
                      <m:t>21</m:t>
                    </w:ins>
                  </m:r>
                  <m:r>
                    <w:del w:id="462" w:author="mmwave" w:date="2025-04-02T01:34:00Z">
                      <m:rPr>
                        <m:sty m:val="p"/>
                      </m:rPr>
                      <w:rPr>
                        <w:rFonts w:ascii="Cambria Math" w:hAnsi="Cambria Math"/>
                        <w:noProof/>
                        <w:szCs w:val="15"/>
                        <w:lang w:eastAsia="zh-CN"/>
                      </w:rPr>
                      <m:t>22</m:t>
                    </w:del>
                  </m:r>
                  <m:r>
                    <w:rPr>
                      <w:rFonts w:ascii="Cambria Math" w:hAnsi="Cambria Math"/>
                      <w:i/>
                      <w:noProof/>
                      <w:szCs w:val="15"/>
                      <w:lang w:eastAsia="zh-CN"/>
                    </w:rPr>
                    <w:fldChar w:fldCharType="end"/>
                  </m:r>
                </m:e>
              </m:d>
              <w:bookmarkEnd w:id="460"/>
              <m:ctrlPr>
                <w:rPr>
                  <w:rFonts w:ascii="Cambria Math" w:hAnsi="Cambria Math"/>
                  <w:i/>
                </w:rPr>
              </m:ctrlPr>
            </m:e>
          </m:eqArr>
        </m:oMath>
      </m:oMathPara>
    </w:p>
    <w:p w14:paraId="5A718C8B" w14:textId="77777777" w:rsidR="00C37E0A" w:rsidRPr="00A535ED" w:rsidRDefault="00C37E0A" w:rsidP="00C37E0A">
      <w:pPr>
        <w:pStyle w:val="IOPText"/>
        <w:ind w:firstLine="0"/>
        <w:rPr>
          <w:noProof/>
        </w:rPr>
      </w:pPr>
      <w:r w:rsidRPr="00A535ED">
        <w:rPr>
          <w:noProof/>
        </w:rPr>
        <w:t>Anoumalous Doppler Effect frequency:</w:t>
      </w:r>
    </w:p>
    <w:p w14:paraId="51299653" w14:textId="0FCF9686" w:rsidR="00C37E0A" w:rsidRPr="00501828" w:rsidRDefault="007E3A44" w:rsidP="00C37E0A">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463"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w:ins w:id="464" w:author="mmwave" w:date="2025-04-02T01:34:00Z">
                      <m:rPr>
                        <m:sty m:val="p"/>
                      </m:rPr>
                      <w:rPr>
                        <w:rFonts w:ascii="Cambria Math" w:hAnsi="Cambria Math"/>
                        <w:noProof/>
                        <w:szCs w:val="15"/>
                        <w:lang w:eastAsia="zh-CN"/>
                      </w:rPr>
                      <m:t>22</m:t>
                    </w:ins>
                  </m:r>
                  <m:r>
                    <w:del w:id="465" w:author="mmwave" w:date="2025-04-02T01:34:00Z">
                      <m:rPr>
                        <m:sty m:val="p"/>
                      </m:rPr>
                      <w:rPr>
                        <w:rFonts w:ascii="Cambria Math" w:hAnsi="Cambria Math"/>
                        <w:noProof/>
                        <w:szCs w:val="15"/>
                        <w:lang w:eastAsia="zh-CN"/>
                      </w:rPr>
                      <m:t>23</m:t>
                    </w:del>
                  </m:r>
                  <m:r>
                    <w:rPr>
                      <w:rFonts w:ascii="Cambria Math" w:hAnsi="Cambria Math"/>
                      <w:i/>
                      <w:noProof/>
                      <w:szCs w:val="15"/>
                      <w:lang w:eastAsia="zh-CN"/>
                    </w:rPr>
                    <w:fldChar w:fldCharType="end"/>
                  </m:r>
                </m:e>
              </m:d>
              <w:bookmarkEnd w:id="463"/>
            </m:e>
          </m:eqArr>
        </m:oMath>
      </m:oMathPara>
    </w:p>
    <w:p w14:paraId="4378C239" w14:textId="77777777" w:rsidR="00C37E0A" w:rsidRPr="00EB3D48" w:rsidRDefault="00C37E0A" w:rsidP="00C37E0A">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0ABFD6E8" w14:textId="77777777" w:rsidR="00C37E0A" w:rsidRDefault="00C37E0A" w:rsidP="00C37E0A">
      <w:pPr>
        <w:pStyle w:val="IOPH1"/>
        <w:rPr>
          <w:noProof/>
        </w:rPr>
      </w:pPr>
      <w:r w:rsidRPr="005C233F">
        <w:rPr>
          <w:noProof/>
        </w:rPr>
        <w:t>References</w:t>
      </w:r>
    </w:p>
    <w:p w14:paraId="7CA43FB8" w14:textId="77777777" w:rsidR="00C37E0A" w:rsidRPr="0006700C" w:rsidRDefault="00C37E0A" w:rsidP="00C37E0A">
      <w:pPr>
        <w:pStyle w:val="EndNoteBibliography"/>
        <w:spacing w:after="0"/>
        <w:ind w:left="380" w:hanging="380"/>
      </w:pPr>
      <w:r>
        <w:fldChar w:fldCharType="begin"/>
      </w:r>
      <w:r>
        <w:instrText xml:space="preserve"> ADDIN EN.REFLIST </w:instrText>
      </w:r>
      <w:r>
        <w:fldChar w:fldCharType="separate"/>
      </w:r>
      <w:bookmarkStart w:id="466" w:name="_Hlk194271433"/>
      <w:bookmarkStart w:id="467" w:name="_ENREF_1"/>
      <w:r w:rsidRPr="0006700C">
        <w:t>[1]</w:t>
      </w:r>
      <w:r w:rsidRPr="0006700C">
        <w:tab/>
        <w:t xml:space="preserve">Rosenbluth M and Putvinski S 1997 Theory for avalanche of runaway electrons in tokamaks </w:t>
      </w:r>
      <w:r w:rsidRPr="0006700C">
        <w:rPr>
          <w:i/>
        </w:rPr>
        <w:t>Nuclear fusion</w:t>
      </w:r>
      <w:r w:rsidRPr="0006700C">
        <w:t xml:space="preserve"> </w:t>
      </w:r>
      <w:r w:rsidRPr="0006700C">
        <w:rPr>
          <w:b/>
        </w:rPr>
        <w:t>37</w:t>
      </w:r>
      <w:r w:rsidRPr="0006700C">
        <w:t xml:space="preserve"> 1355</w:t>
      </w:r>
      <w:bookmarkEnd w:id="467"/>
    </w:p>
    <w:p w14:paraId="442D73F3" w14:textId="77777777" w:rsidR="00C37E0A" w:rsidRPr="0006700C" w:rsidRDefault="00C37E0A" w:rsidP="00C37E0A">
      <w:pPr>
        <w:pStyle w:val="EndNoteBibliography"/>
        <w:spacing w:after="0"/>
        <w:ind w:left="380" w:hanging="380"/>
      </w:pPr>
      <w:bookmarkStart w:id="468"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468"/>
    </w:p>
    <w:p w14:paraId="1EC5FFBB" w14:textId="77777777" w:rsidR="00C37E0A" w:rsidRPr="0006700C" w:rsidRDefault="00C37E0A" w:rsidP="00C37E0A">
      <w:pPr>
        <w:pStyle w:val="EndNoteBibliography"/>
        <w:spacing w:after="0"/>
        <w:ind w:left="380" w:hanging="380"/>
      </w:pPr>
      <w:bookmarkStart w:id="469"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469"/>
    </w:p>
    <w:p w14:paraId="2CF0633B" w14:textId="77777777" w:rsidR="00C37E0A" w:rsidRPr="0006700C" w:rsidRDefault="00C37E0A" w:rsidP="00C37E0A">
      <w:pPr>
        <w:pStyle w:val="EndNoteBibliography"/>
        <w:spacing w:after="0"/>
        <w:ind w:left="380" w:hanging="380"/>
      </w:pPr>
      <w:bookmarkStart w:id="470"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470"/>
    </w:p>
    <w:p w14:paraId="1D1B8E0D" w14:textId="77777777" w:rsidR="00C37E0A" w:rsidRPr="0006700C" w:rsidRDefault="00C37E0A" w:rsidP="00C37E0A">
      <w:pPr>
        <w:pStyle w:val="EndNoteBibliography"/>
        <w:spacing w:after="0"/>
        <w:ind w:left="380" w:hanging="380"/>
        <w:rPr>
          <w:b/>
        </w:rPr>
      </w:pPr>
      <w:bookmarkStart w:id="471"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471"/>
    </w:p>
    <w:p w14:paraId="4525445E" w14:textId="77777777" w:rsidR="00C37E0A" w:rsidRPr="0006700C" w:rsidRDefault="00C37E0A" w:rsidP="00C37E0A">
      <w:pPr>
        <w:pStyle w:val="EndNoteBibliography"/>
        <w:spacing w:after="0"/>
        <w:ind w:left="380" w:hanging="380"/>
      </w:pPr>
      <w:bookmarkStart w:id="472" w:name="_ENREF_6"/>
      <w:r w:rsidRPr="0006700C">
        <w:t>[6]</w:t>
      </w:r>
      <w:r w:rsidRPr="0006700C">
        <w:tab/>
        <w:t xml:space="preserve">Nezlin M V 1976 </w:t>
      </w:r>
      <w:bookmarkStart w:id="473" w:name="_Hlk194271349"/>
      <w:r w:rsidRPr="0006700C">
        <w:t xml:space="preserve">Negative-energy waves and the anomalous Doppler effect </w:t>
      </w:r>
      <w:bookmarkEnd w:id="473"/>
      <w:r w:rsidRPr="0006700C">
        <w:rPr>
          <w:i/>
        </w:rPr>
        <w:t>Soviet Physics Uspekhi</w:t>
      </w:r>
      <w:r w:rsidRPr="0006700C">
        <w:t xml:space="preserve"> </w:t>
      </w:r>
      <w:r w:rsidRPr="0006700C">
        <w:rPr>
          <w:b/>
        </w:rPr>
        <w:t>19</w:t>
      </w:r>
      <w:r w:rsidRPr="0006700C">
        <w:t xml:space="preserve"> 946</w:t>
      </w:r>
      <w:bookmarkEnd w:id="472"/>
    </w:p>
    <w:p w14:paraId="41BC941A" w14:textId="77777777" w:rsidR="00C37E0A" w:rsidRPr="0006700C" w:rsidRDefault="00C37E0A" w:rsidP="00C37E0A">
      <w:pPr>
        <w:pStyle w:val="EndNoteBibliography"/>
        <w:spacing w:after="0"/>
        <w:ind w:left="380" w:hanging="380"/>
      </w:pPr>
      <w:bookmarkStart w:id="474" w:name="_ENREF_7"/>
      <w:r w:rsidRPr="0006700C">
        <w:t>[7]</w:t>
      </w:r>
      <w:r w:rsidRPr="0006700C">
        <w:tab/>
        <w:t xml:space="preserve">Frank I 1960 </w:t>
      </w:r>
      <w:bookmarkStart w:id="475" w:name="_Hlk194271367"/>
      <w:r w:rsidRPr="0006700C">
        <w:t>Optics of Light Sources Moving in Refractive Media: Vavilov-Cherenkov radiation, though interesting, is but an experimental instance of a more general problem</w:t>
      </w:r>
      <w:bookmarkEnd w:id="475"/>
      <w:r w:rsidRPr="0006700C">
        <w:t xml:space="preserve"> </w:t>
      </w:r>
      <w:r w:rsidRPr="0006700C">
        <w:rPr>
          <w:i/>
        </w:rPr>
        <w:t>Science</w:t>
      </w:r>
      <w:r w:rsidRPr="0006700C">
        <w:t xml:space="preserve"> </w:t>
      </w:r>
      <w:r w:rsidRPr="0006700C">
        <w:rPr>
          <w:b/>
        </w:rPr>
        <w:t>131</w:t>
      </w:r>
      <w:r w:rsidRPr="0006700C">
        <w:t xml:space="preserve"> 702-12</w:t>
      </w:r>
      <w:bookmarkEnd w:id="474"/>
    </w:p>
    <w:p w14:paraId="7A8A8DFF" w14:textId="77777777" w:rsidR="00C37E0A" w:rsidRPr="0006700C" w:rsidRDefault="00C37E0A" w:rsidP="00C37E0A">
      <w:pPr>
        <w:pStyle w:val="EndNoteBibliography"/>
        <w:spacing w:after="0"/>
        <w:ind w:left="380" w:hanging="380"/>
      </w:pPr>
      <w:bookmarkStart w:id="476"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476"/>
    </w:p>
    <w:p w14:paraId="307666B3" w14:textId="77777777" w:rsidR="00C37E0A" w:rsidRPr="0006700C" w:rsidRDefault="00C37E0A" w:rsidP="00C37E0A">
      <w:pPr>
        <w:pStyle w:val="EndNoteBibliography"/>
        <w:spacing w:after="0"/>
        <w:ind w:left="380" w:hanging="380"/>
      </w:pPr>
      <w:bookmarkStart w:id="477" w:name="_ENREF_9"/>
      <w:r w:rsidRPr="0006700C">
        <w:t>[9]</w:t>
      </w:r>
      <w:r w:rsidRPr="0006700C">
        <w:tab/>
        <w:t xml:space="preserve">Liu C, Hirvijoki E, Fu G-Y, Brennan D P, Bhattacharjee A and Paz-Soldan C 2018 Role of kinetic instability in </w:t>
      </w:r>
      <w:r w:rsidRPr="0006700C">
        <w:lastRenderedPageBreak/>
        <w:t xml:space="preserve">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477"/>
    </w:p>
    <w:p w14:paraId="494EACA1" w14:textId="77777777" w:rsidR="00C37E0A" w:rsidRPr="0006700C" w:rsidRDefault="00C37E0A" w:rsidP="00C37E0A">
      <w:pPr>
        <w:pStyle w:val="EndNoteBibliography"/>
        <w:spacing w:after="0"/>
        <w:ind w:left="380" w:hanging="380"/>
      </w:pPr>
      <w:bookmarkStart w:id="478"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478"/>
    </w:p>
    <w:p w14:paraId="6A4180E4" w14:textId="77777777" w:rsidR="00C37E0A" w:rsidRPr="0006700C" w:rsidRDefault="00C37E0A" w:rsidP="00C37E0A">
      <w:pPr>
        <w:pStyle w:val="EndNoteBibliography"/>
        <w:spacing w:after="0"/>
        <w:ind w:left="380" w:hanging="380"/>
      </w:pPr>
      <w:bookmarkStart w:id="479"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479"/>
    </w:p>
    <w:p w14:paraId="6DFA93F3" w14:textId="77777777" w:rsidR="00C37E0A" w:rsidRPr="0006700C" w:rsidRDefault="00C37E0A" w:rsidP="00C37E0A">
      <w:pPr>
        <w:pStyle w:val="EndNoteBibliography"/>
        <w:spacing w:after="0"/>
        <w:ind w:left="380" w:hanging="380"/>
      </w:pPr>
      <w:bookmarkStart w:id="480"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480"/>
    </w:p>
    <w:p w14:paraId="410ACB69" w14:textId="77777777" w:rsidR="00C37E0A" w:rsidRPr="0006700C" w:rsidRDefault="00C37E0A" w:rsidP="00C37E0A">
      <w:pPr>
        <w:pStyle w:val="EndNoteBibliography"/>
        <w:spacing w:after="0"/>
        <w:ind w:left="380" w:hanging="380"/>
      </w:pPr>
      <w:bookmarkStart w:id="481"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481"/>
    </w:p>
    <w:p w14:paraId="562A57FB" w14:textId="77777777" w:rsidR="00C37E0A" w:rsidRPr="0006700C" w:rsidRDefault="00C37E0A" w:rsidP="00C37E0A">
      <w:pPr>
        <w:pStyle w:val="EndNoteBibliography"/>
        <w:spacing w:after="0"/>
        <w:ind w:left="380" w:hanging="380"/>
      </w:pPr>
      <w:bookmarkStart w:id="482"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482"/>
    </w:p>
    <w:p w14:paraId="317E140C" w14:textId="77777777" w:rsidR="00C37E0A" w:rsidRPr="0006700C" w:rsidRDefault="00C37E0A" w:rsidP="00C37E0A">
      <w:pPr>
        <w:pStyle w:val="EndNoteBibliography"/>
        <w:spacing w:after="0"/>
        <w:ind w:left="380" w:hanging="380"/>
      </w:pPr>
      <w:bookmarkStart w:id="483"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483"/>
    </w:p>
    <w:p w14:paraId="4CD3DE5C" w14:textId="77777777" w:rsidR="00C37E0A" w:rsidRPr="0006700C" w:rsidRDefault="00C37E0A" w:rsidP="00C37E0A">
      <w:pPr>
        <w:pStyle w:val="EndNoteBibliography"/>
        <w:spacing w:after="0"/>
        <w:ind w:left="380" w:hanging="380"/>
        <w:rPr>
          <w:b/>
        </w:rPr>
      </w:pPr>
      <w:bookmarkStart w:id="484"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484"/>
    </w:p>
    <w:p w14:paraId="77064CA1" w14:textId="77777777" w:rsidR="00C37E0A" w:rsidRPr="0006700C" w:rsidRDefault="00C37E0A" w:rsidP="00C37E0A">
      <w:pPr>
        <w:pStyle w:val="EndNoteBibliography"/>
        <w:spacing w:after="0"/>
        <w:ind w:left="380" w:hanging="380"/>
      </w:pPr>
      <w:bookmarkStart w:id="485"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485"/>
    </w:p>
    <w:p w14:paraId="47B6BB31" w14:textId="77777777" w:rsidR="00C37E0A" w:rsidRPr="0006700C" w:rsidRDefault="00C37E0A" w:rsidP="00C37E0A">
      <w:pPr>
        <w:pStyle w:val="EndNoteBibliography"/>
        <w:spacing w:after="0"/>
        <w:ind w:left="380" w:hanging="380"/>
      </w:pPr>
      <w:bookmarkStart w:id="486"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486"/>
    </w:p>
    <w:p w14:paraId="483826A2" w14:textId="77777777" w:rsidR="00C37E0A" w:rsidRPr="0006700C" w:rsidRDefault="00C37E0A" w:rsidP="00C37E0A">
      <w:pPr>
        <w:pStyle w:val="EndNoteBibliography"/>
        <w:spacing w:after="0"/>
        <w:ind w:left="380" w:hanging="380"/>
        <w:rPr>
          <w:b/>
        </w:rPr>
      </w:pPr>
      <w:bookmarkStart w:id="487"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487"/>
    </w:p>
    <w:p w14:paraId="2D2EFAE8" w14:textId="77777777" w:rsidR="00C37E0A" w:rsidRPr="0006700C" w:rsidRDefault="00C37E0A" w:rsidP="00C37E0A">
      <w:pPr>
        <w:pStyle w:val="EndNoteBibliography"/>
        <w:spacing w:after="0"/>
        <w:ind w:left="380" w:hanging="380"/>
      </w:pPr>
      <w:bookmarkStart w:id="488"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488"/>
    </w:p>
    <w:p w14:paraId="7E5C58E4" w14:textId="77777777" w:rsidR="00C37E0A" w:rsidRPr="0006700C" w:rsidRDefault="00C37E0A" w:rsidP="00C37E0A">
      <w:pPr>
        <w:pStyle w:val="EndNoteBibliography"/>
        <w:spacing w:after="0"/>
        <w:ind w:left="380" w:hanging="380"/>
      </w:pPr>
      <w:bookmarkStart w:id="489"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489"/>
    </w:p>
    <w:p w14:paraId="37CB0F07" w14:textId="77777777" w:rsidR="00C37E0A" w:rsidRPr="0006700C" w:rsidRDefault="00C37E0A" w:rsidP="00C37E0A">
      <w:pPr>
        <w:pStyle w:val="EndNoteBibliography"/>
        <w:spacing w:after="0"/>
        <w:ind w:left="380" w:hanging="380"/>
        <w:rPr>
          <w:i/>
        </w:rPr>
      </w:pPr>
      <w:bookmarkStart w:id="490" w:name="_ENREF_22"/>
      <w:r w:rsidRPr="0006700C">
        <w:t>[22]</w:t>
      </w:r>
      <w:r w:rsidRPr="0006700C">
        <w:tab/>
        <w:t xml:space="preserve">MA R K 1977 Quasi-linear relaxation of runaway electrons in a HF heated tokamak plasma </w:t>
      </w:r>
      <w:r w:rsidRPr="0006700C">
        <w:rPr>
          <w:i/>
        </w:rPr>
        <w:t xml:space="preserve">J. Plasma Physics </w:t>
      </w:r>
      <w:bookmarkEnd w:id="490"/>
    </w:p>
    <w:p w14:paraId="040C3E1D" w14:textId="77777777" w:rsidR="00C37E0A" w:rsidRPr="0006700C" w:rsidRDefault="00C37E0A" w:rsidP="00C37E0A">
      <w:pPr>
        <w:pStyle w:val="EndNoteBibliography"/>
        <w:spacing w:after="0"/>
        <w:ind w:left="380" w:hanging="380"/>
      </w:pPr>
      <w:bookmarkStart w:id="491"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491"/>
    </w:p>
    <w:p w14:paraId="64B78559" w14:textId="77777777" w:rsidR="00C37E0A" w:rsidRPr="0006700C" w:rsidRDefault="00C37E0A" w:rsidP="00C37E0A">
      <w:pPr>
        <w:pStyle w:val="EndNoteBibliography"/>
        <w:spacing w:after="0"/>
        <w:ind w:left="380" w:hanging="380"/>
        <w:rPr>
          <w:b/>
        </w:rPr>
      </w:pPr>
      <w:bookmarkStart w:id="492"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492"/>
    </w:p>
    <w:p w14:paraId="6F83849D" w14:textId="77777777" w:rsidR="00C37E0A" w:rsidRPr="0006700C" w:rsidRDefault="00C37E0A" w:rsidP="00C37E0A">
      <w:pPr>
        <w:pStyle w:val="EndNoteBibliography"/>
        <w:spacing w:after="0"/>
        <w:ind w:left="380" w:hanging="380"/>
      </w:pPr>
      <w:bookmarkStart w:id="493"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493"/>
    </w:p>
    <w:p w14:paraId="238380B6" w14:textId="77777777" w:rsidR="00C37E0A" w:rsidRPr="0006700C" w:rsidRDefault="00C37E0A" w:rsidP="00C37E0A">
      <w:pPr>
        <w:pStyle w:val="EndNoteBibliography"/>
        <w:spacing w:after="0"/>
        <w:ind w:left="380" w:hanging="380"/>
      </w:pPr>
      <w:bookmarkStart w:id="494"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494"/>
    </w:p>
    <w:p w14:paraId="06ED7B65" w14:textId="77777777" w:rsidR="00C37E0A" w:rsidRPr="0006700C" w:rsidRDefault="00C37E0A" w:rsidP="00C37E0A">
      <w:pPr>
        <w:pStyle w:val="EndNoteBibliography"/>
        <w:spacing w:after="0"/>
        <w:ind w:left="380" w:hanging="380"/>
        <w:rPr>
          <w:b/>
        </w:rPr>
      </w:pPr>
      <w:bookmarkStart w:id="495"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495"/>
    </w:p>
    <w:p w14:paraId="5FA38AC9" w14:textId="77777777" w:rsidR="00C37E0A" w:rsidRPr="0006700C" w:rsidRDefault="00C37E0A" w:rsidP="00C37E0A">
      <w:pPr>
        <w:pStyle w:val="EndNoteBibliography"/>
        <w:spacing w:after="0"/>
        <w:ind w:left="380" w:hanging="380"/>
      </w:pPr>
      <w:bookmarkStart w:id="496"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496"/>
    </w:p>
    <w:p w14:paraId="20102A99" w14:textId="77777777" w:rsidR="00C37E0A" w:rsidRPr="0006700C" w:rsidRDefault="00C37E0A" w:rsidP="00C37E0A">
      <w:pPr>
        <w:pStyle w:val="EndNoteBibliography"/>
        <w:spacing w:after="0"/>
        <w:ind w:left="380" w:hanging="380"/>
      </w:pPr>
      <w:bookmarkStart w:id="497" w:name="_ENREF_29"/>
      <w:r w:rsidRPr="0006700C">
        <w:t>[29]</w:t>
      </w:r>
      <w:r w:rsidRPr="0006700C">
        <w:tab/>
        <w:t xml:space="preserve">Mauel M E 1981 Theory of electron cyclotron heating in the Constance II experiment </w:t>
      </w:r>
      <w:bookmarkEnd w:id="497"/>
    </w:p>
    <w:p w14:paraId="273EE070" w14:textId="77777777" w:rsidR="00C37E0A" w:rsidRPr="0006700C" w:rsidRDefault="00C37E0A" w:rsidP="00C37E0A">
      <w:pPr>
        <w:pStyle w:val="EndNoteBibliography"/>
        <w:spacing w:after="0"/>
        <w:ind w:left="380" w:hanging="380"/>
      </w:pPr>
      <w:bookmarkStart w:id="498" w:name="_ENREF_30"/>
      <w:r w:rsidRPr="0006700C">
        <w:t>[30]</w:t>
      </w:r>
      <w:r w:rsidRPr="0006700C">
        <w:tab/>
        <w:t xml:space="preserve">Fisch N and Boozer A H 1980 </w:t>
      </w:r>
      <w:bookmarkStart w:id="499" w:name="OLE_LINK8"/>
      <w:r w:rsidRPr="0006700C">
        <w:t>Creating an asymmetric plasma resistivity with waves</w:t>
      </w:r>
      <w:bookmarkEnd w:id="499"/>
      <w:r w:rsidRPr="0006700C">
        <w:t xml:space="preserve"> </w:t>
      </w:r>
      <w:r w:rsidRPr="0006700C">
        <w:rPr>
          <w:i/>
        </w:rPr>
        <w:t>Physical Review Letters</w:t>
      </w:r>
      <w:r w:rsidRPr="0006700C">
        <w:t xml:space="preserve"> </w:t>
      </w:r>
      <w:r w:rsidRPr="0006700C">
        <w:rPr>
          <w:b/>
        </w:rPr>
        <w:t>45</w:t>
      </w:r>
      <w:r w:rsidRPr="0006700C">
        <w:t xml:space="preserve"> 720</w:t>
      </w:r>
      <w:bookmarkEnd w:id="498"/>
    </w:p>
    <w:p w14:paraId="3234ECA6" w14:textId="77777777" w:rsidR="00C37E0A" w:rsidRPr="0006700C" w:rsidRDefault="00C37E0A" w:rsidP="00C37E0A">
      <w:pPr>
        <w:pStyle w:val="EndNoteBibliography"/>
        <w:spacing w:after="0"/>
        <w:ind w:left="380" w:hanging="380"/>
      </w:pPr>
      <w:bookmarkStart w:id="500"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500"/>
    </w:p>
    <w:p w14:paraId="33676C7B" w14:textId="77777777" w:rsidR="00C37E0A" w:rsidRPr="0006700C" w:rsidRDefault="00C37E0A" w:rsidP="00C37E0A">
      <w:pPr>
        <w:pStyle w:val="EndNoteBibliography"/>
        <w:spacing w:after="0"/>
        <w:ind w:left="380" w:hanging="380"/>
      </w:pPr>
      <w:bookmarkStart w:id="501"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501"/>
    </w:p>
    <w:p w14:paraId="21B96BCC" w14:textId="77777777" w:rsidR="00C37E0A" w:rsidRPr="0006700C" w:rsidRDefault="00C37E0A" w:rsidP="00C37E0A">
      <w:pPr>
        <w:pStyle w:val="EndNoteBibliography"/>
        <w:spacing w:after="0"/>
        <w:ind w:left="380" w:hanging="380"/>
      </w:pPr>
      <w:bookmarkStart w:id="502"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502"/>
    </w:p>
    <w:p w14:paraId="61694507" w14:textId="77777777" w:rsidR="00C37E0A" w:rsidRPr="0006700C" w:rsidRDefault="00C37E0A" w:rsidP="00C37E0A">
      <w:pPr>
        <w:pStyle w:val="EndNoteBibliography"/>
        <w:spacing w:after="0"/>
        <w:ind w:left="380" w:hanging="380"/>
        <w:rPr>
          <w:b/>
        </w:rPr>
      </w:pPr>
      <w:bookmarkStart w:id="503"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503"/>
    </w:p>
    <w:p w14:paraId="1E8A082B" w14:textId="77777777" w:rsidR="00C37E0A" w:rsidRPr="0006700C" w:rsidRDefault="00C37E0A" w:rsidP="00C37E0A">
      <w:pPr>
        <w:pStyle w:val="EndNoteBibliography"/>
        <w:spacing w:after="0"/>
        <w:ind w:left="380" w:hanging="380"/>
      </w:pPr>
      <w:bookmarkStart w:id="504" w:name="_ENREF_35"/>
      <w:r w:rsidRPr="0006700C">
        <w:t>[35]</w:t>
      </w:r>
      <w:r w:rsidRPr="0006700C">
        <w:tab/>
        <w:t xml:space="preserve">Ginzburg V L 1996 </w:t>
      </w:r>
      <w:bookmarkStart w:id="505" w:name="_Hlk194271417"/>
      <w:r w:rsidRPr="0006700C">
        <w:t>Radiation by uniformly moving sources (Vavilov–Cherenkov effect, transition radiation, and other phenomena)</w:t>
      </w:r>
      <w:bookmarkEnd w:id="505"/>
      <w:r w:rsidRPr="0006700C">
        <w:t xml:space="preserve"> </w:t>
      </w:r>
      <w:r w:rsidRPr="0006700C">
        <w:rPr>
          <w:i/>
        </w:rPr>
        <w:t>Physics-Uspekhi</w:t>
      </w:r>
      <w:r w:rsidRPr="0006700C">
        <w:t xml:space="preserve"> </w:t>
      </w:r>
      <w:r w:rsidRPr="0006700C">
        <w:rPr>
          <w:b/>
        </w:rPr>
        <w:t>39</w:t>
      </w:r>
      <w:r w:rsidRPr="0006700C">
        <w:t xml:space="preserve"> 973</w:t>
      </w:r>
      <w:bookmarkEnd w:id="504"/>
    </w:p>
    <w:p w14:paraId="30681F4E" w14:textId="77777777" w:rsidR="00C37E0A" w:rsidRPr="0006700C" w:rsidRDefault="00C37E0A" w:rsidP="00C37E0A">
      <w:pPr>
        <w:pStyle w:val="EndNoteBibliography"/>
        <w:ind w:left="380" w:hanging="380"/>
      </w:pPr>
      <w:bookmarkStart w:id="506" w:name="_ENREF_36"/>
      <w:r w:rsidRPr="0006700C">
        <w:t>[36]</w:t>
      </w:r>
      <w:r w:rsidRPr="0006700C">
        <w:tab/>
        <w:t>Tamm I E 1959 General characteristics of radiation emitted by systems moving with superlight velocities with some applications to plasma physics</w:t>
      </w:r>
      <w:bookmarkEnd w:id="466"/>
      <w:r w:rsidRPr="0006700C">
        <w:t xml:space="preserve"> </w:t>
      </w:r>
      <w:r w:rsidRPr="0006700C">
        <w:rPr>
          <w:i/>
        </w:rPr>
        <w:t>Nobel Lectures</w:t>
      </w:r>
      <w:r w:rsidRPr="0006700C">
        <w:t xml:space="preserve"> </w:t>
      </w:r>
      <w:r w:rsidRPr="0006700C">
        <w:rPr>
          <w:b/>
        </w:rPr>
        <w:t>18</w:t>
      </w:r>
      <w:r w:rsidRPr="0006700C">
        <w:t xml:space="preserve"> 122-33</w:t>
      </w:r>
      <w:bookmarkEnd w:id="506"/>
    </w:p>
    <w:p w14:paraId="2585CA54" w14:textId="77777777" w:rsidR="00C37E0A" w:rsidRPr="00D43152" w:rsidRDefault="00C37E0A" w:rsidP="00C37E0A">
      <w:pPr>
        <w:pStyle w:val="IOPText"/>
        <w:ind w:firstLine="0"/>
        <w:rPr>
          <w:noProof/>
        </w:rPr>
      </w:pPr>
      <w:r>
        <w:rPr>
          <w:noProof/>
        </w:rPr>
        <w:fldChar w:fldCharType="end"/>
      </w:r>
    </w:p>
    <w:p w14:paraId="18AFCDF0" w14:textId="77777777" w:rsidR="00FD121D" w:rsidRDefault="00FD121D"/>
    <w:sectPr w:rsidR="00FD121D" w:rsidSect="00F9579E">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inlin xie" w:date="2025-01-07T09:26:00Z" w:initials="jx">
    <w:p w14:paraId="07F17298" w14:textId="77777777" w:rsidR="007E3A44" w:rsidRDefault="007E3A44" w:rsidP="00C37E0A">
      <w:pPr>
        <w:pStyle w:val="CommentText"/>
        <w:rPr>
          <w:lang w:eastAsia="zh-CN"/>
        </w:rPr>
      </w:pPr>
      <w:r>
        <w:rPr>
          <w:rStyle w:val="CommentReference"/>
        </w:rPr>
        <w:annotationRef/>
      </w:r>
      <w:r>
        <w:rPr>
          <w:lang w:eastAsia="zh-CN"/>
        </w:rPr>
        <w:t xml:space="preserve">What </w:t>
      </w:r>
      <w:proofErr w:type="gramStart"/>
      <w:r>
        <w:rPr>
          <w:lang w:eastAsia="zh-CN"/>
        </w:rPr>
        <w:t>induce</w:t>
      </w:r>
      <w:proofErr w:type="gramEnd"/>
      <w:r>
        <w:rPr>
          <w:lang w:eastAsia="zh-CN"/>
        </w:rPr>
        <w:t xml:space="preserve"> the wave? Not a good word used here.</w:t>
      </w:r>
    </w:p>
  </w:comment>
  <w:comment w:id="10" w:author="mmwave" w:date="2025-01-11T20:36:00Z" w:initials="m">
    <w:p w14:paraId="54C5F5C7" w14:textId="77777777" w:rsidR="007E3A44" w:rsidRDefault="007E3A44" w:rsidP="00C37E0A">
      <w:pPr>
        <w:pStyle w:val="CommentText"/>
      </w:pPr>
      <w:r>
        <w:rPr>
          <w:rStyle w:val="CommentReference"/>
        </w:rPr>
        <w:annotationRef/>
      </w:r>
      <w:r>
        <w:t>As an external wave</w:t>
      </w:r>
    </w:p>
  </w:comment>
  <w:comment w:id="11" w:author="mmwave" w:date="2025-01-11T20:37:00Z" w:initials="m">
    <w:p w14:paraId="4972B4D9" w14:textId="77777777" w:rsidR="007E3A44" w:rsidRDefault="007E3A44" w:rsidP="00C37E0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F17298" w15:done="1"/>
  <w15:commentEx w15:paraId="54C5F5C7" w15:paraIdParent="07F17298" w15:done="1"/>
  <w15:commentEx w15:paraId="4972B4D9" w15:paraIdParent="07F17298"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CD864" w14:textId="77777777" w:rsidR="00FD0E09" w:rsidRDefault="00FD0E09">
      <w:pPr>
        <w:spacing w:after="0" w:line="240" w:lineRule="auto"/>
      </w:pPr>
      <w:r>
        <w:separator/>
      </w:r>
    </w:p>
  </w:endnote>
  <w:endnote w:type="continuationSeparator" w:id="0">
    <w:p w14:paraId="24023B08" w14:textId="77777777" w:rsidR="00FD0E09" w:rsidRDefault="00FD0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EC2100" w14:textId="77777777" w:rsidR="007E3A44" w:rsidRDefault="007E3A44">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14BAA038" w14:textId="77777777" w:rsidR="007E3A44" w:rsidRDefault="007E3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47A8E93A" w14:textId="77777777" w:rsidR="007E3A44" w:rsidRDefault="007E3A44">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36083767" w14:textId="77777777" w:rsidR="007E3A44" w:rsidRDefault="007E3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A92D3" w14:textId="77777777" w:rsidR="00FD0E09" w:rsidRDefault="00FD0E09">
      <w:pPr>
        <w:spacing w:after="0" w:line="240" w:lineRule="auto"/>
      </w:pPr>
      <w:r>
        <w:separator/>
      </w:r>
    </w:p>
  </w:footnote>
  <w:footnote w:type="continuationSeparator" w:id="0">
    <w:p w14:paraId="08C7560F" w14:textId="77777777" w:rsidR="00FD0E09" w:rsidRDefault="00FD0E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3314E" w14:textId="77777777" w:rsidR="007E3A44" w:rsidRPr="00927301" w:rsidRDefault="007E3A44" w:rsidP="00F9579E">
    <w:pPr>
      <w:pStyle w:val="IOPHeader"/>
    </w:pPr>
    <w:r>
      <w:rPr>
        <w:b/>
      </w:rPr>
      <w:t xml:space="preserve">IOP </w:t>
    </w:r>
    <w:r>
      <w:t>Publishing</w:t>
    </w:r>
    <w:r>
      <w:ptab w:relativeTo="margin" w:alignment="right" w:leader="none"/>
    </w:r>
    <w:r>
      <w:t>Journal Title</w:t>
    </w:r>
  </w:p>
  <w:p w14:paraId="7B677225" w14:textId="77777777" w:rsidR="007E3A44" w:rsidRPr="00654D1E" w:rsidRDefault="007E3A44">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96C65" w14:textId="77777777" w:rsidR="007E3A44" w:rsidRPr="00654D1E" w:rsidRDefault="007E3A44" w:rsidP="00F9579E">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mwave">
    <w15:presenceInfo w15:providerId="None" w15:userId="mmwave"/>
  </w15:person>
  <w15:person w15:author="jinlin xie">
    <w15:presenceInfo w15:providerId="Windows Live" w15:userId="0421549e435f36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E0A"/>
    <w:rsid w:val="000138A6"/>
    <w:rsid w:val="000C4FAD"/>
    <w:rsid w:val="001F7DBE"/>
    <w:rsid w:val="00255C01"/>
    <w:rsid w:val="002975F7"/>
    <w:rsid w:val="002A5E48"/>
    <w:rsid w:val="00350458"/>
    <w:rsid w:val="003B3B06"/>
    <w:rsid w:val="005317EB"/>
    <w:rsid w:val="0056111C"/>
    <w:rsid w:val="00571D4F"/>
    <w:rsid w:val="00652261"/>
    <w:rsid w:val="00677315"/>
    <w:rsid w:val="006B0C72"/>
    <w:rsid w:val="006F721C"/>
    <w:rsid w:val="00753261"/>
    <w:rsid w:val="007E3A44"/>
    <w:rsid w:val="00893311"/>
    <w:rsid w:val="00C017E9"/>
    <w:rsid w:val="00C175C2"/>
    <w:rsid w:val="00C37E0A"/>
    <w:rsid w:val="00C73C91"/>
    <w:rsid w:val="00D536D7"/>
    <w:rsid w:val="00DD0E2E"/>
    <w:rsid w:val="00EA277E"/>
    <w:rsid w:val="00F04EEE"/>
    <w:rsid w:val="00F47F24"/>
    <w:rsid w:val="00F9579E"/>
    <w:rsid w:val="00FD0E09"/>
    <w:rsid w:val="00FD1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B7B91"/>
  <w15:chartTrackingRefBased/>
  <w15:docId w15:val="{B2751DB8-6216-41D6-BB59-763EEEBC8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37E0A"/>
    <w:rPr>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7E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E0A"/>
    <w:rPr>
      <w:lang w:val="en-GB" w:eastAsia="en-US"/>
    </w:rPr>
  </w:style>
  <w:style w:type="paragraph" w:styleId="Footer">
    <w:name w:val="footer"/>
    <w:basedOn w:val="Normal"/>
    <w:link w:val="FooterChar"/>
    <w:uiPriority w:val="99"/>
    <w:unhideWhenUsed/>
    <w:rsid w:val="00C37E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E0A"/>
    <w:rPr>
      <w:lang w:val="en-GB" w:eastAsia="en-US"/>
    </w:rPr>
  </w:style>
  <w:style w:type="paragraph" w:customStyle="1" w:styleId="IOPHeader">
    <w:name w:val="IOPHeader"/>
    <w:basedOn w:val="Header"/>
    <w:link w:val="IOPHeaderChar"/>
    <w:qFormat/>
    <w:rsid w:val="00C37E0A"/>
    <w:pPr>
      <w:pBdr>
        <w:bottom w:val="single" w:sz="4" w:space="1" w:color="auto"/>
      </w:pBdr>
    </w:pPr>
  </w:style>
  <w:style w:type="paragraph" w:customStyle="1" w:styleId="IOPTitle">
    <w:name w:val="IOPTitle"/>
    <w:basedOn w:val="Normal"/>
    <w:link w:val="IOPTitleChar"/>
    <w:qFormat/>
    <w:rsid w:val="00C37E0A"/>
    <w:pPr>
      <w:spacing w:after="520"/>
    </w:pPr>
    <w:rPr>
      <w:b/>
      <w:sz w:val="48"/>
      <w:szCs w:val="48"/>
    </w:rPr>
  </w:style>
  <w:style w:type="character" w:customStyle="1" w:styleId="IOPHeaderChar">
    <w:name w:val="IOPHeader Char"/>
    <w:basedOn w:val="HeaderChar"/>
    <w:link w:val="IOPHeader"/>
    <w:rsid w:val="00C37E0A"/>
    <w:rPr>
      <w:lang w:val="en-GB" w:eastAsia="en-US"/>
    </w:rPr>
  </w:style>
  <w:style w:type="paragraph" w:customStyle="1" w:styleId="IOPAuthor">
    <w:name w:val="IOPAuthor"/>
    <w:basedOn w:val="Normal"/>
    <w:link w:val="IOPAuthorChar"/>
    <w:qFormat/>
    <w:rsid w:val="00C37E0A"/>
    <w:pPr>
      <w:spacing w:after="200"/>
      <w:ind w:right="2552"/>
    </w:pPr>
    <w:rPr>
      <w:b/>
    </w:rPr>
  </w:style>
  <w:style w:type="character" w:customStyle="1" w:styleId="IOPTitleChar">
    <w:name w:val="IOPTitle Char"/>
    <w:basedOn w:val="DefaultParagraphFont"/>
    <w:link w:val="IOPTitle"/>
    <w:rsid w:val="00C37E0A"/>
    <w:rPr>
      <w:b/>
      <w:sz w:val="48"/>
      <w:szCs w:val="48"/>
      <w:lang w:val="en-GB" w:eastAsia="en-US"/>
    </w:rPr>
  </w:style>
  <w:style w:type="paragraph" w:customStyle="1" w:styleId="IOPAff">
    <w:name w:val="IOPAff"/>
    <w:basedOn w:val="IOPAuthor"/>
    <w:link w:val="IOPAffChar"/>
    <w:qFormat/>
    <w:rsid w:val="00C37E0A"/>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C37E0A"/>
    <w:rPr>
      <w:b/>
      <w:lang w:val="en-GB" w:eastAsia="en-US"/>
    </w:rPr>
  </w:style>
  <w:style w:type="paragraph" w:customStyle="1" w:styleId="IOPH1">
    <w:name w:val="IOPH1"/>
    <w:basedOn w:val="IOPAff"/>
    <w:link w:val="IOPH1Char"/>
    <w:qFormat/>
    <w:rsid w:val="00C37E0A"/>
    <w:pPr>
      <w:spacing w:before="200" w:after="120"/>
      <w:ind w:right="0"/>
    </w:pPr>
    <w:rPr>
      <w:b/>
    </w:rPr>
  </w:style>
  <w:style w:type="character" w:customStyle="1" w:styleId="IOPAffChar">
    <w:name w:val="IOPAff Char"/>
    <w:basedOn w:val="IOPAuthorChar"/>
    <w:link w:val="IOPAff"/>
    <w:rsid w:val="00C37E0A"/>
    <w:rPr>
      <w:rFonts w:ascii="Times New Roman" w:hAnsi="Times New Roman" w:cs="Times New Roman"/>
      <w:b w:val="0"/>
      <w:sz w:val="18"/>
      <w:szCs w:val="18"/>
      <w:lang w:val="en-GB" w:eastAsia="en-US"/>
    </w:rPr>
  </w:style>
  <w:style w:type="paragraph" w:customStyle="1" w:styleId="IOPAbsText">
    <w:name w:val="IOPAbsText"/>
    <w:basedOn w:val="Normal"/>
    <w:link w:val="IOPAbsTextChar"/>
    <w:qFormat/>
    <w:rsid w:val="00C37E0A"/>
    <w:pPr>
      <w:spacing w:after="0"/>
      <w:ind w:right="2552"/>
    </w:pPr>
    <w:rPr>
      <w:rFonts w:ascii="Times New Roman" w:hAnsi="Times New Roman"/>
      <w:sz w:val="20"/>
    </w:rPr>
  </w:style>
  <w:style w:type="character" w:customStyle="1" w:styleId="IOPH1Char">
    <w:name w:val="IOPH1 Char"/>
    <w:basedOn w:val="IOPAffChar"/>
    <w:link w:val="IOPH1"/>
    <w:rsid w:val="00C37E0A"/>
    <w:rPr>
      <w:rFonts w:ascii="Times New Roman" w:hAnsi="Times New Roman" w:cs="Times New Roman"/>
      <w:b/>
      <w:sz w:val="18"/>
      <w:szCs w:val="18"/>
      <w:lang w:val="en-GB" w:eastAsia="en-US"/>
    </w:rPr>
  </w:style>
  <w:style w:type="paragraph" w:customStyle="1" w:styleId="IOPKwd">
    <w:name w:val="IOPKwd"/>
    <w:basedOn w:val="IOPAbsText"/>
    <w:link w:val="IOPKwdChar"/>
    <w:qFormat/>
    <w:rsid w:val="00C37E0A"/>
    <w:pPr>
      <w:pBdr>
        <w:bottom w:val="single" w:sz="4" w:space="1" w:color="auto"/>
      </w:pBdr>
      <w:spacing w:before="240" w:after="240"/>
      <w:ind w:right="0"/>
    </w:pPr>
  </w:style>
  <w:style w:type="character" w:customStyle="1" w:styleId="IOPAbsTextChar">
    <w:name w:val="IOPAbsText Char"/>
    <w:basedOn w:val="DefaultParagraphFont"/>
    <w:link w:val="IOPAbsText"/>
    <w:rsid w:val="00C37E0A"/>
    <w:rPr>
      <w:rFonts w:ascii="Times New Roman" w:hAnsi="Times New Roman"/>
      <w:sz w:val="20"/>
      <w:lang w:val="en-GB" w:eastAsia="en-US"/>
    </w:rPr>
  </w:style>
  <w:style w:type="paragraph" w:customStyle="1" w:styleId="IOPText">
    <w:name w:val="IOPText"/>
    <w:basedOn w:val="IOPAbsText"/>
    <w:link w:val="IOPTextChar"/>
    <w:qFormat/>
    <w:rsid w:val="00C37E0A"/>
    <w:pPr>
      <w:ind w:right="0" w:firstLine="227"/>
      <w:jc w:val="both"/>
    </w:pPr>
  </w:style>
  <w:style w:type="character" w:customStyle="1" w:styleId="IOPKwdChar">
    <w:name w:val="IOPKwd Char"/>
    <w:basedOn w:val="IOPAbsTextChar"/>
    <w:link w:val="IOPKwd"/>
    <w:rsid w:val="00C37E0A"/>
    <w:rPr>
      <w:rFonts w:ascii="Times New Roman" w:hAnsi="Times New Roman"/>
      <w:sz w:val="20"/>
      <w:lang w:val="en-GB" w:eastAsia="en-US"/>
    </w:rPr>
  </w:style>
  <w:style w:type="character" w:customStyle="1" w:styleId="IOPTextChar">
    <w:name w:val="IOPText Char"/>
    <w:basedOn w:val="IOPAbsTextChar"/>
    <w:link w:val="IOPText"/>
    <w:rsid w:val="00C37E0A"/>
    <w:rPr>
      <w:rFonts w:ascii="Times New Roman" w:hAnsi="Times New Roman"/>
      <w:sz w:val="20"/>
      <w:lang w:val="en-GB" w:eastAsia="en-US"/>
    </w:rPr>
  </w:style>
  <w:style w:type="paragraph" w:customStyle="1" w:styleId="IOPH2">
    <w:name w:val="IOPH2"/>
    <w:basedOn w:val="IOPH1"/>
    <w:link w:val="IOPH2Char"/>
    <w:qFormat/>
    <w:rsid w:val="00C37E0A"/>
    <w:rPr>
      <w:b w:val="0"/>
      <w:i/>
    </w:rPr>
  </w:style>
  <w:style w:type="paragraph" w:customStyle="1" w:styleId="IOPH3">
    <w:name w:val="IOPH3"/>
    <w:basedOn w:val="IOPH2"/>
    <w:link w:val="IOPH3Char"/>
    <w:qFormat/>
    <w:rsid w:val="00C37E0A"/>
    <w:pPr>
      <w:spacing w:after="0"/>
    </w:pPr>
  </w:style>
  <w:style w:type="character" w:customStyle="1" w:styleId="IOPH2Char">
    <w:name w:val="IOPH2 Char"/>
    <w:basedOn w:val="IOPH1Char"/>
    <w:link w:val="IOPH2"/>
    <w:rsid w:val="00C37E0A"/>
    <w:rPr>
      <w:rFonts w:ascii="Times New Roman" w:hAnsi="Times New Roman" w:cs="Times New Roman"/>
      <w:b w:val="0"/>
      <w:i/>
      <w:sz w:val="18"/>
      <w:szCs w:val="18"/>
      <w:lang w:val="en-GB" w:eastAsia="en-US"/>
    </w:rPr>
  </w:style>
  <w:style w:type="paragraph" w:customStyle="1" w:styleId="IOPrefs0">
    <w:name w:val="IOPrefs"/>
    <w:link w:val="IOPrefsChar"/>
    <w:rsid w:val="00C37E0A"/>
    <w:pPr>
      <w:spacing w:after="0"/>
      <w:ind w:left="284" w:hanging="284"/>
    </w:pPr>
    <w:rPr>
      <w:rFonts w:ascii="Times New Roman" w:hAnsi="Times New Roman"/>
      <w:noProof/>
      <w:sz w:val="18"/>
      <w:lang w:val="en-GB" w:eastAsia="en-US"/>
    </w:rPr>
  </w:style>
  <w:style w:type="character" w:customStyle="1" w:styleId="IOPH3Char">
    <w:name w:val="IOPH3 Char"/>
    <w:basedOn w:val="IOPH2Char"/>
    <w:link w:val="IOPH3"/>
    <w:rsid w:val="00C37E0A"/>
    <w:rPr>
      <w:rFonts w:ascii="Times New Roman" w:hAnsi="Times New Roman" w:cs="Times New Roman"/>
      <w:b w:val="0"/>
      <w:i/>
      <w:sz w:val="18"/>
      <w:szCs w:val="18"/>
      <w:lang w:val="en-GB" w:eastAsia="en-US"/>
    </w:rPr>
  </w:style>
  <w:style w:type="paragraph" w:customStyle="1" w:styleId="IOPRefs">
    <w:name w:val="IOPRefs"/>
    <w:basedOn w:val="IOPrefs0"/>
    <w:link w:val="IOPRefsChar0"/>
    <w:qFormat/>
    <w:rsid w:val="00C37E0A"/>
    <w:pPr>
      <w:numPr>
        <w:numId w:val="2"/>
      </w:numPr>
    </w:pPr>
  </w:style>
  <w:style w:type="character" w:customStyle="1" w:styleId="IOPrefsChar">
    <w:name w:val="IOPrefs Char"/>
    <w:basedOn w:val="DefaultParagraphFont"/>
    <w:link w:val="IOPrefs0"/>
    <w:rsid w:val="00C37E0A"/>
    <w:rPr>
      <w:rFonts w:ascii="Times New Roman" w:hAnsi="Times New Roman"/>
      <w:noProof/>
      <w:sz w:val="18"/>
      <w:lang w:val="en-GB" w:eastAsia="en-US"/>
    </w:rPr>
  </w:style>
  <w:style w:type="character" w:customStyle="1" w:styleId="IOPRefsChar0">
    <w:name w:val="IOPRefs Char"/>
    <w:basedOn w:val="IOPrefsChar"/>
    <w:link w:val="IOPRefs"/>
    <w:rsid w:val="00C37E0A"/>
    <w:rPr>
      <w:rFonts w:ascii="Times New Roman" w:hAnsi="Times New Roman"/>
      <w:noProof/>
      <w:sz w:val="18"/>
      <w:lang w:val="en-GB" w:eastAsia="en-US"/>
    </w:rPr>
  </w:style>
  <w:style w:type="character" w:styleId="CommentReference">
    <w:name w:val="annotation reference"/>
    <w:basedOn w:val="DefaultParagraphFont"/>
    <w:uiPriority w:val="99"/>
    <w:semiHidden/>
    <w:unhideWhenUsed/>
    <w:rsid w:val="00C37E0A"/>
    <w:rPr>
      <w:sz w:val="16"/>
      <w:szCs w:val="16"/>
    </w:rPr>
  </w:style>
  <w:style w:type="paragraph" w:styleId="CommentText">
    <w:name w:val="annotation text"/>
    <w:basedOn w:val="Normal"/>
    <w:link w:val="CommentTextChar"/>
    <w:uiPriority w:val="99"/>
    <w:unhideWhenUsed/>
    <w:rsid w:val="00C37E0A"/>
    <w:pPr>
      <w:spacing w:line="240" w:lineRule="auto"/>
    </w:pPr>
    <w:rPr>
      <w:sz w:val="20"/>
      <w:szCs w:val="20"/>
    </w:rPr>
  </w:style>
  <w:style w:type="character" w:customStyle="1" w:styleId="CommentTextChar">
    <w:name w:val="Comment Text Char"/>
    <w:basedOn w:val="DefaultParagraphFont"/>
    <w:link w:val="CommentText"/>
    <w:uiPriority w:val="99"/>
    <w:rsid w:val="00C37E0A"/>
    <w:rPr>
      <w:sz w:val="20"/>
      <w:szCs w:val="20"/>
      <w:lang w:val="en-GB" w:eastAsia="en-US"/>
    </w:rPr>
  </w:style>
  <w:style w:type="paragraph" w:styleId="CommentSubject">
    <w:name w:val="annotation subject"/>
    <w:basedOn w:val="CommentText"/>
    <w:next w:val="CommentText"/>
    <w:link w:val="CommentSubjectChar"/>
    <w:uiPriority w:val="99"/>
    <w:semiHidden/>
    <w:unhideWhenUsed/>
    <w:rsid w:val="00C37E0A"/>
    <w:rPr>
      <w:b/>
      <w:bCs/>
    </w:rPr>
  </w:style>
  <w:style w:type="character" w:customStyle="1" w:styleId="CommentSubjectChar">
    <w:name w:val="Comment Subject Char"/>
    <w:basedOn w:val="CommentTextChar"/>
    <w:link w:val="CommentSubject"/>
    <w:uiPriority w:val="99"/>
    <w:semiHidden/>
    <w:rsid w:val="00C37E0A"/>
    <w:rPr>
      <w:b/>
      <w:bCs/>
      <w:sz w:val="20"/>
      <w:szCs w:val="20"/>
      <w:lang w:val="en-GB" w:eastAsia="en-US"/>
    </w:rPr>
  </w:style>
  <w:style w:type="paragraph" w:styleId="BalloonText">
    <w:name w:val="Balloon Text"/>
    <w:basedOn w:val="Normal"/>
    <w:link w:val="BalloonTextChar"/>
    <w:uiPriority w:val="99"/>
    <w:semiHidden/>
    <w:unhideWhenUsed/>
    <w:rsid w:val="00C37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7E0A"/>
    <w:rPr>
      <w:rFonts w:ascii="Segoe UI" w:hAnsi="Segoe UI" w:cs="Segoe UI"/>
      <w:sz w:val="18"/>
      <w:szCs w:val="18"/>
      <w:lang w:val="en-GB" w:eastAsia="en-US"/>
    </w:rPr>
  </w:style>
  <w:style w:type="character" w:styleId="Emphasis">
    <w:name w:val="Emphasis"/>
    <w:basedOn w:val="DefaultParagraphFont"/>
    <w:uiPriority w:val="20"/>
    <w:qFormat/>
    <w:rsid w:val="00C37E0A"/>
    <w:rPr>
      <w:i/>
      <w:iCs/>
    </w:rPr>
  </w:style>
  <w:style w:type="character" w:styleId="Hyperlink">
    <w:name w:val="Hyperlink"/>
    <w:basedOn w:val="DefaultParagraphFont"/>
    <w:uiPriority w:val="99"/>
    <w:unhideWhenUsed/>
    <w:rsid w:val="00C37E0A"/>
    <w:rPr>
      <w:color w:val="0563C1" w:themeColor="hyperlink"/>
      <w:u w:val="single"/>
    </w:rPr>
  </w:style>
  <w:style w:type="character" w:styleId="UnresolvedMention">
    <w:name w:val="Unresolved Mention"/>
    <w:basedOn w:val="DefaultParagraphFont"/>
    <w:uiPriority w:val="99"/>
    <w:semiHidden/>
    <w:unhideWhenUsed/>
    <w:rsid w:val="00C37E0A"/>
    <w:rPr>
      <w:color w:val="605E5C"/>
      <w:shd w:val="clear" w:color="auto" w:fill="E1DFDD"/>
    </w:rPr>
  </w:style>
  <w:style w:type="paragraph" w:styleId="Revision">
    <w:name w:val="Revision"/>
    <w:hidden/>
    <w:uiPriority w:val="99"/>
    <w:semiHidden/>
    <w:rsid w:val="00C37E0A"/>
    <w:pPr>
      <w:spacing w:after="0" w:line="240" w:lineRule="auto"/>
    </w:pPr>
    <w:rPr>
      <w:lang w:val="en-GB" w:eastAsia="en-US"/>
    </w:rPr>
  </w:style>
  <w:style w:type="paragraph" w:customStyle="1" w:styleId="EndNoteBibliographyTitle">
    <w:name w:val="EndNote Bibliography Title"/>
    <w:basedOn w:val="Normal"/>
    <w:link w:val="EndNoteBibliographyTitle0"/>
    <w:rsid w:val="00C37E0A"/>
    <w:pPr>
      <w:spacing w:after="0"/>
      <w:jc w:val="center"/>
    </w:pPr>
    <w:rPr>
      <w:rFonts w:ascii="Times New Roman" w:hAnsi="Times New Roman" w:cs="Times New Roman"/>
      <w:noProof/>
      <w:sz w:val="20"/>
      <w:szCs w:val="18"/>
    </w:rPr>
  </w:style>
  <w:style w:type="character" w:customStyle="1" w:styleId="EndNoteBibliographyTitle0">
    <w:name w:val="EndNote Bibliography Title 字符"/>
    <w:basedOn w:val="IOPAffChar"/>
    <w:link w:val="EndNoteBibliographyTitle"/>
    <w:rsid w:val="00C37E0A"/>
    <w:rPr>
      <w:rFonts w:ascii="Times New Roman" w:hAnsi="Times New Roman" w:cs="Times New Roman"/>
      <w:b w:val="0"/>
      <w:noProof/>
      <w:sz w:val="20"/>
      <w:szCs w:val="18"/>
      <w:lang w:val="en-GB" w:eastAsia="en-US"/>
    </w:rPr>
  </w:style>
  <w:style w:type="paragraph" w:customStyle="1" w:styleId="EndNoteBibliography">
    <w:name w:val="EndNote Bibliography"/>
    <w:basedOn w:val="Normal"/>
    <w:link w:val="EndNoteBibliography0"/>
    <w:rsid w:val="00C37E0A"/>
    <w:pPr>
      <w:spacing w:line="240" w:lineRule="auto"/>
      <w:jc w:val="both"/>
    </w:pPr>
    <w:rPr>
      <w:rFonts w:ascii="Times New Roman" w:hAnsi="Times New Roman" w:cs="Times New Roman"/>
      <w:noProof/>
      <w:sz w:val="20"/>
      <w:szCs w:val="18"/>
    </w:rPr>
  </w:style>
  <w:style w:type="character" w:customStyle="1" w:styleId="EndNoteBibliography0">
    <w:name w:val="EndNote Bibliography 字符"/>
    <w:basedOn w:val="IOPAffChar"/>
    <w:link w:val="EndNoteBibliography"/>
    <w:rsid w:val="00C37E0A"/>
    <w:rPr>
      <w:rFonts w:ascii="Times New Roman" w:hAnsi="Times New Roman" w:cs="Times New Roman"/>
      <w:b w:val="0"/>
      <w:noProof/>
      <w:sz w:val="20"/>
      <w:szCs w:val="18"/>
      <w:lang w:val="en-GB" w:eastAsia="en-US"/>
    </w:rPr>
  </w:style>
  <w:style w:type="paragraph" w:styleId="Caption">
    <w:name w:val="caption"/>
    <w:basedOn w:val="Normal"/>
    <w:next w:val="Normal"/>
    <w:uiPriority w:val="35"/>
    <w:unhideWhenUsed/>
    <w:qFormat/>
    <w:rsid w:val="00C37E0A"/>
    <w:rPr>
      <w:rFonts w:eastAsia="SimHei" w:cstheme="majorBidi"/>
      <w:sz w:val="20"/>
      <w:szCs w:val="20"/>
    </w:rPr>
  </w:style>
  <w:style w:type="character" w:styleId="PlaceholderText">
    <w:name w:val="Placeholder Text"/>
    <w:basedOn w:val="DefaultParagraphFont"/>
    <w:uiPriority w:val="99"/>
    <w:semiHidden/>
    <w:rsid w:val="00C37E0A"/>
    <w:rPr>
      <w:color w:val="666666"/>
    </w:rPr>
  </w:style>
  <w:style w:type="paragraph" w:styleId="NormalWeb">
    <w:name w:val="Normal (Web)"/>
    <w:basedOn w:val="Normal"/>
    <w:rsid w:val="00C37E0A"/>
    <w:pPr>
      <w:spacing w:before="100" w:beforeAutospacing="1" w:after="100" w:afterAutospacing="1" w:line="240" w:lineRule="auto"/>
    </w:pPr>
    <w:rPr>
      <w:rFonts w:ascii="Times New Roman" w:hAnsi="Times New Roman" w:cs="Times New Roman"/>
      <w:sz w:val="24"/>
      <w:szCs w:val="24"/>
      <w:lang w:val="en-US" w:eastAsia="zh-CN"/>
    </w:rPr>
  </w:style>
  <w:style w:type="character" w:customStyle="1" w:styleId="mord">
    <w:name w:val="mord"/>
    <w:basedOn w:val="DefaultParagraphFont"/>
    <w:rsid w:val="00C37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liu_jian@sdu.edu.cn"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13</Pages>
  <Words>13018</Words>
  <Characters>74204</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87048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mmwave</dc:creator>
  <cp:keywords/>
  <dc:description/>
  <cp:lastModifiedBy>mmwave</cp:lastModifiedBy>
  <cp:revision>3</cp:revision>
  <dcterms:created xsi:type="dcterms:W3CDTF">2025-05-21T20:22:00Z</dcterms:created>
  <dcterms:modified xsi:type="dcterms:W3CDTF">2025-05-21T21:42:00Z</dcterms:modified>
</cp:coreProperties>
</file>
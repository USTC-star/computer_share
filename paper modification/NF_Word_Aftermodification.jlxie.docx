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D7CA52" w14:textId="751FADDB" w:rsidR="002813CB" w:rsidRDefault="0020434C" w:rsidP="002813CB">
      <w:pPr>
        <w:pStyle w:val="IOPTitle"/>
      </w:pPr>
      <w:r w:rsidRPr="0020434C">
        <w:t>Constraining Electron Parallel Energy in Electrostatic Fields through the Anomalous Doppler Effect Induced by External Electromagnetic Waves</w:t>
      </w:r>
    </w:p>
    <w:p w14:paraId="5C87E095" w14:textId="0EF672EC" w:rsidR="00DD49B8" w:rsidRPr="002813CB" w:rsidRDefault="002813CB" w:rsidP="002813CB">
      <w:pPr>
        <w:pStyle w:val="IOPAff"/>
        <w:rPr>
          <w:strike/>
          <w:color w:val="FF0000"/>
          <w:sz w:val="20"/>
          <w:szCs w:val="20"/>
        </w:rPr>
      </w:pPr>
      <w:r w:rsidRPr="00681C8D">
        <w:rPr>
          <w:b/>
          <w:color w:val="FF0000"/>
          <w:sz w:val="20"/>
          <w:szCs w:val="20"/>
        </w:rPr>
        <w:t>1.</w:t>
      </w:r>
      <w:r w:rsidR="00DD49B8" w:rsidRPr="002813CB">
        <w:rPr>
          <w:b/>
          <w:strike/>
          <w:color w:val="FF0000"/>
          <w:sz w:val="20"/>
          <w:szCs w:val="20"/>
        </w:rPr>
        <w:t>Author Names</w:t>
      </w:r>
      <w:r w:rsidR="00DD49B8" w:rsidRPr="002813CB">
        <w:rPr>
          <w:strike/>
          <w:color w:val="FF0000"/>
          <w:sz w:val="20"/>
          <w:szCs w:val="20"/>
        </w:rPr>
        <w:t xml:space="preserve">: </w:t>
      </w:r>
    </w:p>
    <w:p w14:paraId="3BA1F2D3" w14:textId="61D37C37"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1 </w:t>
      </w:r>
      <w:r w:rsidRPr="002813CB">
        <w:rPr>
          <w:strike/>
          <w:color w:val="FF0000"/>
          <w:sz w:val="20"/>
          <w:szCs w:val="20"/>
        </w:rPr>
        <w:t>Department One, Institution One, City One, Country One</w:t>
      </w:r>
    </w:p>
    <w:p w14:paraId="2DD76748" w14:textId="4EED4EEF" w:rsidR="00DD49B8" w:rsidRPr="002813CB" w:rsidRDefault="00DD49B8" w:rsidP="00DD49B8">
      <w:pPr>
        <w:pStyle w:val="IOPAff"/>
        <w:rPr>
          <w:strike/>
          <w:color w:val="FF0000"/>
          <w:sz w:val="20"/>
          <w:szCs w:val="20"/>
        </w:rPr>
      </w:pPr>
      <w:r w:rsidRPr="002813CB">
        <w:rPr>
          <w:strike/>
          <w:color w:val="FF0000"/>
          <w:sz w:val="20"/>
          <w:szCs w:val="20"/>
          <w:vertAlign w:val="superscript"/>
        </w:rPr>
        <w:t xml:space="preserve">2 </w:t>
      </w:r>
      <w:r w:rsidRPr="002813CB">
        <w:rPr>
          <w:strike/>
          <w:color w:val="FF0000"/>
          <w:sz w:val="20"/>
          <w:szCs w:val="20"/>
        </w:rPr>
        <w:t>Department Two, Institution Two, City Two, Country Two</w:t>
      </w:r>
    </w:p>
    <w:p w14:paraId="36DC194C" w14:textId="77777777" w:rsidR="00DD49B8" w:rsidRPr="002813CB" w:rsidRDefault="00DD49B8" w:rsidP="00D43152">
      <w:pPr>
        <w:pStyle w:val="IOPAff"/>
        <w:rPr>
          <w:strike/>
          <w:color w:val="FF0000"/>
          <w:sz w:val="20"/>
          <w:szCs w:val="20"/>
        </w:rPr>
      </w:pPr>
      <w:r w:rsidRPr="002813CB">
        <w:rPr>
          <w:b/>
          <w:strike/>
          <w:color w:val="FF0000"/>
          <w:sz w:val="20"/>
          <w:szCs w:val="20"/>
        </w:rPr>
        <w:t>Email</w:t>
      </w:r>
      <w:r w:rsidRPr="002813CB">
        <w:rPr>
          <w:strike/>
          <w:color w:val="FF0000"/>
          <w:sz w:val="20"/>
          <w:szCs w:val="20"/>
        </w:rPr>
        <w:t>:</w:t>
      </w:r>
    </w:p>
    <w:p w14:paraId="05FDABB6" w14:textId="292FC4BE" w:rsidR="00DD49B8" w:rsidRDefault="00DD49B8" w:rsidP="00D43152">
      <w:pPr>
        <w:pStyle w:val="IOPAff"/>
        <w:rPr>
          <w:strike/>
          <w:color w:val="FF0000"/>
          <w:sz w:val="20"/>
          <w:szCs w:val="20"/>
        </w:rPr>
      </w:pPr>
      <w:r w:rsidRPr="002813CB">
        <w:rPr>
          <w:strike/>
          <w:color w:val="FF0000"/>
          <w:sz w:val="20"/>
          <w:szCs w:val="20"/>
        </w:rPr>
        <w:t xml:space="preserve"> xxx@xxx.xxx</w:t>
      </w:r>
    </w:p>
    <w:p w14:paraId="289B7D93" w14:textId="77777777" w:rsidR="005567A2" w:rsidRPr="002813CB" w:rsidRDefault="005567A2" w:rsidP="00D43152">
      <w:pPr>
        <w:pStyle w:val="IOPAff"/>
        <w:rPr>
          <w:strike/>
          <w:color w:val="FF0000"/>
          <w:sz w:val="20"/>
          <w:szCs w:val="20"/>
        </w:rPr>
      </w:pPr>
    </w:p>
    <w:p w14:paraId="51C8F264" w14:textId="213890CB" w:rsidR="005A35ED" w:rsidRPr="002813CB" w:rsidRDefault="005C233F" w:rsidP="00D43152">
      <w:pPr>
        <w:pStyle w:val="IOPAff"/>
        <w:rPr>
          <w:color w:val="FF0000"/>
          <w:sz w:val="20"/>
          <w:szCs w:val="20"/>
        </w:rPr>
      </w:pPr>
      <w:r w:rsidRPr="002813CB">
        <w:rPr>
          <w:color w:val="FF0000"/>
          <w:sz w:val="20"/>
          <w:szCs w:val="20"/>
        </w:rPr>
        <w:t>Please do not include any author names or affiliations anywhere in the manuscript</w:t>
      </w:r>
      <w:r w:rsidR="001A5F32" w:rsidRPr="002813CB">
        <w:rPr>
          <w:color w:val="FF0000"/>
          <w:sz w:val="20"/>
          <w:szCs w:val="20"/>
        </w:rPr>
        <w:t xml:space="preserve"> (or any supplementary files)</w:t>
      </w:r>
    </w:p>
    <w:p w14:paraId="36B1744B" w14:textId="77777777" w:rsidR="005A35ED" w:rsidRPr="002813CB" w:rsidRDefault="005A35ED" w:rsidP="00D43152">
      <w:pPr>
        <w:pStyle w:val="IOPAff"/>
        <w:rPr>
          <w:color w:val="FF0000"/>
          <w:sz w:val="20"/>
          <w:szCs w:val="20"/>
        </w:rPr>
      </w:pPr>
    </w:p>
    <w:p w14:paraId="192809AA" w14:textId="2507C8DC" w:rsidR="00D43152" w:rsidRPr="002813CB" w:rsidRDefault="005A35ED" w:rsidP="00D43152">
      <w:pPr>
        <w:pStyle w:val="IOPAff"/>
        <w:rPr>
          <w:i/>
          <w:iCs/>
          <w:color w:val="FF0000"/>
          <w:sz w:val="20"/>
          <w:szCs w:val="20"/>
        </w:rPr>
      </w:pPr>
      <w:r w:rsidRPr="002813CB">
        <w:rPr>
          <w:i/>
          <w:iCs/>
          <w:color w:val="FF0000"/>
          <w:sz w:val="20"/>
          <w:szCs w:val="20"/>
        </w:rPr>
        <w:t>Do not include any names in file names and ensure document properties are properly anonymised.</w:t>
      </w:r>
    </w:p>
    <w:p w14:paraId="30077921" w14:textId="37B2FDD3" w:rsidR="00D43152" w:rsidRDefault="00D43152" w:rsidP="00D43152">
      <w:pPr>
        <w:pStyle w:val="IOPAff"/>
      </w:pPr>
    </w:p>
    <w:p w14:paraId="29BEAD93" w14:textId="727DE182" w:rsidR="00D74B07" w:rsidRDefault="00D74B07" w:rsidP="00D43152">
      <w:pPr>
        <w:pStyle w:val="IOPAff"/>
      </w:pPr>
      <w:r>
        <w:t xml:space="preserve">Received </w:t>
      </w:r>
      <w:proofErr w:type="spellStart"/>
      <w:r>
        <w:t>xxxxxx</w:t>
      </w:r>
      <w:proofErr w:type="spellEnd"/>
    </w:p>
    <w:p w14:paraId="131597ED" w14:textId="65816375" w:rsidR="00D74B07" w:rsidRDefault="00D74B07" w:rsidP="00D43152">
      <w:pPr>
        <w:pStyle w:val="IOPAff"/>
      </w:pPr>
      <w:r>
        <w:t xml:space="preserve">Accepted for publication </w:t>
      </w:r>
      <w:proofErr w:type="spellStart"/>
      <w:r>
        <w:t>xxxxxx</w:t>
      </w:r>
      <w:proofErr w:type="spellEnd"/>
    </w:p>
    <w:p w14:paraId="3E72296D" w14:textId="3B41C231" w:rsidR="00D74B07" w:rsidRDefault="00D74B07" w:rsidP="00D43152">
      <w:pPr>
        <w:pStyle w:val="IOPAff"/>
      </w:pPr>
      <w:r>
        <w:t xml:space="preserve">Published </w:t>
      </w:r>
      <w:proofErr w:type="spellStart"/>
      <w:r>
        <w:t>xxxxxx</w:t>
      </w:r>
      <w:proofErr w:type="spellEnd"/>
    </w:p>
    <w:p w14:paraId="3CAC1BA1" w14:textId="77777777" w:rsidR="00D74B07" w:rsidRDefault="00D74B07" w:rsidP="00D74B07">
      <w:pPr>
        <w:pStyle w:val="IOPH1"/>
      </w:pPr>
      <w:r>
        <w:t>Abstract</w:t>
      </w:r>
    </w:p>
    <w:p w14:paraId="31ACD1F2" w14:textId="0A9D7D09" w:rsidR="00D74B07" w:rsidRDefault="0020434C" w:rsidP="00D74B07">
      <w:pPr>
        <w:pStyle w:val="IOPAbsText"/>
      </w:pPr>
      <w:r w:rsidRPr="0020434C">
        <w:rPr>
          <w:noProof/>
        </w:rPr>
        <w:t>The interaction between free electrons and electromagnetic waves (EMW) under the influence of magnetic and electrostatic fields is investigated using a Volume-Preserving algorithm. When the electric field of the EMW, containing a left-hand polarization component, exceeds a critical threshold, it facilitates continuous transfer of parallel electron energy into rotational energy through the Anomalous Doppler Effect (ADE). This process transforms the electric field's work along the magnetic field into perpendicular kinetic energy, leading to saturation of the electron’s parallel kinetic energy and continuous growth of its perpendicular kinetic energy. A theoretical model based on energy, momentum, and angular momentum conservation elucidates the role of left-hand polarization in the Anomalous Doppler Effect and provides a generalized framework for interpreting electron-wave interactions. This study proposes a novel approach for mitigating runaway electrons in magnetically confined plasmas, suggesting the use of extraordinary waves launched from the high-field side with an energy flux of hundred watts per square meter to saturate parallel energy in Tokamaks.</w:t>
      </w:r>
    </w:p>
    <w:p w14:paraId="4DFEFE51" w14:textId="691FEF9C" w:rsidR="005223F4" w:rsidRDefault="005223F4" w:rsidP="005223F4">
      <w:pPr>
        <w:pStyle w:val="IOPKwd"/>
        <w:rPr>
          <w:lang w:eastAsia="zh-CN"/>
        </w:rPr>
      </w:pPr>
      <w:r>
        <w:t xml:space="preserve">Keywords: </w:t>
      </w:r>
      <w:r w:rsidR="0020434C">
        <w:rPr>
          <w:rFonts w:hint="eastAsia"/>
          <w:lang w:eastAsia="zh-CN"/>
        </w:rPr>
        <w:t>runaway electrons</w:t>
      </w:r>
      <w:r>
        <w:t xml:space="preserve">, </w:t>
      </w:r>
      <w:r w:rsidR="0020434C">
        <w:rPr>
          <w:rFonts w:hint="eastAsia"/>
          <w:lang w:eastAsia="zh-CN"/>
        </w:rPr>
        <w:t>anomalous doppler effect</w:t>
      </w:r>
      <w:r>
        <w:t xml:space="preserve">, </w:t>
      </w:r>
      <w:r w:rsidR="0020434C">
        <w:rPr>
          <w:rFonts w:hint="eastAsia"/>
          <w:lang w:eastAsia="zh-CN"/>
        </w:rPr>
        <w:t>extraordinary wave,</w:t>
      </w:r>
      <w:r w:rsidR="00C31084">
        <w:rPr>
          <w:rFonts w:hint="eastAsia"/>
          <w:lang w:eastAsia="zh-CN"/>
        </w:rPr>
        <w:t xml:space="preserve"> </w:t>
      </w:r>
      <w:r w:rsidR="0020434C">
        <w:rPr>
          <w:rFonts w:hint="eastAsia"/>
          <w:lang w:eastAsia="zh-CN"/>
        </w:rPr>
        <w:t>left-hand polarized wave</w:t>
      </w:r>
    </w:p>
    <w:p w14:paraId="4A6F3541" w14:textId="4A5AA067" w:rsidR="005223F4" w:rsidRDefault="005223F4" w:rsidP="005223F4">
      <w:pPr>
        <w:pStyle w:val="IOPKwd"/>
      </w:pPr>
    </w:p>
    <w:p w14:paraId="275AD190" w14:textId="77777777" w:rsidR="004D2E4E" w:rsidRDefault="004D2E4E" w:rsidP="005223F4">
      <w:pPr>
        <w:pStyle w:val="IOPAbsText"/>
        <w:sectPr w:rsidR="004D2E4E" w:rsidSect="003A5833">
          <w:headerReference w:type="default" r:id="rId11"/>
          <w:footerReference w:type="default" r:id="rId12"/>
          <w:pgSz w:w="11906" w:h="16838"/>
          <w:pgMar w:top="2098" w:right="907" w:bottom="1474" w:left="907" w:header="709" w:footer="709" w:gutter="0"/>
          <w:cols w:space="708"/>
          <w:docGrid w:linePitch="360"/>
        </w:sectPr>
      </w:pPr>
    </w:p>
    <w:p w14:paraId="622637B5" w14:textId="7338A593" w:rsidR="00A40AFB" w:rsidRDefault="0020434C" w:rsidP="0020434C">
      <w:pPr>
        <w:pStyle w:val="IOPH1"/>
        <w:rPr>
          <w:lang w:eastAsia="zh-CN"/>
        </w:rPr>
      </w:pPr>
      <w:r>
        <w:rPr>
          <w:lang w:eastAsia="zh-CN"/>
        </w:rPr>
        <w:t>I. Introduction</w:t>
      </w:r>
    </w:p>
    <w:p w14:paraId="0618F845" w14:textId="2F579134" w:rsidR="0020434C" w:rsidRDefault="0020434C" w:rsidP="0020434C">
      <w:pPr>
        <w:pStyle w:val="IOPText"/>
        <w:rPr>
          <w:noProof/>
        </w:rPr>
      </w:pPr>
      <w:r>
        <w:rPr>
          <w:noProof/>
        </w:rPr>
        <w:t xml:space="preserve">In the beginning of burning plasma device discharge (current ramp up phase), the magnetohydrodynamic (MHD) </w:t>
      </w:r>
      <w:r>
        <w:rPr>
          <w:noProof/>
        </w:rPr>
        <w:t>instabilities and disruption can g</w:t>
      </w:r>
      <w:r w:rsidR="00C31084">
        <w:rPr>
          <w:rFonts w:hint="eastAsia"/>
          <w:noProof/>
          <w:lang w:eastAsia="zh-CN"/>
        </w:rPr>
        <w:t>e</w:t>
      </w:r>
      <w:r>
        <w:rPr>
          <w:noProof/>
        </w:rPr>
        <w:t>nerate quasi-static toroidal electric fields that accelerate electr</w:t>
      </w:r>
      <w:r w:rsidR="00466F9C">
        <w:rPr>
          <w:rFonts w:hint="eastAsia"/>
          <w:noProof/>
          <w:lang w:eastAsia="zh-CN"/>
        </w:rPr>
        <w:t>o</w:t>
      </w:r>
      <w:r>
        <w:rPr>
          <w:noProof/>
        </w:rPr>
        <w:t xml:space="preserve">ns to energies reaching several tens of MeV. This acceleration occurs when the force exerted by the quasi-static electric field surpasses the opposing forces from radiation and collisional drag. These high-energy </w:t>
      </w:r>
      <w:r>
        <w:rPr>
          <w:noProof/>
        </w:rPr>
        <w:lastRenderedPageBreak/>
        <w:t xml:space="preserve">electrons, known as runaway electrons, can inflict severe damage on the tokamak’s interior walls, thereby shortening the device’s operational lifespan. An intriguing possibility is to convert the energy gained by electrons from quasi-static electric fields into rotational energy within the magnetic field. This approach not only suppresses the energy of runaway electrons, </w:t>
      </w:r>
      <w:del w:id="0" w:author="jinlin xie" w:date="2025-01-06T10:50:00Z">
        <w:r w:rsidDel="00D41D9D">
          <w:rPr>
            <w:noProof/>
          </w:rPr>
          <w:delText>reduc</w:delText>
        </w:r>
      </w:del>
      <w:del w:id="1" w:author="jinlin xie" w:date="2025-01-06T10:48:00Z">
        <w:r w:rsidDel="00D41D9D">
          <w:rPr>
            <w:noProof/>
          </w:rPr>
          <w:delText>ing</w:delText>
        </w:r>
      </w:del>
      <w:ins w:id="2" w:author="jinlin xie" w:date="2025-01-06T10:50:00Z">
        <w:r w:rsidR="00D41D9D">
          <w:rPr>
            <w:noProof/>
          </w:rPr>
          <w:t>moderates</w:t>
        </w:r>
      </w:ins>
      <w:r>
        <w:rPr>
          <w:noProof/>
        </w:rPr>
        <w:t xml:space="preserve"> their harmful impact on the device, but also improves discharge performance by </w:t>
      </w:r>
      <w:del w:id="3" w:author="jinlin xie" w:date="2025-01-06T10:50:00Z">
        <w:r w:rsidDel="00D41D9D">
          <w:rPr>
            <w:noProof/>
          </w:rPr>
          <w:delText xml:space="preserve">minimizing </w:delText>
        </w:r>
      </w:del>
      <w:ins w:id="4" w:author="jinlin xie" w:date="2025-01-06T10:50:00Z">
        <w:r w:rsidR="00D41D9D">
          <w:rPr>
            <w:noProof/>
          </w:rPr>
          <w:t xml:space="preserve">reducing </w:t>
        </w:r>
      </w:ins>
      <w:r>
        <w:rPr>
          <w:noProof/>
        </w:rPr>
        <w:t>the consumption of ohmic field energy.</w:t>
      </w:r>
    </w:p>
    <w:p w14:paraId="06F91D87" w14:textId="01337732" w:rsidR="0020434C" w:rsidRDefault="0020434C" w:rsidP="0020434C">
      <w:pPr>
        <w:pStyle w:val="IOPText"/>
        <w:rPr>
          <w:noProof/>
        </w:rPr>
      </w:pPr>
      <w:r>
        <w:rPr>
          <w:noProof/>
        </w:rPr>
        <w:t xml:space="preserve">The transport of parallel energy from electrons into rotational energy primarily occurs through three different mechanisms, including </w:t>
      </w:r>
      <w:del w:id="5" w:author="jinlin xie" w:date="2025-01-06T10:50:00Z">
        <w:r w:rsidDel="00D41D9D">
          <w:rPr>
            <w:noProof/>
          </w:rPr>
          <w:delText xml:space="preserve">(1) </w:delText>
        </w:r>
      </w:del>
      <w:r>
        <w:rPr>
          <w:noProof/>
        </w:rPr>
        <w:t xml:space="preserve">the electron avalanche process </w:t>
      </w:r>
      <w:r w:rsidR="00841803">
        <w:rPr>
          <w:noProof/>
        </w:rPr>
        <w:fldChar w:fldCharType="begin"/>
      </w:r>
      <w:r w:rsidR="00841803">
        <w:rPr>
          <w:noProof/>
        </w:rPr>
        <w:instrText xml:space="preserve"> ADDIN EN.CITE &lt;EndNote&gt;&lt;Cite&gt;&lt;Author&gt;Rosenbluth&lt;/Author&gt;&lt;Year&gt;1997&lt;/Year&gt;&lt;RecNum&gt;2261&lt;/RecNum&gt;&lt;DisplayText&gt;[1]&lt;/DisplayText&gt;&lt;record&gt;&lt;rec-number&gt;2261&lt;/rec-number&gt;&lt;foreign-keys&gt;&lt;key app="EN" db-id="f0atdtsz3wzwebesv0npwr9e520zx0xd0xpe" timestamp="1735732244"&gt;2261&lt;/key&gt;&lt;/foreign-keys&gt;&lt;ref-type name="Journal Article"&gt;17&lt;/ref-type&gt;&lt;contributors&gt;&lt;authors&gt;&lt;author&gt;Rosenbluth, MN&lt;/author&gt;&lt;author&gt;Putvinski, SV&lt;/author&gt;&lt;/authors&gt;&lt;/contributors&gt;&lt;titles&gt;&lt;title&gt;Theory for avalanche of runaway electrons in tokamaks&lt;/title&gt;&lt;secondary-title&gt;Nuclear fusion&lt;/secondary-title&gt;&lt;/titles&gt;&lt;periodical&gt;&lt;full-title&gt;Nuclear Fusion&lt;/full-title&gt;&lt;/periodical&gt;&lt;pages&gt;1355&lt;/pages&gt;&lt;volume&gt;37&lt;/volume&gt;&lt;number&gt;10&lt;/number&gt;&lt;dates&gt;&lt;year&gt;1997&lt;/year&gt;&lt;/dates&gt;&lt;isbn&gt;0029-5515&lt;/isbn&gt;&lt;urls&gt;&lt;/urls&gt;&lt;/record&gt;&lt;/Cite&gt;&lt;/EndNote&gt;</w:instrText>
      </w:r>
      <w:r w:rsidR="00841803">
        <w:rPr>
          <w:noProof/>
        </w:rPr>
        <w:fldChar w:fldCharType="separate"/>
      </w:r>
      <w:r w:rsidR="00841803">
        <w:rPr>
          <w:noProof/>
        </w:rPr>
        <w:t>[</w:t>
      </w:r>
      <w:hyperlink w:anchor="_ENREF_1" w:tooltip="Rosenbluth, 1997 #2261" w:history="1">
        <w:r w:rsidR="0006700C">
          <w:rPr>
            <w:noProof/>
          </w:rPr>
          <w:t>1</w:t>
        </w:r>
      </w:hyperlink>
      <w:r w:rsidR="00841803">
        <w:rPr>
          <w:noProof/>
        </w:rPr>
        <w:t>]</w:t>
      </w:r>
      <w:r w:rsidR="00841803">
        <w:rPr>
          <w:noProof/>
        </w:rPr>
        <w:fldChar w:fldCharType="end"/>
      </w:r>
      <w:r>
        <w:rPr>
          <w:noProof/>
        </w:rPr>
        <w:t xml:space="preserve">, </w:t>
      </w:r>
      <w:del w:id="6" w:author="jinlin xie" w:date="2025-01-06T10:50:00Z">
        <w:r w:rsidDel="00D41D9D">
          <w:rPr>
            <w:noProof/>
          </w:rPr>
          <w:delText>(2)</w:delText>
        </w:r>
      </w:del>
      <w:r>
        <w:rPr>
          <w:noProof/>
        </w:rPr>
        <w:t xml:space="preserve"> collision</w:t>
      </w:r>
      <w:del w:id="7" w:author="jinlin xie" w:date="2025-01-06T10:50:00Z">
        <w:r w:rsidDel="00D41D9D">
          <w:rPr>
            <w:noProof/>
          </w:rPr>
          <w:delText xml:space="preserve"> </w:delText>
        </w:r>
      </w:del>
      <w:r>
        <w:rPr>
          <w:noProof/>
        </w:rPr>
        <w:t>less pitch-angle scattering</w:t>
      </w:r>
      <w:r w:rsidR="00841803">
        <w:rPr>
          <w:noProof/>
        </w:rPr>
        <w:fldChar w:fldCharType="begin"/>
      </w:r>
      <w:r w:rsidR="00841803">
        <w:rPr>
          <w:noProof/>
        </w:rPr>
        <w:instrText xml:space="preserve"> ADDIN EN.CITE &lt;EndNote&gt;&lt;Cite&gt;&lt;Author&gt;Liu&lt;/Author&gt;&lt;Year&gt;2016&lt;/Year&gt;&lt;RecNum&gt;2257&lt;/RecNum&gt;&lt;DisplayText&gt;[2]&lt;/DisplayText&gt;&lt;record&gt;&lt;rec-number&gt;2257&lt;/rec-number&gt;&lt;foreign-keys&gt;&lt;key app="EN" db-id="f0atdtsz3wzwebesv0npwr9e520zx0xd0xpe" timestamp="1735731970"&gt;2257&lt;/key&gt;&lt;/foreign-keys&gt;&lt;ref-type name="Journal Article"&gt;17&lt;/ref-type&gt;&lt;contributors&gt;&lt;authors&gt;&lt;author&gt;Liu, Jian&lt;/author&gt;&lt;author&gt;Wang, Yulei&lt;/author&gt;&lt;author&gt;Qin, Hong&lt;/author&gt;&lt;/authors&gt;&lt;/contributors&gt;&lt;titles&gt;&lt;title&gt;Collisionless pitch-angle scattering of runaway electrons&lt;/title&gt;&lt;secondary-title&gt;Nuclear Fusion&lt;/secondary-title&gt;&lt;/titles&gt;&lt;periodical&gt;&lt;full-title&gt;Nuclear Fusion&lt;/full-title&gt;&lt;/periodical&gt;&lt;pages&gt;064002&lt;/pages&gt;&lt;volume&gt;56&lt;/volume&gt;&lt;number&gt;6&lt;/number&gt;&lt;dates&gt;&lt;year&gt;2016&lt;/year&gt;&lt;/dates&gt;&lt;isbn&gt;0029-5515&lt;/isbn&gt;&lt;urls&gt;&lt;/urls&gt;&lt;/record&gt;&lt;/Cite&gt;&lt;/EndNote&gt;</w:instrText>
      </w:r>
      <w:r w:rsidR="00841803">
        <w:rPr>
          <w:noProof/>
        </w:rPr>
        <w:fldChar w:fldCharType="separate"/>
      </w:r>
      <w:r w:rsidR="00841803">
        <w:rPr>
          <w:noProof/>
        </w:rPr>
        <w:t>[</w:t>
      </w:r>
      <w:hyperlink w:anchor="_ENREF_2" w:tooltip="Liu, 2016 #2257" w:history="1">
        <w:r w:rsidR="0006700C">
          <w:rPr>
            <w:noProof/>
          </w:rPr>
          <w:t>2</w:t>
        </w:r>
      </w:hyperlink>
      <w:r w:rsidR="00841803">
        <w:rPr>
          <w:noProof/>
        </w:rPr>
        <w:t>]</w:t>
      </w:r>
      <w:r w:rsidR="00841803">
        <w:rPr>
          <w:noProof/>
        </w:rPr>
        <w:fldChar w:fldCharType="end"/>
      </w:r>
      <w:del w:id="8" w:author="jinlin xie" w:date="2025-01-06T10:51:00Z">
        <w:r w:rsidDel="00D41D9D">
          <w:rPr>
            <w:noProof/>
          </w:rPr>
          <w:delText>,</w:delText>
        </w:r>
      </w:del>
      <w:r>
        <w:rPr>
          <w:noProof/>
        </w:rPr>
        <w:t xml:space="preserve"> and </w:t>
      </w:r>
      <w:del w:id="9" w:author="jinlin xie" w:date="2025-01-06T10:51:00Z">
        <w:r w:rsidDel="00D41D9D">
          <w:rPr>
            <w:noProof/>
          </w:rPr>
          <w:delText xml:space="preserve">(3) </w:delText>
        </w:r>
      </w:del>
      <w:r>
        <w:rPr>
          <w:noProof/>
        </w:rPr>
        <w:t>the Anomalous Doppler Effect</w:t>
      </w:r>
      <w:r w:rsidR="008A4CE3">
        <w:rPr>
          <w:rFonts w:hint="eastAsia"/>
          <w:noProof/>
          <w:lang w:eastAsia="zh-CN"/>
        </w:rPr>
        <w:t xml:space="preserve"> [ADE]</w:t>
      </w:r>
      <w:r>
        <w:rPr>
          <w:noProof/>
        </w:rPr>
        <w:t xml:space="preserve"> </w:t>
      </w:r>
      <w:r w:rsidR="00841803">
        <w:rPr>
          <w:noProof/>
        </w:rPr>
        <w:fldChar w:fldCharType="begin"/>
      </w:r>
      <w:r w:rsidR="00841803">
        <w:rPr>
          <w:noProof/>
        </w:rPr>
        <w:instrText xml:space="preserve"> ADDIN EN.CITE &lt;EndNote&gt;&lt;Cite&gt;&lt;Author&gt;Ginzburg&lt;/Author&gt;&lt;Year&gt;1960&lt;/Year&gt;&lt;RecNum&gt;2249&lt;/RecNum&gt;&lt;DisplayText&gt;[3]&lt;/DisplayText&gt;&lt;record&gt;&lt;rec-number&gt;2249&lt;/rec-number&gt;&lt;foreign-keys&gt;&lt;key app="EN" db-id="f0atdtsz3wzwebesv0npwr9e520zx0xd0xpe" timestamp="1735729187"&gt;2249&lt;/key&gt;&lt;/foreign-keys&gt;&lt;ref-type name="Journal Article"&gt;17&lt;/ref-type&gt;&lt;contributors&gt;&lt;authors&gt;&lt;author&gt;Ginzburg, Vitalii L&lt;/author&gt;&lt;/authors&gt;&lt;/contributors&gt;&lt;titles&gt;&lt;title&gt;Certain theoretical aspects of radiation due to superluminal motion in a medium&lt;/title&gt;&lt;secondary-title&gt;Soviet Physics Uspekhi&lt;/secondary-title&gt;&lt;/titles&gt;&lt;periodical&gt;&lt;full-title&gt;Soviet Physics Uspekhi&lt;/full-title&gt;&lt;/periodical&gt;&lt;pages&gt;874&lt;/pages&gt;&lt;volume&gt;2&lt;/volume&gt;&lt;number&gt;6&lt;/number&gt;&lt;dates&gt;&lt;year&gt;1960&lt;/year&gt;&lt;/dates&gt;&lt;isbn&gt;0038-5670&lt;/isbn&gt;&lt;urls&gt;&lt;/urls&gt;&lt;/record&gt;&lt;/Cite&gt;&lt;/EndNote&gt;</w:instrText>
      </w:r>
      <w:r w:rsidR="00841803">
        <w:rPr>
          <w:noProof/>
        </w:rPr>
        <w:fldChar w:fldCharType="separate"/>
      </w:r>
      <w:r w:rsidR="00841803">
        <w:rPr>
          <w:noProof/>
        </w:rPr>
        <w:t>[</w:t>
      </w:r>
      <w:hyperlink w:anchor="_ENREF_3" w:tooltip="Ginzburg, 1960 #2249" w:history="1">
        <w:r w:rsidR="0006700C">
          <w:rPr>
            <w:noProof/>
          </w:rPr>
          <w:t>3</w:t>
        </w:r>
      </w:hyperlink>
      <w:r w:rsidR="00841803">
        <w:rPr>
          <w:noProof/>
        </w:rPr>
        <w:t>]</w:t>
      </w:r>
      <w:r w:rsidR="00841803">
        <w:rPr>
          <w:noProof/>
        </w:rPr>
        <w:fldChar w:fldCharType="end"/>
      </w:r>
      <w:r>
        <w:rPr>
          <w:noProof/>
        </w:rPr>
        <w:t xml:space="preserve">. Current strategies to suppress runaway electrons, such as gas injection </w:t>
      </w:r>
      <w:r w:rsidR="00841803">
        <w:rPr>
          <w:noProof/>
        </w:rPr>
        <w:fldChar w:fldCharType="begin"/>
      </w:r>
      <w:r w:rsidR="00841803">
        <w:rPr>
          <w:noProof/>
        </w:rPr>
        <w:instrText xml:space="preserve"> ADDIN EN.CITE &lt;EndNote&gt;&lt;Cite&gt;&lt;Author&gt;Wei&lt;/Author&gt;&lt;Year&gt;2019&lt;/Year&gt;&lt;RecNum&gt;2269&lt;/RecNum&gt;&lt;DisplayText&gt;[4]&lt;/DisplayText&gt;&lt;record&gt;&lt;rec-number&gt;2269&lt;/rec-number&gt;&lt;foreign-keys&gt;&lt;key app="EN" db-id="f0atdtsz3wzwebesv0npwr9e520zx0xd0xpe" timestamp="1735732924"&gt;2269&lt;/key&gt;&lt;/foreign-keys&gt;&lt;ref-type name="Journal Article"&gt;17&lt;/ref-type&gt;&lt;contributors&gt;&lt;authors&gt;&lt;author&gt;Wei, YN&lt;/author&gt;&lt;author&gt;Yan, W&lt;/author&gt;&lt;author&gt;Chen, ZY&lt;/author&gt;&lt;author&gt;Tong, RH&lt;/author&gt;&lt;author&gt;Jiang, ZH&lt;/author&gt;&lt;author&gt;Yang, ZJ&lt;/author&gt;&lt;author&gt;J-TEXT team&lt;/author&gt;&lt;/authors&gt;&lt;/contributors&gt;&lt;titles&gt;&lt;title&gt;Runaway current suppression by secondary massive gas injection during the disruption mitigation phase on J-TEXT&lt;/title&gt;&lt;secondary-title&gt;Plasma Physics and Controlled Fusion&lt;/secondary-title&gt;&lt;/titles&gt;&lt;periodical&gt;&lt;full-title&gt;Plasma Physics and Controlled Fusion&lt;/full-title&gt;&lt;/periodical&gt;&lt;pages&gt;084003&lt;/pages&gt;&lt;volume&gt;61&lt;/volume&gt;&lt;number&gt;8&lt;/number&gt;&lt;dates&gt;&lt;year&gt;2019&lt;/year&gt;&lt;/dates&gt;&lt;isbn&gt;0741-3335&lt;/isbn&gt;&lt;urls&gt;&lt;/urls&gt;&lt;/record&gt;&lt;/Cite&gt;&lt;/EndNote&gt;</w:instrText>
      </w:r>
      <w:r w:rsidR="00841803">
        <w:rPr>
          <w:noProof/>
        </w:rPr>
        <w:fldChar w:fldCharType="separate"/>
      </w:r>
      <w:r w:rsidR="00841803">
        <w:rPr>
          <w:noProof/>
        </w:rPr>
        <w:t>[</w:t>
      </w:r>
      <w:hyperlink w:anchor="_ENREF_4" w:tooltip="Wei, 2019 #2269" w:history="1">
        <w:r w:rsidR="0006700C">
          <w:rPr>
            <w:noProof/>
          </w:rPr>
          <w:t>4</w:t>
        </w:r>
      </w:hyperlink>
      <w:r w:rsidR="00841803">
        <w:rPr>
          <w:noProof/>
        </w:rPr>
        <w:t>]</w:t>
      </w:r>
      <w:r w:rsidR="00841803">
        <w:rPr>
          <w:noProof/>
        </w:rPr>
        <w:fldChar w:fldCharType="end"/>
      </w:r>
      <w:r>
        <w:rPr>
          <w:noProof/>
        </w:rPr>
        <w:t xml:space="preserve"> and the enhancement of magnetic </w:t>
      </w:r>
      <w:del w:id="10" w:author="jinlin xie" w:date="2025-01-06T10:54:00Z">
        <w:r w:rsidDel="00D41D9D">
          <w:rPr>
            <w:noProof/>
          </w:rPr>
          <w:delText xml:space="preserve">perturbations </w:delText>
        </w:r>
      </w:del>
      <w:ins w:id="11" w:author="jinlin xie" w:date="2025-01-06T10:54:00Z">
        <w:r w:rsidR="00D41D9D">
          <w:rPr>
            <w:noProof/>
          </w:rPr>
          <w:t>turbulences</w:t>
        </w:r>
      </w:ins>
      <w:r w:rsidR="00841803">
        <w:rPr>
          <w:noProof/>
        </w:rPr>
        <w:fldChar w:fldCharType="begin"/>
      </w:r>
      <w:r w:rsidR="00841803">
        <w:rPr>
          <w:noProof/>
        </w:rPr>
        <w:instrText xml:space="preserve"> ADDIN EN.CITE &lt;EndNote&gt;&lt;Cite&gt;&lt;Author&gt;Zeng&lt;/Author&gt;&lt;Year&gt;2013&lt;/Year&gt;&lt;RecNum&gt;1485&lt;/RecNum&gt;&lt;DisplayText&gt;[5]&lt;/DisplayText&gt;&lt;record&gt;&lt;rec-number&gt;1485&lt;/rec-number&gt;&lt;foreign-keys&gt;&lt;key app="EN" db-id="f0atdtsz3wzwebesv0npwr9e520zx0xd0xpe" timestamp="1652549514"&gt;1485&lt;/key&gt;&lt;/foreign-keys&gt;&lt;ref-type name="Journal Article"&gt;17&lt;/ref-type&gt;&lt;contributors&gt;&lt;authors&gt;&lt;author&gt;L Zeng&lt;/author&gt;&lt;/authors&gt;&lt;/contributors&gt;&lt;titles&gt;&lt;title&gt;Experimental observation of a magnetic-turbulence threshold for runaway-electron generation in the TEXTOR tokamak&lt;/title&gt;&lt;secondary-title&gt;PHYSICAL REVIEW LETTERS&lt;/secondary-title&gt;&lt;/titles&gt;&lt;periodical&gt;&lt;full-title&gt;Physical Review Letters&lt;/full-title&gt;&lt;/periodical&gt;&lt;volume&gt;110&lt;/volume&gt;&lt;dates&gt;&lt;year&gt;2013&lt;/year&gt;&lt;/dates&gt;&lt;urls&gt;&lt;/urls&gt;&lt;/record&gt;&lt;/Cite&gt;&lt;/EndNote&gt;</w:instrText>
      </w:r>
      <w:r w:rsidR="00841803">
        <w:rPr>
          <w:noProof/>
        </w:rPr>
        <w:fldChar w:fldCharType="separate"/>
      </w:r>
      <w:r w:rsidR="00841803">
        <w:rPr>
          <w:noProof/>
        </w:rPr>
        <w:t>[</w:t>
      </w:r>
      <w:hyperlink w:anchor="_ENREF_5" w:tooltip="Zeng, 2013 #1485" w:history="1">
        <w:r w:rsidR="0006700C">
          <w:rPr>
            <w:noProof/>
          </w:rPr>
          <w:t>5</w:t>
        </w:r>
      </w:hyperlink>
      <w:r w:rsidR="00841803">
        <w:rPr>
          <w:noProof/>
        </w:rPr>
        <w:t>]</w:t>
      </w:r>
      <w:r w:rsidR="00841803">
        <w:rPr>
          <w:noProof/>
        </w:rPr>
        <w:fldChar w:fldCharType="end"/>
      </w:r>
      <w:r>
        <w:rPr>
          <w:noProof/>
        </w:rPr>
        <w:t xml:space="preserve">, often have unintended side effects and </w:t>
      </w:r>
      <w:del w:id="12" w:author="jinlin xie" w:date="2025-01-06T10:56:00Z">
        <w:r w:rsidDel="00D41D9D">
          <w:rPr>
            <w:noProof/>
          </w:rPr>
          <w:delText xml:space="preserve">disrupt </w:delText>
        </w:r>
      </w:del>
      <w:ins w:id="13" w:author="jinlin xie" w:date="2025-01-06T10:56:00Z">
        <w:r w:rsidR="00D41D9D">
          <w:rPr>
            <w:noProof/>
          </w:rPr>
          <w:t xml:space="preserve">interrupt </w:t>
        </w:r>
      </w:ins>
      <w:r>
        <w:rPr>
          <w:noProof/>
        </w:rPr>
        <w:t>the discharge</w:t>
      </w:r>
      <w:del w:id="14" w:author="jinlin xie" w:date="2025-01-06T10:56:00Z">
        <w:r w:rsidDel="00D41D9D">
          <w:rPr>
            <w:noProof/>
          </w:rPr>
          <w:delText xml:space="preserve"> environment</w:delText>
        </w:r>
      </w:del>
      <w:r>
        <w:rPr>
          <w:noProof/>
        </w:rPr>
        <w:t xml:space="preserve">. In contrast, the </w:t>
      </w:r>
      <w:del w:id="15" w:author="jinlin xie" w:date="2025-01-06T11:04:00Z">
        <w:r w:rsidDel="003C5F3D">
          <w:rPr>
            <w:noProof/>
          </w:rPr>
          <w:delText>Anomalous Doppler Effect</w:delText>
        </w:r>
      </w:del>
      <w:ins w:id="16" w:author="jinlin xie" w:date="2025-01-06T11:04:00Z">
        <w:r w:rsidR="003C5F3D">
          <w:rPr>
            <w:noProof/>
          </w:rPr>
          <w:t xml:space="preserve">ADE </w:t>
        </w:r>
      </w:ins>
      <w:ins w:id="17" w:author="jinlin xie" w:date="2025-01-06T11:05:00Z">
        <w:r w:rsidR="003C5F3D">
          <w:rPr>
            <w:noProof/>
          </w:rPr>
          <w:t xml:space="preserve">mechanism </w:t>
        </w:r>
      </w:ins>
      <w:del w:id="18" w:author="jinlin xie" w:date="2025-01-06T11:05:00Z">
        <w:r w:rsidDel="003C5F3D">
          <w:rPr>
            <w:noProof/>
          </w:rPr>
          <w:delText xml:space="preserve"> </w:delText>
        </w:r>
      </w:del>
      <w:r>
        <w:rPr>
          <w:noProof/>
        </w:rPr>
        <w:t>provides a</w:t>
      </w:r>
      <w:ins w:id="19" w:author="jinlin xie" w:date="2025-01-06T11:05:00Z">
        <w:r w:rsidR="003C5F3D">
          <w:rPr>
            <w:noProof/>
          </w:rPr>
          <w:t>n</w:t>
        </w:r>
      </w:ins>
      <w:r>
        <w:rPr>
          <w:noProof/>
        </w:rPr>
        <w:t xml:space="preserve"> </w:t>
      </w:r>
      <w:del w:id="20" w:author="jinlin xie" w:date="2025-01-06T11:04:00Z">
        <w:r w:rsidDel="003C5F3D">
          <w:rPr>
            <w:noProof/>
          </w:rPr>
          <w:delText xml:space="preserve">cleaner </w:delText>
        </w:r>
      </w:del>
      <w:ins w:id="21" w:author="jinlin xie" w:date="2025-01-06T11:04:00Z">
        <w:r w:rsidR="003C5F3D">
          <w:rPr>
            <w:noProof/>
          </w:rPr>
          <w:t>attractive</w:t>
        </w:r>
      </w:ins>
      <w:ins w:id="22" w:author="jinlin xie" w:date="2025-01-06T11:05:00Z">
        <w:r w:rsidR="003C5F3D">
          <w:rPr>
            <w:noProof/>
          </w:rPr>
          <w:t xml:space="preserve"> approach</w:t>
        </w:r>
      </w:ins>
      <w:del w:id="23" w:author="jinlin xie" w:date="2025-01-06T11:05:00Z">
        <w:r w:rsidDel="003C5F3D">
          <w:rPr>
            <w:noProof/>
          </w:rPr>
          <w:delText>mechanism, making it a particularly attractive avenue for further investigation</w:delText>
        </w:r>
      </w:del>
      <w:r>
        <w:rPr>
          <w:noProof/>
        </w:rPr>
        <w:t>.</w:t>
      </w:r>
    </w:p>
    <w:p w14:paraId="1DEE68D6" w14:textId="1B877981" w:rsidR="0020434C" w:rsidRDefault="0020434C" w:rsidP="0020434C">
      <w:pPr>
        <w:pStyle w:val="IOPText"/>
        <w:rPr>
          <w:noProof/>
        </w:rPr>
      </w:pPr>
      <w:r>
        <w:rPr>
          <w:noProof/>
        </w:rPr>
        <w:t>When electron move</w:t>
      </w:r>
      <w:r w:rsidR="000A4405">
        <w:rPr>
          <w:noProof/>
        </w:rPr>
        <w:t>s</w:t>
      </w:r>
      <w:r>
        <w:rPr>
          <w:noProof/>
        </w:rPr>
        <w:t xml:space="preserve"> in static magnetic fields and interact with external electromagnetic waves (EMW) of frequency ω and wave vector k</w:t>
      </w:r>
      <w:r>
        <w:rPr>
          <w:rFonts w:ascii="Segoe UI Symbol" w:hAnsi="Segoe UI Symbol" w:cs="Segoe UI Symbol"/>
          <w:noProof/>
        </w:rPr>
        <w:t>⃗</w:t>
      </w:r>
      <w:r>
        <w:rPr>
          <w:noProof/>
        </w:rPr>
        <w:t xml:space="preserve">, they undergo a scattering phenomenon </w:t>
      </w:r>
      <w:r w:rsidRPr="00163814">
        <w:rPr>
          <w:noProof/>
        </w:rPr>
        <w:t xml:space="preserve">under the resonant condition </w:t>
      </w:r>
      <w:r w:rsidRPr="00163814">
        <w:rPr>
          <w:rFonts w:cs="Times New Roman"/>
          <w:noProof/>
        </w:rPr>
        <w:t>ω</w:t>
      </w:r>
      <w:r w:rsidRPr="00163814">
        <w:rPr>
          <w:noProof/>
        </w:rPr>
        <w:t>-</w:t>
      </w:r>
      <m:oMath>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k</m:t>
            </m:r>
            <m:ctrlPr>
              <w:rPr>
                <w:rFonts w:ascii="Cambria Math" w:hAnsi="Cambria Math"/>
                <w:i/>
                <w:noProof/>
              </w:rPr>
            </m:ctrlPr>
          </m:e>
        </m:acc>
        <m:r>
          <w:rPr>
            <w:rFonts w:ascii="Cambria Math" w:hAnsi="Cambria Math" w:cs="Segoe UI Symbol"/>
            <w:noProof/>
          </w:rPr>
          <m:t>⋅</m:t>
        </m:r>
        <m:r>
          <w:rPr>
            <w:rFonts w:ascii="Cambria Math" w:hAnsi="Cambria Math"/>
            <w:noProof/>
          </w:rPr>
          <m:t xml:space="preserve"> </m:t>
        </m:r>
        <m:acc>
          <m:accPr>
            <m:chr m:val="⃗"/>
            <m:ctrlPr>
              <w:rPr>
                <w:rFonts w:ascii="Cambria Math" w:hAnsi="Cambria Math" w:cs="Segoe UI Symbol"/>
                <w:i/>
                <w:noProof/>
              </w:rPr>
            </m:ctrlPr>
          </m:accPr>
          <m:e>
            <m:r>
              <w:rPr>
                <w:rFonts w:ascii="Cambria Math" w:hAnsi="Cambria Math"/>
                <w:noProof/>
              </w:rPr>
              <m:t>v</m:t>
            </m:r>
            <m:ctrlPr>
              <w:rPr>
                <w:rFonts w:ascii="Cambria Math" w:hAnsi="Cambria Math"/>
                <w:i/>
                <w:noProof/>
              </w:rPr>
            </m:ctrlPr>
          </m:e>
        </m:acc>
      </m:oMath>
      <w:r w:rsidRPr="00163814">
        <w:rPr>
          <w:noProof/>
        </w:rPr>
        <w:t>=m</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008A4CE3" w:rsidRPr="00163814">
        <w:rPr>
          <w:rFonts w:hint="eastAsia"/>
          <w:noProof/>
          <w:lang w:eastAsia="zh-CN"/>
        </w:rPr>
        <w:t xml:space="preserve"> </w:t>
      </w:r>
      <w:r w:rsidRPr="00163814">
        <w:rPr>
          <w:noProof/>
        </w:rPr>
        <w:t xml:space="preserve">, where </w:t>
      </w:r>
      <w:r w:rsidR="00502A8C" w:rsidRPr="00163814">
        <w:rPr>
          <w:rFonts w:hint="eastAsia"/>
          <w:noProof/>
          <w:lang w:eastAsia="zh-CN"/>
        </w:rPr>
        <w:t xml:space="preserve">m is integral number and </w:t>
      </w:r>
      <w:r w:rsidRPr="00163814">
        <w:rPr>
          <w:noProof/>
        </w:rPr>
        <w:t>m&lt;0</w:t>
      </w:r>
      <w:r w:rsidR="00502A8C" w:rsidRPr="00163814">
        <w:rPr>
          <w:rFonts w:hint="eastAsia"/>
          <w:noProof/>
          <w:lang w:eastAsia="zh-CN"/>
        </w:rPr>
        <w:t>,</w:t>
      </w:r>
      <w:r w:rsidR="00502A8C" w:rsidRPr="00163814">
        <w:rPr>
          <w:rFonts w:ascii="Cambria Math" w:hAnsi="Cambria Math"/>
          <w:i/>
          <w:noProof/>
        </w:rPr>
        <w:t xml:space="preserve">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oMath>
      <w:r w:rsidRPr="00163814">
        <w:rPr>
          <w:noProof/>
        </w:rPr>
        <w:t xml:space="preserve"> </w:t>
      </w:r>
      <w:r w:rsidR="00502A8C" w:rsidRPr="00163814">
        <w:rPr>
          <w:rFonts w:hint="eastAsia"/>
          <w:noProof/>
          <w:lang w:eastAsia="zh-CN"/>
        </w:rPr>
        <w:t xml:space="preserve">refers to electron cycltron frequency and </w:t>
      </w:r>
      <m:oMath>
        <m:sSub>
          <m:sSubPr>
            <m:ctrlPr>
              <w:rPr>
                <w:rFonts w:ascii="Cambria Math" w:hAnsi="Cambria Math"/>
                <w:i/>
                <w:noProof/>
              </w:rPr>
            </m:ctrlPr>
          </m:sSubPr>
          <m:e>
            <m:r>
              <w:rPr>
                <w:rFonts w:ascii="Cambria Math" w:hAnsi="Cambria Math" w:cs="Times New Roman"/>
                <w:noProof/>
              </w:rPr>
              <m:t>ω</m:t>
            </m:r>
            <m:ctrlPr>
              <w:rPr>
                <w:rFonts w:ascii="Cambria Math" w:hAnsi="Cambria Math" w:cs="Times New Roman"/>
                <w:i/>
                <w:noProof/>
              </w:rPr>
            </m:ctrlPr>
          </m:e>
          <m:sub>
            <m:r>
              <w:rPr>
                <w:rFonts w:ascii="Cambria Math" w:hAnsi="Cambria Math"/>
                <w:noProof/>
              </w:rPr>
              <m:t>ce</m:t>
            </m:r>
          </m:sub>
        </m:sSub>
        <m:r>
          <w:rPr>
            <w:rFonts w:ascii="Cambria Math" w:hAnsi="Cambria Math"/>
            <w:noProof/>
          </w:rPr>
          <m:t>&gt;</m:t>
        </m:r>
      </m:oMath>
      <w:r w:rsidRPr="00163814">
        <w:rPr>
          <w:noProof/>
        </w:rPr>
        <w:t>0</w:t>
      </w:r>
      <w:r w:rsidR="000A4405" w:rsidRPr="00163814">
        <w:rPr>
          <w:noProof/>
        </w:rPr>
        <w:t xml:space="preserve">, </w:t>
      </w:r>
      <m:oMath>
        <m:acc>
          <m:accPr>
            <m:chr m:val="⃗"/>
            <m:ctrlPr>
              <w:rPr>
                <w:rFonts w:ascii="Cambria Math" w:hAnsi="Cambria Math"/>
                <w:i/>
                <w:noProof/>
              </w:rPr>
            </m:ctrlPr>
          </m:accPr>
          <m:e>
            <m:r>
              <w:rPr>
                <w:rFonts w:ascii="Cambria Math" w:hAnsi="Cambria Math"/>
                <w:noProof/>
              </w:rPr>
              <m:t>v</m:t>
            </m:r>
          </m:e>
        </m:acc>
      </m:oMath>
      <w:r w:rsidR="000A4405" w:rsidRPr="00163814">
        <w:rPr>
          <w:noProof/>
        </w:rPr>
        <w:t xml:space="preserve"> refers to the electron velocity</w:t>
      </w:r>
      <w:r w:rsidRPr="00163814">
        <w:rPr>
          <w:noProof/>
        </w:rPr>
        <w:t>.</w:t>
      </w:r>
      <w:r w:rsidR="00502A8C">
        <w:rPr>
          <w:rFonts w:hint="eastAsia"/>
          <w:noProof/>
          <w:lang w:eastAsia="zh-CN"/>
        </w:rPr>
        <w:t xml:space="preserve"> </w:t>
      </w:r>
      <w:r>
        <w:rPr>
          <w:noProof/>
        </w:rPr>
        <w:t>This scattering results in the transfer of momentum from parallel motion to rotational motion</w:t>
      </w:r>
      <w:del w:id="24" w:author="jinlin xie" w:date="2025-01-06T11:13:00Z">
        <w:r w:rsidDel="003C5F3D">
          <w:rPr>
            <w:noProof/>
          </w:rPr>
          <w:delText>,</w:delText>
        </w:r>
      </w:del>
      <w:ins w:id="25" w:author="jinlin xie" w:date="2025-01-06T11:13:00Z">
        <w:r w:rsidR="003C5F3D">
          <w:rPr>
            <w:noProof/>
          </w:rPr>
          <w:t xml:space="preserve">. </w:t>
        </w:r>
        <w:r w:rsidR="00E16F01">
          <w:rPr>
            <w:rFonts w:hint="eastAsia"/>
            <w:noProof/>
            <w:lang w:eastAsia="zh-CN"/>
          </w:rPr>
          <w:t>This</w:t>
        </w:r>
      </w:ins>
      <w:del w:id="26" w:author="jinlin xie" w:date="2025-01-06T11:13:00Z">
        <w:r w:rsidDel="00E16F01">
          <w:rPr>
            <w:noProof/>
          </w:rPr>
          <w:delText xml:space="preserve"> a</w:delText>
        </w:r>
      </w:del>
      <w:r>
        <w:rPr>
          <w:noProof/>
        </w:rPr>
        <w:t xml:space="preserve"> phenomenon</w:t>
      </w:r>
      <w:ins w:id="27" w:author="jinlin xie" w:date="2025-01-06T11:13:00Z">
        <w:r w:rsidR="00E16F01">
          <w:rPr>
            <w:noProof/>
          </w:rPr>
          <w:t>,</w:t>
        </w:r>
      </w:ins>
      <w:r>
        <w:rPr>
          <w:noProof/>
        </w:rPr>
        <w:t xml:space="preserve"> known as the Anomalous Doppler Effect</w:t>
      </w:r>
      <w:ins w:id="28" w:author="jinlin xie" w:date="2025-01-06T11:13:00Z">
        <w:r w:rsidR="00E16F01">
          <w:rPr>
            <w:noProof/>
          </w:rPr>
          <w:t>,</w:t>
        </w:r>
      </w:ins>
      <w:del w:id="29" w:author="jinlin xie" w:date="2025-01-06T11:13:00Z">
        <w:r w:rsidDel="00E16F01">
          <w:rPr>
            <w:noProof/>
          </w:rPr>
          <w:delText>. The Anomalous Doppler Effect</w:delText>
        </w:r>
      </w:del>
      <w:r>
        <w:rPr>
          <w:noProof/>
        </w:rPr>
        <w:t xml:space="preserve"> was first thoroughly described in the seminal works of Ginzburg and Frank</w:t>
      </w:r>
      <w:r w:rsidR="00D122AD">
        <w:rPr>
          <w:rFonts w:hint="eastAsia"/>
          <w:noProof/>
          <w:lang w:eastAsia="zh-CN"/>
        </w:rPr>
        <w:t xml:space="preserve"> </w: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 </w:instrText>
      </w:r>
      <w:r w:rsidR="00841803">
        <w:rPr>
          <w:noProof/>
        </w:rPr>
        <w:fldChar w:fldCharType="begin">
          <w:fldData xml:space="preserve">PEVuZE5vdGU+PENpdGU+PEF1dGhvcj5HaW56YnVyZzwvQXV0aG9yPjxZZWFyPjE5NjA8L1llYXI+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=
</w:fldData>
        </w:fldChar>
      </w:r>
      <w:r w:rsidR="00841803">
        <w:rPr>
          <w:noProof/>
        </w:rPr>
        <w:instrText xml:space="preserve"> ADDIN EN.CITE.DATA </w:instrText>
      </w:r>
      <w:r w:rsidR="00841803">
        <w:rPr>
          <w:noProof/>
        </w:rPr>
      </w:r>
      <w:r w:rsidR="00841803">
        <w:rPr>
          <w:noProof/>
        </w:rPr>
        <w:fldChar w:fldCharType="end"/>
      </w:r>
      <w:r w:rsidR="00841803">
        <w:rPr>
          <w:noProof/>
        </w:rPr>
      </w:r>
      <w:r w:rsidR="00841803">
        <w:rPr>
          <w:noProof/>
        </w:rPr>
        <w:fldChar w:fldCharType="separate"/>
      </w:r>
      <w:r w:rsidR="00841803">
        <w:rPr>
          <w:noProof/>
        </w:rPr>
        <w:t>[</w:t>
      </w:r>
      <w:hyperlink w:anchor="_ENREF_3" w:tooltip="Ginzburg, 1960 #2249" w:history="1">
        <w:r w:rsidR="0006700C">
          <w:rPr>
            <w:noProof/>
          </w:rPr>
          <w:t>3</w:t>
        </w:r>
      </w:hyperlink>
      <w:r w:rsidR="00841803">
        <w:rPr>
          <w:noProof/>
        </w:rPr>
        <w:t xml:space="preserve">, </w:t>
      </w:r>
      <w:hyperlink w:anchor="_ENREF_6" w:tooltip="Nezlin, 1976 #2260" w:history="1">
        <w:r w:rsidR="0006700C">
          <w:rPr>
            <w:noProof/>
          </w:rPr>
          <w:t>6</w:t>
        </w:r>
      </w:hyperlink>
      <w:r w:rsidR="00841803">
        <w:rPr>
          <w:noProof/>
        </w:rPr>
        <w:t xml:space="preserve">, </w:t>
      </w:r>
      <w:hyperlink w:anchor="_ENREF_7" w:tooltip="Frank, 1960 #2245" w:history="1">
        <w:r w:rsidR="0006700C">
          <w:rPr>
            <w:noProof/>
          </w:rPr>
          <w:t>7</w:t>
        </w:r>
      </w:hyperlink>
      <w:r w:rsidR="00841803">
        <w:rPr>
          <w:noProof/>
        </w:rPr>
        <w:t>]</w:t>
      </w:r>
      <w:r w:rsidR="00841803">
        <w:rPr>
          <w:noProof/>
        </w:rPr>
        <w:fldChar w:fldCharType="end"/>
      </w:r>
      <w:r>
        <w:rPr>
          <w:noProof/>
        </w:rPr>
        <w:t>.</w:t>
      </w:r>
    </w:p>
    <w:p w14:paraId="5E389456" w14:textId="3EF1B23E" w:rsidR="0020434C" w:rsidDel="00E16F01" w:rsidRDefault="0020434C" w:rsidP="00F31231">
      <w:pPr>
        <w:pStyle w:val="IOPText"/>
        <w:rPr>
          <w:del w:id="30" w:author="jinlin xie" w:date="2025-01-06T11:18:00Z"/>
          <w:noProof/>
        </w:rPr>
      </w:pPr>
      <w:r>
        <w:rPr>
          <w:noProof/>
        </w:rPr>
        <w:t xml:space="preserve">Recently, the </w:t>
      </w:r>
      <w:del w:id="31" w:author="jinlin xie" w:date="2025-01-06T11:13:00Z">
        <w:r w:rsidDel="00E16F01">
          <w:rPr>
            <w:noProof/>
          </w:rPr>
          <w:delText>Anomalous Doppler Effect</w:delText>
        </w:r>
      </w:del>
      <w:ins w:id="32" w:author="jinlin xie" w:date="2025-01-06T11:13:00Z">
        <w:r w:rsidR="00E16F01">
          <w:rPr>
            <w:noProof/>
          </w:rPr>
          <w:t xml:space="preserve">ADE </w:t>
        </w:r>
      </w:ins>
      <w:del w:id="33" w:author="jinlin xie" w:date="2025-01-06T11:14:00Z">
        <w:r w:rsidDel="00E16F01">
          <w:rPr>
            <w:noProof/>
          </w:rPr>
          <w:delText xml:space="preserve"> </w:delText>
        </w:r>
      </w:del>
      <w:r>
        <w:rPr>
          <w:noProof/>
        </w:rPr>
        <w:t>has garnered increasing attention in fields such as space radiation</w:t>
      </w:r>
      <w:del w:id="34" w:author="jinlin xie" w:date="2025-01-06T11:15:00Z">
        <w:r w:rsidR="00D122AD" w:rsidDel="00E16F01">
          <w:rPr>
            <w:rFonts w:hint="eastAsia"/>
            <w:noProof/>
            <w:lang w:eastAsia="zh-CN"/>
          </w:rPr>
          <w:delText xml:space="preserve"> </w:delText>
        </w:r>
      </w:del>
      <w:r w:rsidR="00D122AD">
        <w:rPr>
          <w:noProof/>
        </w:rPr>
        <w:fldChar w:fldCharType="begin"/>
      </w:r>
      <w:r w:rsidR="00D122AD">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D122AD">
        <w:rPr>
          <w:noProof/>
        </w:rPr>
        <w:fldChar w:fldCharType="separate"/>
      </w:r>
      <w:r w:rsidR="00D122AD">
        <w:rPr>
          <w:noProof/>
        </w:rPr>
        <w:t>[</w:t>
      </w:r>
      <w:hyperlink w:anchor="_ENREF_8" w:tooltip="Filatov, 2021 #2243" w:history="1">
        <w:r w:rsidR="0006700C">
          <w:rPr>
            <w:noProof/>
          </w:rPr>
          <w:t>8</w:t>
        </w:r>
      </w:hyperlink>
      <w:r w:rsidR="00D122AD">
        <w:rPr>
          <w:noProof/>
        </w:rPr>
        <w:t>]</w:t>
      </w:r>
      <w:r w:rsidR="00D122AD">
        <w:rPr>
          <w:noProof/>
        </w:rPr>
        <w:fldChar w:fldCharType="end"/>
      </w:r>
      <w:del w:id="35" w:author="jinlin xie" w:date="2025-01-06T11:15:00Z">
        <w:r w:rsidDel="00E16F01">
          <w:rPr>
            <w:noProof/>
          </w:rPr>
          <w:delText xml:space="preserve"> </w:delText>
        </w:r>
      </w:del>
      <w:r>
        <w:rPr>
          <w:noProof/>
        </w:rPr>
        <w:t>, runaway electron instabilities</w:t>
      </w:r>
      <w:del w:id="36" w:author="jinlin xie" w:date="2025-01-06T11:15:00Z">
        <w:r w:rsidDel="00E16F01">
          <w:rPr>
            <w:noProof/>
          </w:rPr>
          <w:delText xml:space="preserve"> </w:delText>
        </w:r>
      </w:del>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and materials science </w:t>
      </w:r>
      <w:r w:rsidR="00D122AD">
        <w:rPr>
          <w:noProof/>
        </w:rPr>
        <w:fldChar w:fldCharType="begin"/>
      </w:r>
      <w:r w:rsidR="00D122AD">
        <w:rPr>
          <w:noProof/>
        </w:rPr>
        <w:instrText xml:space="preserve"> ADDIN EN.CITE &lt;EndNote&gt;&lt;Cite&gt;&lt;Author&gt;Shi&lt;/Author&gt;&lt;Year&gt;2018&lt;/Year&gt;&lt;RecNum&gt;2263&lt;/RecNum&gt;&lt;DisplayText&gt;[10]&lt;/DisplayText&gt;&lt;record&gt;&lt;rec-number&gt;2263&lt;/rec-number&gt;&lt;foreign-keys&gt;&lt;key app="EN" db-id="f0atdtsz3wzwebesv0npwr9e520zx0xd0xpe" timestamp="1735732500"&gt;2263&lt;/key&gt;&lt;/foreign-keys&gt;&lt;ref-type name="Journal Article"&gt;17&lt;/ref-type&gt;&lt;contributors&gt;&lt;authors&gt;&lt;author&gt;Shi, Xihang&lt;/author&gt;&lt;author&gt;Lin, Xiao&lt;/author&gt;&lt;author&gt;Kaminer, Ido&lt;/author&gt;&lt;author&gt;Gao, Fei&lt;/author&gt;&lt;author&gt;Yang, Zhaoju&lt;/author&gt;&lt;author&gt;Joannopoulos, John D&lt;/author&gt;&lt;author&gt;Soljačić, Marin&lt;/author&gt;&lt;author&gt;Zhang, Baile&lt;/author&gt;&lt;/authors&gt;&lt;/contributors&gt;&lt;titles&gt;&lt;title&gt;Superlight inverse Doppler effect&lt;/title&gt;&lt;secondary-title&gt;Nature Physics&lt;/secondary-title&gt;&lt;/titles&gt;&lt;periodical&gt;&lt;full-title&gt;Nature Physics&lt;/full-title&gt;&lt;/periodical&gt;&lt;pages&gt;1001-1005&lt;/pages&gt;&lt;volume&gt;14&lt;/volume&gt;&lt;number&gt;10&lt;/number&gt;&lt;dates&gt;&lt;year&gt;2018&lt;/year&gt;&lt;/dates&gt;&lt;isbn&gt;1745-2473&lt;/isbn&gt;&lt;urls&gt;&lt;/urls&gt;&lt;/record&gt;&lt;/Cite&gt;&lt;/EndNote&gt;</w:instrText>
      </w:r>
      <w:r w:rsidR="00D122AD">
        <w:rPr>
          <w:noProof/>
        </w:rPr>
        <w:fldChar w:fldCharType="separate"/>
      </w:r>
      <w:r w:rsidR="00D122AD">
        <w:rPr>
          <w:noProof/>
        </w:rPr>
        <w:t>[</w:t>
      </w:r>
      <w:hyperlink w:anchor="_ENREF_10" w:tooltip="Shi, 2018 #2263" w:history="1">
        <w:r w:rsidR="0006700C">
          <w:rPr>
            <w:noProof/>
          </w:rPr>
          <w:t>10</w:t>
        </w:r>
      </w:hyperlink>
      <w:r w:rsidR="00D122AD">
        <w:rPr>
          <w:noProof/>
        </w:rPr>
        <w:t>]</w:t>
      </w:r>
      <w:r w:rsidR="00D122AD">
        <w:rPr>
          <w:noProof/>
        </w:rPr>
        <w:fldChar w:fldCharType="end"/>
      </w:r>
      <w:r>
        <w:rPr>
          <w:noProof/>
        </w:rPr>
        <w:t xml:space="preserve">. It is believed that </w:t>
      </w:r>
      <w:del w:id="37" w:author="jinlin xie" w:date="2025-01-06T11:16:00Z">
        <w:r w:rsidDel="00E16F01">
          <w:rPr>
            <w:noProof/>
          </w:rPr>
          <w:delText>Anomalous Doppler Effect</w:delText>
        </w:r>
      </w:del>
      <w:ins w:id="38" w:author="jinlin xie" w:date="2025-01-06T11:16:00Z">
        <w:r w:rsidR="00E16F01">
          <w:rPr>
            <w:noProof/>
          </w:rPr>
          <w:t>ADE</w:t>
        </w:r>
      </w:ins>
      <w:r>
        <w:rPr>
          <w:noProof/>
        </w:rPr>
        <w:t xml:space="preserve"> can explain phenomena like whistler turbulence in solar flare loops </w:t>
      </w:r>
      <w:r w:rsidR="000A26AF">
        <w:rPr>
          <w:noProof/>
        </w:rPr>
        <w:fldChar w:fldCharType="begin"/>
      </w:r>
      <w:r w:rsidR="000A26AF">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Pr>
          <w:noProof/>
        </w:rPr>
        <w:fldChar w:fldCharType="separate"/>
      </w:r>
      <w:r w:rsidR="000A26AF">
        <w:rPr>
          <w:noProof/>
        </w:rPr>
        <w:t>[</w:t>
      </w:r>
      <w:hyperlink w:anchor="_ENREF_8" w:tooltip="Filatov, 2021 #2243" w:history="1">
        <w:r w:rsidR="0006700C">
          <w:rPr>
            <w:noProof/>
          </w:rPr>
          <w:t>8</w:t>
        </w:r>
      </w:hyperlink>
      <w:r w:rsidR="000A26AF">
        <w:rPr>
          <w:noProof/>
        </w:rPr>
        <w:t>]</w:t>
      </w:r>
      <w:r w:rsidR="000A26AF">
        <w:rPr>
          <w:noProof/>
        </w:rPr>
        <w:fldChar w:fldCharType="end"/>
      </w:r>
      <w:r>
        <w:rPr>
          <w:noProof/>
        </w:rPr>
        <w:t xml:space="preserve">, the step-like structure in Electron Cyclotron Emission (ECE) observed in tokamaks </w: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 </w:instrText>
      </w:r>
      <w:r w:rsidR="00D122AD">
        <w:rPr>
          <w:noProof/>
        </w:rPr>
        <w:fldChar w:fldCharType="begin">
          <w:fldData xml:space="preserve">PEVuZE5vdGU+PENpdGU+PEF1dGhvcj5Cb3lkPC9BdXRob3I+PFllYXI+MTk3NjwvWWVhcj48UmVj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</w:fldData>
        </w:fldChar>
      </w:r>
      <w:r w:rsidR="00D122AD">
        <w:rPr>
          <w:noProof/>
        </w:rPr>
        <w:instrText xml:space="preserve"> ADDIN EN.CITE.DATA </w:instrText>
      </w:r>
      <w:r w:rsidR="00D122AD">
        <w:rPr>
          <w:noProof/>
        </w:rPr>
      </w:r>
      <w:r w:rsidR="00D122AD">
        <w:rPr>
          <w:noProof/>
        </w:rPr>
        <w:fldChar w:fldCharType="end"/>
      </w:r>
      <w:r w:rsidR="00D122AD">
        <w:rPr>
          <w:noProof/>
        </w:rPr>
      </w:r>
      <w:r w:rsidR="00D122AD">
        <w:rPr>
          <w:noProof/>
        </w:rPr>
        <w:fldChar w:fldCharType="separate"/>
      </w:r>
      <w:r w:rsidR="00D122AD">
        <w:rPr>
          <w:noProof/>
        </w:rPr>
        <w:t>[</w:t>
      </w:r>
      <w:hyperlink w:anchor="_ENREF_11" w:tooltip="Boyd, 1976 #2240" w:history="1">
        <w:r w:rsidR="0006700C">
          <w:rPr>
            <w:noProof/>
          </w:rPr>
          <w:t>11-13</w:t>
        </w:r>
      </w:hyperlink>
      <w:r w:rsidR="00D122AD">
        <w:rPr>
          <w:noProof/>
        </w:rPr>
        <w:t>]</w:t>
      </w:r>
      <w:r w:rsidR="00D122AD">
        <w:rPr>
          <w:noProof/>
        </w:rPr>
        <w:fldChar w:fldCharType="end"/>
      </w:r>
      <w:r>
        <w:rPr>
          <w:noProof/>
        </w:rPr>
        <w:t>, and the microwave bursts during Edge Localized Modes (ELMs)</w:t>
      </w:r>
      <w:r w:rsidR="00D122AD">
        <w:rPr>
          <w:rFonts w:hint="eastAsia"/>
          <w:noProof/>
          <w:lang w:eastAsia="zh-CN"/>
        </w:rPr>
        <w:t xml:space="preserve"> </w:t>
      </w:r>
      <w:r w:rsidR="00D122AD">
        <w:rPr>
          <w:noProof/>
          <w:lang w:eastAsia="zh-CN"/>
        </w:rPr>
        <w:fldChar w:fldCharType="begin"/>
      </w:r>
      <w:r w:rsidR="00D122AD">
        <w:rPr>
          <w:noProof/>
          <w:lang w:eastAsia="zh-CN"/>
        </w:rPr>
        <w:instrText xml:space="preserve"> ADDIN EN.CITE &lt;EndNote&gt;&lt;Cite&gt;&lt;Author&gt;Freethy&lt;/Author&gt;&lt;Year&gt;2015&lt;/Year&gt;&lt;RecNum&gt;2246&lt;/RecNum&gt;&lt;DisplayText&gt;[14]&lt;/DisplayText&gt;&lt;record&gt;&lt;rec-number&gt;2246&lt;/rec-number&gt;&lt;foreign-keys&gt;&lt;key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D122AD">
        <w:rPr>
          <w:noProof/>
          <w:lang w:eastAsia="zh-CN"/>
        </w:rPr>
        <w:fldChar w:fldCharType="separate"/>
      </w:r>
      <w:r w:rsidR="00D122AD">
        <w:rPr>
          <w:noProof/>
          <w:lang w:eastAsia="zh-CN"/>
        </w:rPr>
        <w:t>[</w:t>
      </w:r>
      <w:hyperlink w:anchor="_ENREF_14" w:tooltip="Freethy, 2015 #2246" w:history="1">
        <w:r w:rsidR="0006700C">
          <w:rPr>
            <w:noProof/>
            <w:lang w:eastAsia="zh-CN"/>
          </w:rPr>
          <w:t>14</w:t>
        </w:r>
      </w:hyperlink>
      <w:r w:rsidR="00D122AD">
        <w:rPr>
          <w:noProof/>
          <w:lang w:eastAsia="zh-CN"/>
        </w:rPr>
        <w:t>]</w:t>
      </w:r>
      <w:r w:rsidR="00D122AD">
        <w:rPr>
          <w:noProof/>
          <w:lang w:eastAsia="zh-CN"/>
        </w:rPr>
        <w:fldChar w:fldCharType="end"/>
      </w:r>
      <w:r>
        <w:rPr>
          <w:noProof/>
        </w:rPr>
        <w:t>. Furthermore, Anomalous Doppler Effect has shown potential for suppressing runaway electron energy in tokamak discharges.</w:t>
      </w:r>
    </w:p>
    <w:p w14:paraId="3B9F82BB" w14:textId="55A75D8A" w:rsidR="0020434C" w:rsidRDefault="0020434C">
      <w:pPr>
        <w:pStyle w:val="IOPText"/>
        <w:ind w:firstLine="0"/>
        <w:rPr>
          <w:noProof/>
        </w:rPr>
        <w:pPrChange w:id="39" w:author="jinlin xie" w:date="2025-01-07T09:05:00Z">
          <w:pPr>
            <w:pStyle w:val="IOPText"/>
          </w:pPr>
        </w:pPrChange>
      </w:pPr>
      <w:r>
        <w:rPr>
          <w:noProof/>
        </w:rPr>
        <w:t xml:space="preserve">This potential was demonstrated by F. Santini </w:t>
      </w:r>
      <w:r w:rsidR="00D122AD">
        <w:rPr>
          <w:noProof/>
        </w:rPr>
        <w:fldChar w:fldCharType="begin"/>
      </w:r>
      <w:r w:rsidR="00D122AD">
        <w:rPr>
          <w:noProof/>
        </w:rPr>
        <w:instrText xml:space="preserve"> ADDIN EN.CITE &lt;EndNote&gt;&lt;Cite&gt;&lt;Author&gt;Santini&lt;/Author&gt;&lt;Year&gt;1984&lt;/Year&gt;&lt;RecNum&gt;2262&lt;/RecNum&gt;&lt;DisplayText&gt;[15]&lt;/DisplayText&gt;&lt;record&gt;&lt;rec-number&gt;2262&lt;/rec-number&gt;&lt;foreign-keys&gt;&lt;key app="EN" db-id="f0atdtsz3wzwebesv0npwr9e520zx0xd0xpe" timestamp="1735732465"&gt;2262&lt;/key&gt;&lt;/foreign-keys&gt;&lt;ref-type name="Journal Article"&gt;17&lt;/ref-type&gt;&lt;contributors&gt;&lt;authors&gt;&lt;author&gt;Santini, F&lt;/author&gt;&lt;author&gt;Barbato, E&lt;/author&gt;&lt;author&gt;De Marco, F&lt;/author&gt;&lt;author&gt;Podda, S&lt;/author&gt;&lt;author&gt;Tuccillo, A&lt;/author&gt;&lt;/authors&gt;&lt;/contributors&gt;&lt;titles&gt;&lt;title&gt;Anomalous Doppler resonance of relativistic electrons with lower hybrid waves launched in the Frascati tokamak&lt;/title&gt;&lt;secondary-title&gt;Physical review letters&lt;/secondary-title&gt;&lt;/titles&gt;&lt;periodical&gt;&lt;full-title&gt;Physical Review Letters&lt;/full-title&gt;&lt;/periodical&gt;&lt;pages&gt;1300&lt;/pages&gt;&lt;volume&gt;52&lt;/volume&gt;&lt;number&gt;15&lt;/number&gt;&lt;dates&gt;&lt;year&gt;1984&lt;/year&gt;&lt;/dates&gt;&lt;urls&gt;&lt;/urls&gt;&lt;/record&gt;&lt;/Cite&gt;&lt;/EndNote&gt;</w:instrText>
      </w:r>
      <w:r w:rsidR="00D122AD">
        <w:rPr>
          <w:noProof/>
        </w:rPr>
        <w:fldChar w:fldCharType="separate"/>
      </w:r>
      <w:r w:rsidR="00D122AD">
        <w:rPr>
          <w:noProof/>
        </w:rPr>
        <w:t>[</w:t>
      </w:r>
      <w:r w:rsidR="003854F3">
        <w:fldChar w:fldCharType="begin"/>
      </w:r>
      <w:r w:rsidR="003854F3">
        <w:instrText xml:space="preserve"> HYPERLINK \l "_ENREF_15" \o "Santini, 1984 #2262" </w:instrText>
      </w:r>
      <w:r w:rsidR="003854F3">
        <w:fldChar w:fldCharType="separate"/>
      </w:r>
      <w:r w:rsidR="0006700C">
        <w:rPr>
          <w:noProof/>
        </w:rPr>
        <w:t>15</w:t>
      </w:r>
      <w:r w:rsidR="003854F3">
        <w:rPr>
          <w:noProof/>
        </w:rPr>
        <w:fldChar w:fldCharType="end"/>
      </w:r>
      <w:r w:rsidR="00D122AD">
        <w:rPr>
          <w:noProof/>
        </w:rPr>
        <w:t>]</w:t>
      </w:r>
      <w:r w:rsidR="00D122AD">
        <w:rPr>
          <w:noProof/>
        </w:rPr>
        <w:fldChar w:fldCharType="end"/>
      </w:r>
      <w:r>
        <w:rPr>
          <w:noProof/>
        </w:rPr>
        <w:t>, who found that high-energy runaway electrons could be significantly reduced through Anomalous Doppler Effect during lower hybrid wave heating in the Frascati Tokamak</w:t>
      </w:r>
      <w:del w:id="40" w:author="jinlin xie" w:date="2025-01-07T09:07:00Z">
        <w:r w:rsidDel="00F31231">
          <w:rPr>
            <w:noProof/>
          </w:rPr>
          <w:delText xml:space="preserve"> </w:delText>
        </w:r>
      </w:del>
      <w:r>
        <w:rPr>
          <w:noProof/>
        </w:rPr>
        <w:t xml:space="preserve">. </w:t>
      </w:r>
      <w:commentRangeStart w:id="41"/>
      <w:commentRangeStart w:id="42"/>
      <w:r>
        <w:rPr>
          <w:noProof/>
        </w:rPr>
        <w:t xml:space="preserve">However, it is important to note that the high power of lower hybrid waves also increases the </w:t>
      </w:r>
      <w:del w:id="43" w:author="mmwave" w:date="2025-01-10T11:17:00Z">
        <w:r w:rsidDel="00221213">
          <w:rPr>
            <w:rFonts w:hint="eastAsia"/>
            <w:noProof/>
            <w:lang w:eastAsia="zh-CN"/>
          </w:rPr>
          <w:delText xml:space="preserve">population of nonthermal </w:delText>
        </w:r>
      </w:del>
      <w:bookmarkStart w:id="44" w:name="_Hlk187400485"/>
      <w:bookmarkStart w:id="45" w:name="_GoBack"/>
      <w:ins w:id="46" w:author="mmwave" w:date="2025-01-10T11:17:00Z">
        <w:r w:rsidR="00221213">
          <w:rPr>
            <w:rFonts w:hint="eastAsia"/>
            <w:noProof/>
            <w:lang w:eastAsia="zh-CN"/>
          </w:rPr>
          <w:t>high</w:t>
        </w:r>
        <w:r w:rsidR="00221213">
          <w:rPr>
            <w:noProof/>
            <w:lang w:eastAsia="zh-CN"/>
          </w:rPr>
          <w:t xml:space="preserve"> energy </w:t>
        </w:r>
      </w:ins>
      <w:ins w:id="47" w:author="mmwave" w:date="2025-01-10T11:19:00Z">
        <w:r w:rsidR="00221213">
          <w:rPr>
            <w:noProof/>
            <w:lang w:eastAsia="zh-CN"/>
          </w:rPr>
          <w:t xml:space="preserve">tail of </w:t>
        </w:r>
      </w:ins>
      <w:del w:id="48" w:author="mmwave" w:date="2025-01-10T11:19:00Z">
        <w:r w:rsidDel="00221213">
          <w:rPr>
            <w:noProof/>
          </w:rPr>
          <w:delText xml:space="preserve">electrons </w:delText>
        </w:r>
      </w:del>
      <w:ins w:id="49" w:author="mmwave" w:date="2025-01-10T11:19:00Z">
        <w:r w:rsidR="00221213">
          <w:rPr>
            <w:noProof/>
          </w:rPr>
          <w:t>e</w:t>
        </w:r>
        <w:r w:rsidR="00221213" w:rsidRPr="00221213">
          <w:rPr>
            <w:noProof/>
          </w:rPr>
          <w:t xml:space="preserve">lectron </w:t>
        </w:r>
        <w:r w:rsidR="00221213">
          <w:rPr>
            <w:noProof/>
          </w:rPr>
          <w:t>e</w:t>
        </w:r>
        <w:r w:rsidR="00221213" w:rsidRPr="00221213">
          <w:rPr>
            <w:noProof/>
          </w:rPr>
          <w:t xml:space="preserve">nergy </w:t>
        </w:r>
        <w:r w:rsidR="00221213">
          <w:rPr>
            <w:noProof/>
          </w:rPr>
          <w:t>d</w:t>
        </w:r>
        <w:r w:rsidR="00221213" w:rsidRPr="00221213">
          <w:rPr>
            <w:noProof/>
          </w:rPr>
          <w:t xml:space="preserve">istribution </w:t>
        </w:r>
        <w:r w:rsidR="00221213">
          <w:rPr>
            <w:noProof/>
          </w:rPr>
          <w:t>f</w:t>
        </w:r>
        <w:r w:rsidR="00221213" w:rsidRPr="00221213">
          <w:rPr>
            <w:noProof/>
          </w:rPr>
          <w:t xml:space="preserve">unctions </w:t>
        </w:r>
      </w:ins>
      <w:bookmarkEnd w:id="44"/>
      <w:bookmarkEnd w:id="45"/>
      <w:r>
        <w:rPr>
          <w:noProof/>
        </w:rPr>
        <w:t xml:space="preserve">through Landau resonance, leading to a subsequent rise in runaway electrons after the lower hybrid waves are turned off. This side </w:t>
      </w:r>
      <w:r>
        <w:rPr>
          <w:noProof/>
        </w:rPr>
        <w:t>effect poses a challenge to the use of lower hybrid waves for suppressing runaway electrons.</w:t>
      </w:r>
      <w:commentRangeEnd w:id="41"/>
      <w:r w:rsidR="00F31231">
        <w:rPr>
          <w:rStyle w:val="CommentReference"/>
          <w:rFonts w:asciiTheme="minorHAnsi" w:hAnsiTheme="minorHAnsi"/>
        </w:rPr>
        <w:commentReference w:id="41"/>
      </w:r>
      <w:commentRangeEnd w:id="42"/>
      <w:r w:rsidR="00301186">
        <w:rPr>
          <w:rStyle w:val="CommentReference"/>
          <w:rFonts w:asciiTheme="minorHAnsi" w:hAnsiTheme="minorHAnsi"/>
        </w:rPr>
        <w:commentReference w:id="42"/>
      </w:r>
    </w:p>
    <w:p w14:paraId="71671174" w14:textId="064D4AA7" w:rsidR="0020434C" w:rsidRDefault="0020434C" w:rsidP="0020434C">
      <w:pPr>
        <w:pStyle w:val="IOPText"/>
        <w:rPr>
          <w:noProof/>
        </w:rPr>
      </w:pPr>
      <w:r>
        <w:rPr>
          <w:noProof/>
        </w:rPr>
        <w:t>Additionally, the experiment</w:t>
      </w:r>
      <w:del w:id="50" w:author="jinlin xie" w:date="2025-01-07T09:09:00Z">
        <w:r w:rsidDel="00F31231">
          <w:rPr>
            <w:noProof/>
          </w:rPr>
          <w:delText xml:space="preserve"> on electron beam energy transformation</w:delText>
        </w:r>
      </w:del>
      <w:r>
        <w:rPr>
          <w:noProof/>
        </w:rPr>
        <w:t xml:space="preserve"> conducted by E.G. Shustin </w:t>
      </w:r>
      <w:r w:rsidR="00D122AD">
        <w:rPr>
          <w:noProof/>
        </w:rPr>
        <w:fldChar w:fldCharType="begin"/>
      </w:r>
      <w:r w:rsidR="00D122AD">
        <w:rPr>
          <w:noProof/>
        </w:rPr>
        <w:instrText xml:space="preserve"> ADDIN EN.CITE &lt;EndNote&gt;&lt;Cite&gt;&lt;Author&gt;Shustin&lt;/Author&gt;&lt;Year&gt;1971&lt;/Year&gt;&lt;RecNum&gt;2264&lt;/RecNum&gt;&lt;DisplayText&gt;[16]&lt;/DisplayText&gt;&lt;record&gt;&lt;rec-number&gt;2264&lt;/rec-number&gt;&lt;foreign-keys&gt;&lt;key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D122AD">
        <w:rPr>
          <w:noProof/>
        </w:rPr>
        <w:fldChar w:fldCharType="separate"/>
      </w:r>
      <w:r w:rsidR="00D122AD">
        <w:rPr>
          <w:noProof/>
        </w:rPr>
        <w:t>[</w:t>
      </w:r>
      <w:hyperlink w:anchor="_ENREF_16" w:tooltip="Shustin, 1971 #2264" w:history="1">
        <w:r w:rsidR="0006700C">
          <w:rPr>
            <w:noProof/>
          </w:rPr>
          <w:t>16</w:t>
        </w:r>
      </w:hyperlink>
      <w:r w:rsidR="00D122AD">
        <w:rPr>
          <w:noProof/>
        </w:rPr>
        <w:t>]</w:t>
      </w:r>
      <w:r w:rsidR="00D122AD">
        <w:rPr>
          <w:noProof/>
        </w:rPr>
        <w:fldChar w:fldCharType="end"/>
      </w:r>
      <w:r>
        <w:rPr>
          <w:noProof/>
        </w:rPr>
        <w:t xml:space="preserve"> demonstrated that the transverse energy of electrons increases significantly through the Anomalous Doppler Effect when the </w:t>
      </w:r>
      <w:commentRangeStart w:id="51"/>
      <w:r>
        <w:rPr>
          <w:noProof/>
        </w:rPr>
        <w:t>beam</w:t>
      </w:r>
      <w:commentRangeEnd w:id="51"/>
      <w:r w:rsidR="00F31231">
        <w:rPr>
          <w:rStyle w:val="CommentReference"/>
          <w:rFonts w:asciiTheme="minorHAnsi" w:hAnsiTheme="minorHAnsi"/>
        </w:rPr>
        <w:commentReference w:id="51"/>
      </w:r>
      <w:r>
        <w:rPr>
          <w:noProof/>
        </w:rPr>
        <w:t xml:space="preserve"> excites waves within the frequency range between the electron cyclotron frequency and the upper hybrid frequency. This intrinsic plasma wave is generated via wave-particle interactions, resulting in the scattering of the electron beam's parallel velocity into the perpendicular direction. Furthermore, C. Liu </w:t>
      </w:r>
      <w:r w:rsidR="00D122AD">
        <w:rPr>
          <w:noProof/>
        </w:rPr>
        <w:fldChar w:fldCharType="begin"/>
      </w:r>
      <w:r w:rsidR="00D122AD">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D122AD">
        <w:rPr>
          <w:noProof/>
        </w:rPr>
        <w:fldChar w:fldCharType="separate"/>
      </w:r>
      <w:r w:rsidR="00D122AD">
        <w:rPr>
          <w:noProof/>
        </w:rPr>
        <w:t>[</w:t>
      </w:r>
      <w:hyperlink w:anchor="_ENREF_9" w:tooltip="Liu, 2018 #2256" w:history="1">
        <w:r w:rsidR="0006700C">
          <w:rPr>
            <w:noProof/>
          </w:rPr>
          <w:t>9</w:t>
        </w:r>
      </w:hyperlink>
      <w:r w:rsidR="00D122AD">
        <w:rPr>
          <w:noProof/>
        </w:rPr>
        <w:t>]</w:t>
      </w:r>
      <w:r w:rsidR="00D122AD">
        <w:rPr>
          <w:noProof/>
        </w:rPr>
        <w:fldChar w:fldCharType="end"/>
      </w:r>
      <w:r>
        <w:rPr>
          <w:noProof/>
        </w:rPr>
        <w:t xml:space="preserve"> investigated runaway kinetic instability using the kinetic equation and observed that when whistler waves are excited, they cause the scattering of runaway electrons via the Anomalous Doppler Effect.</w:t>
      </w:r>
      <w:r w:rsidRPr="00754CAE">
        <w:rPr>
          <w:noProof/>
        </w:rPr>
        <w:t xml:space="preserve"> Similar findings include the runaway scattering effect observed on HT-7 </w:t>
      </w:r>
      <w:r w:rsidR="00D122AD" w:rsidRPr="00754CAE">
        <w:rPr>
          <w:noProof/>
        </w:rPr>
        <w:fldChar w:fldCharType="begin"/>
      </w:r>
      <w:r w:rsidR="00D122AD" w:rsidRPr="00754CAE">
        <w:rPr>
          <w:noProof/>
        </w:rPr>
        <w:instrText xml:space="preserve"> ADDIN EN.CITE &lt;EndNote&gt;&lt;Cite&gt;&lt;Author&gt;Chen&lt;/Author&gt;&lt;Year&gt;2009&lt;/Year&gt;&lt;RecNum&gt;2242&lt;/RecNum&gt;&lt;DisplayText&gt;[17]&lt;/DisplayText&gt;&lt;record&gt;&lt;rec-number&gt;2242&lt;/rec-number&gt;&lt;foreign-keys&gt;&lt;key app="EN" db-id="f0atdtsz3wzwebesv0npwr9e520zx0xd0xpe" timestamp="1735728256"&gt;2242&lt;/key&gt;&lt;/foreign-keys&gt;&lt;ref-type name="Journal Article"&gt;17&lt;/ref-type&gt;&lt;contributors&gt;&lt;authors&gt;&lt;author&gt;Chen, ZY&lt;/author&gt;&lt;author&gt;Zhu, JX&lt;/author&gt;&lt;author&gt;Ju, HJ&lt;/author&gt;&lt;author&gt;Du, Q&lt;/author&gt;&lt;author&gt;Shi, YJ&lt;/author&gt;&lt;author&gt;Liang, HF&lt;/author&gt;&lt;author&gt;Li, M&lt;/author&gt;&lt;author&gt;Cai, WD&lt;/author&gt;&lt;/authors&gt;&lt;/contributors&gt;&lt;titles&gt;&lt;title&gt;Characteristics of the runaway electron beam instability in the HT-7 tokamak&lt;/title&gt;&lt;secondary-title&gt;Journal of plasma physics&lt;/secondary-title&gt;&lt;/titles&gt;&lt;periodical&gt;&lt;full-title&gt;Journal of Plasma Physics&lt;/full-title&gt;&lt;/periodical&gt;&lt;pages&gt;661-667&lt;/pages&gt;&lt;volume&gt;75&lt;/volume&gt;&lt;number&gt;5&lt;/number&gt;&lt;dates&gt;&lt;year&gt;2009&lt;/year&gt;&lt;/dates&gt;&lt;isbn&gt;1469-7807&lt;/isbn&gt;&lt;urls&gt;&lt;/urls&gt;&lt;/record&gt;&lt;/Cite&gt;&lt;/EndNote&gt;</w:instrText>
      </w:r>
      <w:r w:rsidR="00D122AD" w:rsidRPr="00754CAE">
        <w:rPr>
          <w:noProof/>
        </w:rPr>
        <w:fldChar w:fldCharType="separate"/>
      </w:r>
      <w:r w:rsidR="00D122AD" w:rsidRPr="00754CAE">
        <w:rPr>
          <w:noProof/>
        </w:rPr>
        <w:t>[</w:t>
      </w:r>
      <w:hyperlink w:anchor="_ENREF_17" w:tooltip="Chen, 2009 #2242" w:history="1">
        <w:r w:rsidR="0006700C" w:rsidRPr="00754CAE">
          <w:rPr>
            <w:noProof/>
          </w:rPr>
          <w:t>17</w:t>
        </w:r>
      </w:hyperlink>
      <w:r w:rsidR="00D122AD" w:rsidRPr="00754CAE">
        <w:rPr>
          <w:noProof/>
        </w:rPr>
        <w:t>]</w:t>
      </w:r>
      <w:r w:rsidR="00D122AD" w:rsidRPr="00754CAE">
        <w:rPr>
          <w:noProof/>
        </w:rPr>
        <w:fldChar w:fldCharType="end"/>
      </w:r>
      <w:r w:rsidRPr="00754CAE">
        <w:rPr>
          <w:noProof/>
        </w:rPr>
        <w:t xml:space="preserve"> and FTU </w:t>
      </w:r>
      <w:r w:rsidR="00D122AD" w:rsidRPr="00754CAE">
        <w:rPr>
          <w:noProof/>
        </w:rPr>
        <w:fldChar w:fldCharType="begin"/>
      </w:r>
      <w:r w:rsidR="00D122AD" w:rsidRPr="00754CAE">
        <w:rPr>
          <w:noProof/>
        </w:rPr>
        <w:instrText xml:space="preserve"> ADDIN EN.CITE &lt;EndNote&gt;&lt;Cite&gt;&lt;Author&gt;Bin&lt;/Author&gt;&lt;Year&gt;2022&lt;/Year&gt;&lt;RecNum&gt;2239&lt;/RecNum&gt;&lt;DisplayText&gt;[18]&lt;/DisplayText&gt;&lt;record&gt;&lt;rec-number&gt;2239&lt;/rec-number&gt;&lt;foreign-keys&gt;&lt;key app="EN" db-id="f0atdtsz3wzwebesv0npwr9e520zx0xd0xpe" timestamp="1735727913"&gt;2239&lt;/key&gt;&lt;/foreign-keys&gt;&lt;ref-type name="Journal Article"&gt;17&lt;/ref-type&gt;&lt;contributors&gt;&lt;authors&gt;&lt;author&gt;Bin, W&lt;/author&gt;&lt;author&gt;Castaldo, C&lt;/author&gt;&lt;author&gt;Napoli, F&lt;/author&gt;&lt;author&gt;Buratti, P&lt;/author&gt;&lt;author&gt;Cardinali, A&lt;/author&gt;&lt;author&gt;Selce, A&lt;/author&gt;&lt;author&gt;Tudisco, O&lt;/author&gt;&lt;author&gt;FTU Team&lt;/author&gt;&lt;/authors&gt;&lt;/contributors&gt;&lt;titles&gt;&lt;title&gt;First intrashot observation of runaway-electron-driven instabilities at the lower-hybrid frequency range under ITER-relevant plasma-wave dispersion conditions&lt;/title&gt;&lt;secondary-title&gt;Physical Review Letters&lt;/secondary-title&gt;&lt;/titles&gt;&lt;periodical&gt;&lt;full-title&gt;Physical Review Letters&lt;/full-title&gt;&lt;/periodical&gt;&lt;pages&gt;045002&lt;/pages&gt;&lt;volume&gt;129&lt;/volume&gt;&lt;number&gt;4&lt;/number&gt;&lt;dates&gt;&lt;year&gt;2022&lt;/year&gt;&lt;/dates&gt;&lt;isbn&gt;0031-9007&lt;/isbn&gt;&lt;urls&gt;&lt;/urls&gt;&lt;/record&gt;&lt;/Cite&gt;&lt;/EndNote&gt;</w:instrText>
      </w:r>
      <w:r w:rsidR="00D122AD" w:rsidRPr="00754CAE">
        <w:rPr>
          <w:noProof/>
        </w:rPr>
        <w:fldChar w:fldCharType="separate"/>
      </w:r>
      <w:r w:rsidR="00D122AD" w:rsidRPr="00754CAE">
        <w:rPr>
          <w:noProof/>
        </w:rPr>
        <w:t>[</w:t>
      </w:r>
      <w:hyperlink w:anchor="_ENREF_18" w:tooltip="Bin, 2022 #2239" w:history="1">
        <w:r w:rsidR="0006700C" w:rsidRPr="00754CAE">
          <w:rPr>
            <w:noProof/>
          </w:rPr>
          <w:t>18</w:t>
        </w:r>
      </w:hyperlink>
      <w:r w:rsidR="00D122AD" w:rsidRPr="00754CAE">
        <w:rPr>
          <w:noProof/>
        </w:rPr>
        <w:t>]</w:t>
      </w:r>
      <w:r w:rsidR="00D122AD" w:rsidRPr="00754CAE">
        <w:rPr>
          <w:noProof/>
        </w:rPr>
        <w:fldChar w:fldCharType="end"/>
      </w:r>
      <w:r w:rsidRPr="00754CAE">
        <w:rPr>
          <w:noProof/>
        </w:rPr>
        <w:t xml:space="preserve">, as well as energetic electron scattering in solar flare loops </w:t>
      </w:r>
      <w:r w:rsidR="000A26AF" w:rsidRPr="00754CAE">
        <w:rPr>
          <w:noProof/>
        </w:rPr>
        <w:fldChar w:fldCharType="begin"/>
      </w:r>
      <w:r w:rsidR="000A26AF" w:rsidRPr="00754CAE">
        <w:rPr>
          <w:noProof/>
        </w:rPr>
        <w:instrText xml:space="preserve"> ADDIN EN.CITE &lt;EndNote&gt;&lt;Cite&gt;&lt;Author&gt;Filatov&lt;/Author&gt;&lt;Year&gt;2021&lt;/Year&gt;&lt;RecNum&gt;2243&lt;/RecNum&gt;&lt;DisplayText&gt;[8]&lt;/DisplayText&gt;&lt;record&gt;&lt;rec-number&gt;2243&lt;/rec-number&gt;&lt;foreign-keys&gt;&lt;key app="EN" db-id="f0atdtsz3wzwebesv0npwr9e520zx0xd0xpe" timestamp="1735728320"&gt;2243&lt;/key&gt;&lt;/foreign-keys&gt;&lt;ref-type name="Journal Article"&gt;17&lt;/ref-type&gt;&lt;contributors&gt;&lt;authors&gt;&lt;author&gt;Filatov, LV&lt;/author&gt;&lt;author&gt;Melnikov, VF&lt;/author&gt;&lt;/authors&gt;&lt;/contributors&gt;&lt;titles&gt;&lt;title&gt;The Role of the Anomalous Doppler Effect in the Interaction of Energetic Electrons with Whistler Turbulence in Flare Loops&lt;/title&gt;&lt;secondary-title&gt;Geomagnetism and Aeronomy&lt;/secondary-title&gt;&lt;/titles&gt;&lt;periodical&gt;&lt;full-title&gt;Geomagnetism and Aeronomy&lt;/full-title&gt;&lt;/periodical&gt;&lt;pages&gt;1183-1188&lt;/pages&gt;&lt;volume&gt;61&lt;/volume&gt;&lt;number&gt;8&lt;/number&gt;&lt;dates&gt;&lt;year&gt;2021&lt;/year&gt;&lt;/dates&gt;&lt;isbn&gt;0016-7932&lt;/isbn&gt;&lt;urls&gt;&lt;/urls&gt;&lt;/record&gt;&lt;/Cite&gt;&lt;/EndNote&gt;</w:instrText>
      </w:r>
      <w:r w:rsidR="000A26AF" w:rsidRPr="00754CAE">
        <w:rPr>
          <w:noProof/>
        </w:rPr>
        <w:fldChar w:fldCharType="separate"/>
      </w:r>
      <w:r w:rsidR="000A26AF" w:rsidRPr="00754CAE">
        <w:rPr>
          <w:noProof/>
        </w:rPr>
        <w:t>[</w:t>
      </w:r>
      <w:hyperlink w:anchor="_ENREF_8" w:tooltip="Filatov, 2021 #2243" w:history="1">
        <w:r w:rsidR="0006700C" w:rsidRPr="00754CAE">
          <w:rPr>
            <w:noProof/>
          </w:rPr>
          <w:t>8</w:t>
        </w:r>
      </w:hyperlink>
      <w:r w:rsidR="000A26AF" w:rsidRPr="00754CAE">
        <w:rPr>
          <w:noProof/>
        </w:rPr>
        <w:t>]</w:t>
      </w:r>
      <w:r w:rsidR="000A26AF" w:rsidRPr="00754CAE">
        <w:rPr>
          <w:noProof/>
        </w:rPr>
        <w:fldChar w:fldCharType="end"/>
      </w:r>
      <w:del w:id="52" w:author="jinlin xie" w:date="2025-01-07T09:13:00Z">
        <w:r w:rsidRPr="00754CAE" w:rsidDel="006E5A60">
          <w:rPr>
            <w:noProof/>
          </w:rPr>
          <w:delText>, among others</w:delText>
        </w:r>
      </w:del>
      <w:r w:rsidRPr="00754CAE">
        <w:rPr>
          <w:noProof/>
        </w:rPr>
        <w:t>.</w:t>
      </w:r>
      <w:r>
        <w:rPr>
          <w:noProof/>
        </w:rPr>
        <w:t xml:space="preserve"> These waves can not only be generated through wave-particle interactions but also through external injection.</w:t>
      </w:r>
      <w:del w:id="53" w:author="mmwave" w:date="2025-01-09T23:54:00Z">
        <w:r w:rsidDel="00C517A6">
          <w:rPr>
            <w:noProof/>
          </w:rPr>
          <w:delText xml:space="preserve"> </w:delText>
        </w:r>
      </w:del>
      <w:ins w:id="54" w:author="mmwave" w:date="2025-01-10T00:56:00Z">
        <w:r w:rsidR="004C226C" w:rsidRPr="004C226C">
          <w:rPr>
            <w:noProof/>
          </w:rPr>
          <w:t xml:space="preserve">The self-sustaining loop of electron acceleration, wave excitation,scattering </w:t>
        </w:r>
      </w:ins>
      <w:ins w:id="55" w:author="mmwave" w:date="2025-01-10T00:57:00Z">
        <w:r w:rsidR="004C226C">
          <w:rPr>
            <w:noProof/>
          </w:rPr>
          <w:t xml:space="preserve"> and </w:t>
        </w:r>
        <w:r w:rsidR="004C226C" w:rsidRPr="004C226C">
          <w:rPr>
            <w:noProof/>
          </w:rPr>
          <w:t>energy suppression</w:t>
        </w:r>
      </w:ins>
      <w:ins w:id="56" w:author="mmwave" w:date="2025-01-10T00:58:00Z">
        <w:r w:rsidR="004C226C">
          <w:rPr>
            <w:noProof/>
          </w:rPr>
          <w:t xml:space="preserve"> </w:t>
        </w:r>
      </w:ins>
      <w:ins w:id="57" w:author="mmwave" w:date="2025-01-10T00:56:00Z">
        <w:r w:rsidR="004C226C" w:rsidRPr="004C226C">
          <w:rPr>
            <w:noProof/>
          </w:rPr>
          <w:t xml:space="preserve">typically breaks at wave excitation due to damping from thermal electrons and Landau </w:t>
        </w:r>
        <w:r w:rsidR="004C226C">
          <w:rPr>
            <w:noProof/>
          </w:rPr>
          <w:t>damping</w:t>
        </w:r>
        <w:r w:rsidR="004C226C" w:rsidRPr="004C226C">
          <w:rPr>
            <w:noProof/>
          </w:rPr>
          <w:t>, which weakens the wave intensity and limits its ability to scatter runaway electron energy effectively.</w:t>
        </w:r>
        <w:r w:rsidR="004C226C">
          <w:rPr>
            <w:noProof/>
          </w:rPr>
          <w:t xml:space="preserve"> </w:t>
        </w:r>
      </w:ins>
      <w:commentRangeStart w:id="58"/>
      <w:r>
        <w:rPr>
          <w:noProof/>
        </w:rPr>
        <w:t>Consequently</w:t>
      </w:r>
      <w:commentRangeEnd w:id="58"/>
      <w:r w:rsidR="006E5A60">
        <w:rPr>
          <w:rStyle w:val="CommentReference"/>
          <w:rFonts w:asciiTheme="minorHAnsi" w:hAnsiTheme="minorHAnsi"/>
        </w:rPr>
        <w:commentReference w:id="58"/>
      </w:r>
      <w:r>
        <w:rPr>
          <w:noProof/>
        </w:rPr>
        <w:t xml:space="preserve">, suppressing the parallel energy of runaway electrons through the Anomalous Doppler Effect by injecting specific electromagnetic waves appears to be a natural approach. While a previous study has proposed using whistler waves to suppress runaway electrons based on simulations with the quasilinear kinetic equation </w:t>
      </w:r>
      <w:r w:rsidR="00D122AD">
        <w:rPr>
          <w:noProof/>
        </w:rPr>
        <w:fldChar w:fldCharType="begin"/>
      </w:r>
      <w:r w:rsidR="00D122AD">
        <w:rPr>
          <w:noProof/>
        </w:rPr>
        <w:instrText xml:space="preserve"> ADDIN EN.CITE &lt;EndNote&gt;&lt;Cite&gt;&lt;Author&gt;Guo&lt;/Author&gt;&lt;Year&gt;2018&lt;/Year&gt;&lt;RecNum&gt;2274&lt;/RecNum&gt;&lt;DisplayText&gt;[19]&lt;/DisplayText&gt;&lt;record&gt;&lt;rec-number&gt;2274&lt;/rec-number&gt;&lt;foreign-keys&gt;&lt;key app="EN" db-id="f0atdtsz3wzwebesv0npwr9e520zx0xd0xpe" timestamp="1735733216"&gt;2274&lt;/key&gt;&lt;/foreign-keys&gt;&lt;ref-type name="Journal Article"&gt;17&lt;/ref-type&gt;&lt;contributors&gt;&lt;authors&gt;&lt;author&gt;Guo, Zehua&lt;/author&gt;&lt;author&gt;McDevitt, Christopher J&lt;/author&gt;&lt;author&gt;Tang, Xian-Zhu&lt;/author&gt;&lt;/authors&gt;&lt;/contributors&gt;&lt;titles&gt;&lt;title&gt;Control of runaway electron energy using externally injected whistler waves&lt;/title&gt;&lt;secondary-title&gt;Physics of Plasmas&lt;/secondary-title&gt;&lt;/titles&gt;&lt;periodical&gt;&lt;full-title&gt;Physics of Plasmas&lt;/full-title&gt;&lt;/periodical&gt;&lt;volume&gt;25&lt;/volume&gt;&lt;number&gt;3&lt;/number&gt;&lt;dates&gt;&lt;year&gt;2018&lt;/year&gt;&lt;/dates&gt;&lt;isbn&gt;1070-664X&lt;/isbn&gt;&lt;urls&gt;&lt;/urls&gt;&lt;/record&gt;&lt;/Cite&gt;&lt;/EndNote&gt;</w:instrText>
      </w:r>
      <w:r w:rsidR="00D122AD">
        <w:rPr>
          <w:noProof/>
        </w:rPr>
        <w:fldChar w:fldCharType="separate"/>
      </w:r>
      <w:r w:rsidR="00D122AD">
        <w:rPr>
          <w:noProof/>
        </w:rPr>
        <w:t>[</w:t>
      </w:r>
      <w:hyperlink w:anchor="_ENREF_19" w:tooltip="Guo, 2018 #2274" w:history="1">
        <w:r w:rsidR="0006700C">
          <w:rPr>
            <w:noProof/>
          </w:rPr>
          <w:t>19</w:t>
        </w:r>
      </w:hyperlink>
      <w:r w:rsidR="00D122AD">
        <w:rPr>
          <w:noProof/>
        </w:rPr>
        <w:t>]</w:t>
      </w:r>
      <w:r w:rsidR="00D122AD">
        <w:rPr>
          <w:noProof/>
        </w:rPr>
        <w:fldChar w:fldCharType="end"/>
      </w:r>
      <w:r>
        <w:rPr>
          <w:noProof/>
        </w:rPr>
        <w:t>, further exploration</w:t>
      </w:r>
      <w:ins w:id="59" w:author="jinlin xie" w:date="2025-01-07T09:15:00Z">
        <w:r w:rsidR="006E5A60">
          <w:rPr>
            <w:noProof/>
          </w:rPr>
          <w:t>s</w:t>
        </w:r>
      </w:ins>
      <w:r>
        <w:rPr>
          <w:noProof/>
        </w:rPr>
        <w:t xml:space="preserve"> and investigation</w:t>
      </w:r>
      <w:ins w:id="60" w:author="jinlin xie" w:date="2025-01-07T09:15:00Z">
        <w:r w:rsidR="006E5A60">
          <w:rPr>
            <w:noProof/>
          </w:rPr>
          <w:t>s are still required</w:t>
        </w:r>
      </w:ins>
      <w:del w:id="61" w:author="jinlin xie" w:date="2025-01-07T09:15:00Z">
        <w:r w:rsidDel="006E5A60">
          <w:rPr>
            <w:noProof/>
          </w:rPr>
          <w:delText xml:space="preserve"> remain crucial </w:delText>
        </w:r>
      </w:del>
      <w:ins w:id="62" w:author="jinlin xie" w:date="2025-01-07T09:15:00Z">
        <w:r w:rsidR="006E5A60">
          <w:rPr>
            <w:noProof/>
          </w:rPr>
          <w:t xml:space="preserve"> </w:t>
        </w:r>
      </w:ins>
      <w:r>
        <w:rPr>
          <w:noProof/>
        </w:rPr>
        <w:t>to fully comprehend and optimize this approach for practical applications.</w:t>
      </w:r>
    </w:p>
    <w:p w14:paraId="1A1580F6" w14:textId="7D1666EA" w:rsidR="0020434C" w:rsidRDefault="0020434C" w:rsidP="0020434C">
      <w:pPr>
        <w:pStyle w:val="IOPText"/>
        <w:rPr>
          <w:noProof/>
        </w:rPr>
      </w:pPr>
      <w:r>
        <w:rPr>
          <w:noProof/>
        </w:rPr>
        <w:t xml:space="preserve">Understanding the Anomalous Doppler Effect in the presence of electrostatic fields is essential for comprehending the physics of pitch-angle scattering of runaway electrons by electromagnetic waves in Tokamak discharges. Additionally, the basic physics of Anomalous Doppler Effect remains intricacy to understand.  It is still lacking a clear physical understanding of why parallel kinetic energy can convert into transverse internal energy during Anomalous Doppler Effect resonance, and what kind of electromagnetic waves can trigger velocity scattering. Despite </w:t>
      </w:r>
      <w:ins w:id="63" w:author="jinlin xie" w:date="2025-01-07T09:20:00Z">
        <w:r w:rsidR="006E5A60">
          <w:rPr>
            <w:noProof/>
          </w:rPr>
          <w:t xml:space="preserve">that </w:t>
        </w:r>
      </w:ins>
      <w:r>
        <w:rPr>
          <w:noProof/>
        </w:rPr>
        <w:t xml:space="preserve">the Anomalous Doppler Effect has been explored in either based on the test particle </w:t>
      </w:r>
      <w:r w:rsidR="00FC36D1">
        <w:rPr>
          <w:noProof/>
        </w:rPr>
        <w:fldChar w:fldCharType="begin"/>
      </w:r>
      <w:r w:rsidR="00FC36D1">
        <w:rPr>
          <w:noProof/>
        </w:rPr>
        <w:instrText xml:space="preserve"> ADDIN EN.CITE &lt;EndNote&gt;&lt;Cite&gt;&lt;Author&gt;ROBERTS&lt;/Author&gt;&lt;Year&gt;1964&lt;/Year&gt;&lt;RecNum&gt;1631&lt;/RecNum&gt;&lt;DisplayText&gt;[20]&lt;/DisplayText&gt;&lt;record&gt;&lt;rec-number&gt;1631&lt;/rec-number&gt;&lt;foreign-keys&gt;&lt;key app="EN" db-id="f0atdtsz3wzwebesv0npwr9e520zx0xd0xpe" timestamp="1652549577"&gt;1631&lt;/key&gt;&lt;/foreign-keys&gt;&lt;ref-type name="Journal Article"&gt;17&lt;/ref-type&gt;&lt;contributors&gt;&lt;authors&gt;&lt;author&gt;CHARLES S. ROBERTS &lt;/author&gt;&lt;/authors&gt;&lt;/contributors&gt;&lt;titles&gt;&lt;title&gt;Motion of a Charged Particle in a Constant Magnetic Field and a Transverse Electromagnetic Wave Propagating along the Field&lt;/title&gt;&lt;secondary-title&gt;PHYSICAL REVIEW&lt;/secondary-title&gt;&lt;/titles&gt;&lt;periodical&gt;&lt;full-title&gt;Physical review&lt;/full-title&gt;&lt;/periodical&gt;&lt;dates&gt;&lt;year&gt;1964&lt;/year&gt;&lt;/dates&gt;&lt;urls&gt;&lt;/urls&gt;&lt;/record&gt;&lt;/Cite&gt;&lt;/EndNote&gt;</w:instrText>
      </w:r>
      <w:r w:rsidR="00FC36D1">
        <w:rPr>
          <w:noProof/>
        </w:rPr>
        <w:fldChar w:fldCharType="separate"/>
      </w:r>
      <w:r w:rsidR="00FC36D1">
        <w:rPr>
          <w:noProof/>
        </w:rPr>
        <w:t>[</w:t>
      </w:r>
      <w:hyperlink w:anchor="_ENREF_20" w:tooltip="ROBERTS, 1964 #1631" w:history="1">
        <w:r w:rsidR="0006700C">
          <w:rPr>
            <w:noProof/>
          </w:rPr>
          <w:t>20</w:t>
        </w:r>
      </w:hyperlink>
      <w:r w:rsidR="00FC36D1">
        <w:rPr>
          <w:noProof/>
        </w:rPr>
        <w:t>]</w:t>
      </w:r>
      <w:r w:rsidR="00FC36D1">
        <w:rPr>
          <w:noProof/>
        </w:rPr>
        <w:fldChar w:fldCharType="end"/>
      </w:r>
      <w:r>
        <w:rPr>
          <w:noProof/>
        </w:rPr>
        <w:t xml:space="preserve"> or quasilinear kinetic equation </w: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 </w:instrText>
      </w:r>
      <w:r w:rsidR="00FC36D1">
        <w:rPr>
          <w:noProof/>
        </w:rPr>
        <w:fldChar w:fldCharType="begin">
          <w:fldData xml:space="preserve">PEVuZE5vdGU+PENpdGU+PEF1dGhvcj5MZXJjaGU8L0F1dGhvcj48WWVhcj4xOTY4PC9ZZWFyPjxS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</w:fldData>
        </w:fldChar>
      </w:r>
      <w:r w:rsidR="00FC36D1">
        <w:rPr>
          <w:noProof/>
        </w:rPr>
        <w:instrText xml:space="preserve"> ADDIN EN.CITE.DATA </w:instrText>
      </w:r>
      <w:r w:rsidR="00FC36D1">
        <w:rPr>
          <w:noProof/>
        </w:rPr>
      </w:r>
      <w:r w:rsidR="00FC36D1">
        <w:rPr>
          <w:noProof/>
        </w:rPr>
        <w:fldChar w:fldCharType="end"/>
      </w:r>
      <w:r w:rsidR="00FC36D1">
        <w:rPr>
          <w:noProof/>
        </w:rPr>
      </w:r>
      <w:r w:rsidR="00FC36D1">
        <w:rPr>
          <w:noProof/>
        </w:rPr>
        <w:fldChar w:fldCharType="separate"/>
      </w:r>
      <w:r w:rsidR="00FC36D1">
        <w:rPr>
          <w:noProof/>
        </w:rPr>
        <w:t>[</w:t>
      </w:r>
      <w:hyperlink w:anchor="_ENREF_21" w:tooltip="Lerche, 1968 #1950" w:history="1">
        <w:r w:rsidR="0006700C">
          <w:rPr>
            <w:noProof/>
          </w:rPr>
          <w:t>21-23</w:t>
        </w:r>
      </w:hyperlink>
      <w:r w:rsidR="00FC36D1">
        <w:rPr>
          <w:noProof/>
        </w:rPr>
        <w:t>]</w:t>
      </w:r>
      <w:r w:rsidR="00FC36D1">
        <w:rPr>
          <w:noProof/>
        </w:rPr>
        <w:fldChar w:fldCharType="end"/>
      </w:r>
      <w:r>
        <w:rPr>
          <w:noProof/>
        </w:rPr>
        <w:t>, th</w:t>
      </w:r>
      <w:ins w:id="64" w:author="jinlin xie" w:date="2025-01-07T09:21:00Z">
        <w:r w:rsidR="00D35695">
          <w:rPr>
            <w:noProof/>
          </w:rPr>
          <w:t>ese</w:t>
        </w:r>
      </w:ins>
      <w:del w:id="65" w:author="jinlin xie" w:date="2025-01-07T09:21:00Z">
        <w:r w:rsidDel="006E5A60">
          <w:rPr>
            <w:noProof/>
          </w:rPr>
          <w:delText>is</w:delText>
        </w:r>
      </w:del>
      <w:r>
        <w:rPr>
          <w:noProof/>
        </w:rPr>
        <w:t xml:space="preserve"> question</w:t>
      </w:r>
      <w:ins w:id="66" w:author="jinlin xie" w:date="2025-01-07T09:21:00Z">
        <w:r w:rsidR="00D35695">
          <w:rPr>
            <w:noProof/>
          </w:rPr>
          <w:t>s</w:t>
        </w:r>
      </w:ins>
      <w:r>
        <w:rPr>
          <w:noProof/>
        </w:rPr>
        <w:t xml:space="preserve"> </w:t>
      </w:r>
      <w:ins w:id="67" w:author="jinlin xie" w:date="2025-01-07T09:21:00Z">
        <w:r w:rsidR="00D35695">
          <w:rPr>
            <w:noProof/>
          </w:rPr>
          <w:t>stil</w:t>
        </w:r>
      </w:ins>
      <w:ins w:id="68" w:author="jinlin xie" w:date="2025-01-07T09:22:00Z">
        <w:r w:rsidR="00D35695">
          <w:rPr>
            <w:noProof/>
          </w:rPr>
          <w:t xml:space="preserve">l </w:t>
        </w:r>
      </w:ins>
      <w:r>
        <w:rPr>
          <w:noProof/>
        </w:rPr>
        <w:t>remain</w:t>
      </w:r>
      <w:del w:id="69" w:author="jinlin xie" w:date="2025-01-07T09:22:00Z">
        <w:r w:rsidDel="00D35695">
          <w:rPr>
            <w:noProof/>
          </w:rPr>
          <w:delText>s</w:delText>
        </w:r>
      </w:del>
      <w:r>
        <w:rPr>
          <w:noProof/>
        </w:rPr>
        <w:t xml:space="preserve"> </w:t>
      </w:r>
      <w:del w:id="70" w:author="jinlin xie" w:date="2025-01-07T09:22:00Z">
        <w:r w:rsidDel="00D35695">
          <w:rPr>
            <w:noProof/>
          </w:rPr>
          <w:delText xml:space="preserve">need </w:delText>
        </w:r>
      </w:del>
      <w:r>
        <w:rPr>
          <w:noProof/>
        </w:rPr>
        <w:t>to</w:t>
      </w:r>
      <w:ins w:id="71" w:author="jinlin xie" w:date="2025-01-07T09:22:00Z">
        <w:r w:rsidR="00D35695">
          <w:rPr>
            <w:noProof/>
          </w:rPr>
          <w:t xml:space="preserve"> be</w:t>
        </w:r>
      </w:ins>
      <w:r>
        <w:rPr>
          <w:noProof/>
        </w:rPr>
        <w:t xml:space="preserve"> answer</w:t>
      </w:r>
      <w:ins w:id="72" w:author="jinlin xie" w:date="2025-01-07T09:22:00Z">
        <w:r w:rsidR="00D35695">
          <w:rPr>
            <w:noProof/>
          </w:rPr>
          <w:t>ed</w:t>
        </w:r>
      </w:ins>
      <w:r>
        <w:rPr>
          <w:noProof/>
        </w:rPr>
        <w:t xml:space="preserve">. In this paper, test electrons are used to investigate the Anomalous Doppler Effect in an effort to address the question outlined above. A theoretical model based on energy, momentum, and angular momentum conservation is proposed to explain the role of left-hand polarization in the Anomalous Doppler Effect. This model is provided in the appendix for reference to ensure that </w:t>
      </w:r>
      <w:r>
        <w:rPr>
          <w:noProof/>
        </w:rPr>
        <w:lastRenderedPageBreak/>
        <w:t>the main discussion in the paper remains cohesive and uninterrupted.</w:t>
      </w:r>
    </w:p>
    <w:p w14:paraId="46010D8C" w14:textId="10FF9C84" w:rsidR="0020434C" w:rsidRDefault="0020434C" w:rsidP="0020434C">
      <w:pPr>
        <w:pStyle w:val="IOPText"/>
        <w:rPr>
          <w:noProof/>
        </w:rPr>
      </w:pPr>
      <w:r>
        <w:rPr>
          <w:noProof/>
        </w:rPr>
        <w:t xml:space="preserve">This paper presents a direct simulation of full orbit electron motion in uniform magnetic fields, along with accelerating electrostatic </w:t>
      </w:r>
      <w:ins w:id="73" w:author="jinlin xie" w:date="2025-01-07T09:23:00Z">
        <w:r w:rsidR="00D35695">
          <w:rPr>
            <w:noProof/>
          </w:rPr>
          <w:t xml:space="preserve">field </w:t>
        </w:r>
      </w:ins>
      <w:r>
        <w:rPr>
          <w:noProof/>
        </w:rPr>
        <w:t xml:space="preserve">and </w:t>
      </w:r>
      <w:ins w:id="74" w:author="jinlin xie" w:date="2025-01-07T09:24:00Z">
        <w:r w:rsidR="00D35695">
          <w:rPr>
            <w:noProof/>
          </w:rPr>
          <w:t xml:space="preserve">external </w:t>
        </w:r>
      </w:ins>
      <w:r>
        <w:rPr>
          <w:noProof/>
        </w:rPr>
        <w:t>electromagnetic field</w:t>
      </w:r>
      <w:del w:id="75" w:author="jinlin xie" w:date="2025-01-07T09:24:00Z">
        <w:r w:rsidDel="00D35695">
          <w:rPr>
            <w:noProof/>
          </w:rPr>
          <w:delText>s</w:delText>
        </w:r>
      </w:del>
      <w:r>
        <w:rPr>
          <w:noProof/>
        </w:rPr>
        <w:t xml:space="preserve">, using the Volume-Preserving Algorithm </w:t>
      </w:r>
      <w:r w:rsidR="00FC36D1">
        <w:rPr>
          <w:noProof/>
        </w:rPr>
        <w:fldChar w:fldCharType="begin"/>
      </w:r>
      <w:r w:rsidR="00FC36D1">
        <w:rPr>
          <w:noProof/>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sidR="00FC36D1">
        <w:rPr>
          <w:noProof/>
        </w:rPr>
        <w:fldChar w:fldCharType="separate"/>
      </w:r>
      <w:r w:rsidR="00FC36D1">
        <w:rPr>
          <w:noProof/>
        </w:rPr>
        <w:t>[</w:t>
      </w:r>
      <w:hyperlink w:anchor="_ENREF_24" w:tooltip="Zhang, 2015 #2272" w:history="1">
        <w:r w:rsidR="0006700C">
          <w:rPr>
            <w:noProof/>
          </w:rPr>
          <w:t>24</w:t>
        </w:r>
      </w:hyperlink>
      <w:r w:rsidR="00FC36D1">
        <w:rPr>
          <w:noProof/>
        </w:rPr>
        <w:t>]</w:t>
      </w:r>
      <w:r w:rsidR="00FC36D1">
        <w:rPr>
          <w:noProof/>
        </w:rPr>
        <w:fldChar w:fldCharType="end"/>
      </w:r>
      <w:r>
        <w:rPr>
          <w:noProof/>
        </w:rPr>
        <w:t xml:space="preserve">. Compared to conventional algorithms like Boris </w:t>
      </w:r>
      <w:r w:rsidR="00FC36D1">
        <w:rPr>
          <w:noProof/>
        </w:rPr>
        <w:fldChar w:fldCharType="begin"/>
      </w:r>
      <w:r w:rsidR="00FC36D1">
        <w:rPr>
          <w:noProof/>
        </w:rPr>
        <w:instrText xml:space="preserve"> ADDIN EN.CITE &lt;EndNote&gt;&lt;Cite&gt;&lt;Author&gt;Boris&lt;/Author&gt;&lt;Year&gt;1970&lt;/Year&gt;&lt;RecNum&gt;2273&lt;/RecNum&gt;&lt;DisplayText&gt;[25]&lt;/DisplayText&gt;&lt;record&gt;&lt;rec-number&gt;2273&lt;/rec-number&gt;&lt;foreign-keys&gt;&lt;key app="EN" db-id="f0atdtsz3wzwebesv0npwr9e520zx0xd0xpe" timestamp="1735733136"&gt;2273&lt;/key&gt;&lt;/foreign-keys&gt;&lt;ref-type name="Conference Proceedings"&gt;10&lt;/ref-type&gt;&lt;contributors&gt;&lt;authors&gt;&lt;author&gt;Boris, Jay P&lt;/author&gt;&lt;/authors&gt;&lt;/contributors&gt;&lt;titles&gt;&lt;title&gt;Relativistic plasma simulation-optimization of a hybrid code&lt;/title&gt;&lt;secondary-title&gt;Proc. Fourth Conf. Num. Sim. Plasmas&lt;/secondary-title&gt;&lt;/titles&gt;&lt;pages&gt;3-67&lt;/pages&gt;&lt;dates&gt;&lt;year&gt;1970&lt;/year&gt;&lt;/dates&gt;&lt;urls&gt;&lt;/urls&gt;&lt;/record&gt;&lt;/Cite&gt;&lt;/EndNote&gt;</w:instrText>
      </w:r>
      <w:r w:rsidR="00FC36D1">
        <w:rPr>
          <w:noProof/>
        </w:rPr>
        <w:fldChar w:fldCharType="separate"/>
      </w:r>
      <w:r w:rsidR="00FC36D1">
        <w:rPr>
          <w:noProof/>
        </w:rPr>
        <w:t>[</w:t>
      </w:r>
      <w:hyperlink w:anchor="_ENREF_25" w:tooltip="Boris, 1970 #2273" w:history="1">
        <w:r w:rsidR="0006700C">
          <w:rPr>
            <w:noProof/>
          </w:rPr>
          <w:t>25</w:t>
        </w:r>
      </w:hyperlink>
      <w:r w:rsidR="00FC36D1">
        <w:rPr>
          <w:noProof/>
        </w:rPr>
        <w:t>]</w:t>
      </w:r>
      <w:r w:rsidR="00FC36D1">
        <w:rPr>
          <w:noProof/>
        </w:rPr>
        <w:fldChar w:fldCharType="end"/>
      </w:r>
      <w:r>
        <w:rPr>
          <w:noProof/>
        </w:rPr>
        <w:t xml:space="preserve">, the Volume-Preserving Algorithm ensures long-term accuracy and conservativeness through a systematic splitting method, making it an ideal approach for nonlinear electron dynamic simulations. To directly observe the Anomalous Doppler </w:t>
      </w:r>
      <w:del w:id="76" w:author="jinlin xie" w:date="2025-01-07T10:01:00Z">
        <w:r w:rsidDel="00F82A82">
          <w:rPr>
            <w:noProof/>
          </w:rPr>
          <w:delText>E</w:delText>
        </w:r>
      </w:del>
      <w:r>
        <w:rPr>
          <w:noProof/>
        </w:rPr>
        <w:t xml:space="preserve">ffect, an electron is placed in a </w:t>
      </w:r>
      <w:r w:rsidR="00FD5A0A">
        <w:rPr>
          <w:noProof/>
          <w:szCs w:val="20"/>
        </w:rPr>
        <w:drawing>
          <wp:anchor distT="0" distB="0" distL="114300" distR="114300" simplePos="0" relativeHeight="251666432" behindDoc="0" locked="0" layoutInCell="1" allowOverlap="1" wp14:anchorId="77DFCE76" wp14:editId="699C6789">
            <wp:simplePos x="0" y="0"/>
            <wp:positionH relativeFrom="column">
              <wp:posOffset>3424555</wp:posOffset>
            </wp:positionH>
            <wp:positionV relativeFrom="paragraph">
              <wp:posOffset>64770</wp:posOffset>
            </wp:positionV>
            <wp:extent cx="2779902" cy="1898650"/>
            <wp:effectExtent l="0" t="0" r="1905" b="6350"/>
            <wp:wrapTopAndBottom/>
            <wp:docPr id="705770355"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70355" name="图片 2" descr="图示&#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764" t="13002" r="6126" b="7643"/>
                    <a:stretch/>
                  </pic:blipFill>
                  <pic:spPr bwMode="auto">
                    <a:xfrm>
                      <a:off x="0" y="0"/>
                      <a:ext cx="2779902" cy="189865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t xml:space="preserve">uniform magnetic field and an electrostatic field, which is oriented opposite to background magnetic field. This setup allows the electron to be accelerated parallel to background magnetic field. During the simulation, a slow electromagnetic wave </w:t>
      </w:r>
      <w:r w:rsidRPr="00D35695">
        <w:rPr>
          <w:noProof/>
          <w:highlight w:val="yellow"/>
          <w:rPrChange w:id="77" w:author="jinlin xie" w:date="2025-01-07T09:27:00Z">
            <w:rPr>
              <w:noProof/>
            </w:rPr>
          </w:rPrChange>
        </w:rPr>
        <w:t>with a phase velocity smaller than that of light in vacuum</w:t>
      </w:r>
      <w:r>
        <w:rPr>
          <w:noProof/>
        </w:rPr>
        <w:t xml:space="preserve"> is introduced as an </w:t>
      </w:r>
      <w:ins w:id="78" w:author="mmwave" w:date="2025-01-10T00:37:00Z">
        <w:r w:rsidR="008C59BA">
          <w:rPr>
            <w:noProof/>
          </w:rPr>
          <w:t xml:space="preserve">external </w:t>
        </w:r>
      </w:ins>
      <w:commentRangeStart w:id="79"/>
      <w:del w:id="80" w:author="mmwave" w:date="2025-01-10T00:37:00Z">
        <w:r w:rsidDel="008C59BA">
          <w:rPr>
            <w:noProof/>
          </w:rPr>
          <w:delText xml:space="preserve">induced </w:delText>
        </w:r>
      </w:del>
      <w:commentRangeEnd w:id="79"/>
      <w:r w:rsidR="00D35695">
        <w:rPr>
          <w:rStyle w:val="CommentReference"/>
          <w:rFonts w:asciiTheme="minorHAnsi" w:hAnsiTheme="minorHAnsi"/>
        </w:rPr>
        <w:commentReference w:id="79"/>
      </w:r>
      <w:r>
        <w:rPr>
          <w:noProof/>
        </w:rPr>
        <w:t xml:space="preserve">wave. This wave enables us to </w:t>
      </w:r>
      <w:del w:id="81" w:author="jinlin xie" w:date="2025-01-07T09:27:00Z">
        <w:r w:rsidDel="00D35695">
          <w:rPr>
            <w:noProof/>
          </w:rPr>
          <w:delText xml:space="preserve">observe </w:delText>
        </w:r>
      </w:del>
      <w:ins w:id="82" w:author="jinlin xie" w:date="2025-01-07T09:27:00Z">
        <w:r w:rsidR="00D35695">
          <w:rPr>
            <w:noProof/>
          </w:rPr>
          <w:t xml:space="preserve">inverstigate </w:t>
        </w:r>
      </w:ins>
      <w:r>
        <w:rPr>
          <w:noProof/>
        </w:rPr>
        <w:t xml:space="preserve">the effects when the electron’s velocity reaches the resonant condition for the Anomalous Doppler Effect. We explore resonance with three types of polarization waves: linear polarization, left-hand circular polarization, and right-hand circular polarization. The results show that only the wave with left-hand circular polarization induces the Anomalous Doppler Effect for runaway electrons. The simulation also reveals the critical energy of waves </w:t>
      </w:r>
      <w:del w:id="83" w:author="jinlin xie" w:date="2025-01-07T09:31:00Z">
        <w:r w:rsidDel="00D35695">
          <w:rPr>
            <w:noProof/>
          </w:rPr>
          <w:delText xml:space="preserve">at </w:delText>
        </w:r>
      </w:del>
      <w:ins w:id="84" w:author="jinlin xie" w:date="2025-01-07T09:31:00Z">
        <w:r w:rsidR="00D35695">
          <w:rPr>
            <w:noProof/>
          </w:rPr>
          <w:t xml:space="preserve">above </w:t>
        </w:r>
      </w:ins>
      <w:r>
        <w:rPr>
          <w:noProof/>
        </w:rPr>
        <w:t xml:space="preserve">which the electron's parallel velocity is constrained and </w:t>
      </w:r>
      <w:del w:id="85" w:author="jinlin xie" w:date="2025-01-07T09:31:00Z">
        <w:r w:rsidDel="00D35695">
          <w:rPr>
            <w:noProof/>
          </w:rPr>
          <w:delText xml:space="preserve">consistently transfers </w:delText>
        </w:r>
      </w:del>
      <w:r>
        <w:rPr>
          <w:noProof/>
        </w:rPr>
        <w:t>parallel energy</w:t>
      </w:r>
      <w:ins w:id="86" w:author="jinlin xie" w:date="2025-01-07T09:32:00Z">
        <w:r w:rsidR="00214FD0">
          <w:rPr>
            <w:noProof/>
          </w:rPr>
          <w:t xml:space="preserve"> obtained</w:t>
        </w:r>
      </w:ins>
      <w:ins w:id="87" w:author="jinlin xie" w:date="2025-01-07T09:31:00Z">
        <w:r w:rsidR="00214FD0">
          <w:rPr>
            <w:noProof/>
          </w:rPr>
          <w:t xml:space="preserve"> from the electrostatic field</w:t>
        </w:r>
      </w:ins>
      <w:r>
        <w:rPr>
          <w:noProof/>
        </w:rPr>
        <w:t xml:space="preserve"> </w:t>
      </w:r>
      <w:ins w:id="88" w:author="jinlin xie" w:date="2025-01-07T09:31:00Z">
        <w:r w:rsidR="00D35695">
          <w:rPr>
            <w:noProof/>
          </w:rPr>
          <w:t xml:space="preserve">is consistently transfered </w:t>
        </w:r>
      </w:ins>
      <w:del w:id="89" w:author="jinlin xie" w:date="2025-01-07T09:31:00Z">
        <w:r w:rsidDel="00214FD0">
          <w:rPr>
            <w:noProof/>
          </w:rPr>
          <w:delText xml:space="preserve">from the electrostatic field </w:delText>
        </w:r>
      </w:del>
      <w:r>
        <w:rPr>
          <w:noProof/>
        </w:rPr>
        <w:t xml:space="preserve">to transverse rotational energy. Furthermore, the self-consistency between quantum theory and direct simulation of the Anomalous Doppler Effect is examined. </w:t>
      </w:r>
      <w:r w:rsidR="00EF1688">
        <w:rPr>
          <w:rFonts w:hint="eastAsia"/>
          <w:noProof/>
          <w:lang w:eastAsia="zh-CN"/>
        </w:rPr>
        <w:t>Through t</w:t>
      </w:r>
      <w:r>
        <w:rPr>
          <w:noProof/>
        </w:rPr>
        <w:t>he analysis of dispersion, polarization, and resonant moments, we determine that the extraordinary wave is most suitable for triggering the Anomalous Doppler Effect in plasma. Based on these findings, we propose an effective method for controlling runaway electrons.</w:t>
      </w:r>
    </w:p>
    <w:p w14:paraId="15484B75" w14:textId="317185D5" w:rsidR="0055274C" w:rsidRDefault="0020434C" w:rsidP="0020434C">
      <w:pPr>
        <w:pStyle w:val="IOPText"/>
        <w:rPr>
          <w:noProof/>
        </w:rPr>
      </w:pPr>
      <w:r>
        <w:rPr>
          <w:noProof/>
        </w:rPr>
        <w:t>The numerical simulation framework and results are presented in Section II. The trapping threshold is examined in Section III. Section IV explores the dynamics of electromagnetic waves driving the Anomalous Doppler Effect in magnetized plasma. The runaway electron suppression method using extraordinary wave injection is introduced in Section V. Finally, the summary is provided in Section VI.</w:t>
      </w:r>
    </w:p>
    <w:p w14:paraId="0A2CBBE9" w14:textId="4476E3B3" w:rsidR="005B524D" w:rsidRDefault="005B524D" w:rsidP="005B524D">
      <w:pPr>
        <w:pStyle w:val="IOPH1"/>
        <w:rPr>
          <w:lang w:eastAsia="zh-CN"/>
        </w:rPr>
      </w:pPr>
      <w:r>
        <w:rPr>
          <w:lang w:eastAsia="zh-CN"/>
        </w:rPr>
        <w:t>I</w:t>
      </w:r>
      <w:r>
        <w:rPr>
          <w:rFonts w:hint="eastAsia"/>
          <w:lang w:eastAsia="zh-CN"/>
        </w:rPr>
        <w:t>I</w:t>
      </w:r>
      <w:r>
        <w:rPr>
          <w:lang w:eastAsia="zh-CN"/>
        </w:rPr>
        <w:t xml:space="preserve">. </w:t>
      </w:r>
      <w:r w:rsidRPr="005B524D">
        <w:rPr>
          <w:lang w:eastAsia="zh-CN"/>
        </w:rPr>
        <w:t>Numerical Simulation Framework and Result Discussion</w:t>
      </w:r>
    </w:p>
    <w:p w14:paraId="580FCB6C" w14:textId="71BAFFF8" w:rsidR="005B524D" w:rsidRDefault="005B524D" w:rsidP="005B524D">
      <w:pPr>
        <w:pStyle w:val="IOPText"/>
        <w:rPr>
          <w:lang w:eastAsia="zh-CN"/>
        </w:rPr>
      </w:pPr>
      <w:r w:rsidRPr="005B524D">
        <w:rPr>
          <w:lang w:eastAsia="zh-CN"/>
        </w:rPr>
        <w:t>The uniform magnetic field</w:t>
      </w:r>
      <w:r>
        <w:rPr>
          <w:rFonts w:hint="eastAsia"/>
          <w:lang w:eastAsia="zh-CN"/>
        </w:rPr>
        <w:t xml:space="preserve">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Pr>
          <w:rFonts w:hint="eastAsia"/>
          <w:lang w:eastAsia="zh-CN"/>
        </w:rPr>
        <w:t xml:space="preserve"> </w:t>
      </w:r>
      <w:r w:rsidRPr="005B524D">
        <w:rPr>
          <w:lang w:eastAsia="zh-CN"/>
        </w:rPr>
        <w:t xml:space="preserve"> is set on the z-direction. The electron is accelerated by the </w:t>
      </w:r>
      <w:r w:rsidR="00466F9C" w:rsidRPr="005B524D">
        <w:rPr>
          <w:lang w:eastAsia="zh-CN"/>
        </w:rPr>
        <w:t>electrostatic</w:t>
      </w:r>
      <w:r w:rsidRPr="005B524D">
        <w:rPr>
          <w:lang w:eastAsia="zh-CN"/>
        </w:rPr>
        <w:t xml:space="preserve"> field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E</m:t>
                </m:r>
              </m:e>
            </m:acc>
          </m:e>
          <m:sub>
            <m:r>
              <w:rPr>
                <w:rFonts w:ascii="Cambria Math" w:hAnsi="Cambria Math"/>
                <w:lang w:eastAsia="zh-CN"/>
              </w:rPr>
              <m:t>0</m:t>
            </m:r>
          </m:sub>
        </m:sSub>
      </m:oMath>
      <w:r w:rsidRPr="005B524D">
        <w:rPr>
          <w:lang w:eastAsia="zh-CN"/>
        </w:rPr>
        <w:t xml:space="preserve">, </w:t>
      </w:r>
      <w:r w:rsidRPr="00DE4B5D">
        <w:rPr>
          <w:highlight w:val="yellow"/>
          <w:lang w:eastAsia="zh-CN"/>
          <w:rPrChange w:id="90" w:author="jinlin xie" w:date="2025-01-07T09:51:00Z">
            <w:rPr>
              <w:lang w:eastAsia="zh-CN"/>
            </w:rPr>
          </w:rPrChange>
        </w:rPr>
        <w:t>which on</w:t>
      </w:r>
      <w:r w:rsidRPr="005B524D">
        <w:rPr>
          <w:lang w:eastAsia="zh-CN"/>
        </w:rPr>
        <w:t xml:space="preserve"> the opposite direction to </w:t>
      </w:r>
      <m:oMath>
        <m:sSub>
          <m:sSubPr>
            <m:ctrlPr>
              <w:rPr>
                <w:rFonts w:ascii="Cambria Math" w:hAnsi="Cambria Math"/>
                <w:i/>
                <w:lang w:eastAsia="zh-CN"/>
              </w:rPr>
            </m:ctrlPr>
          </m:sSubPr>
          <m:e>
            <m:acc>
              <m:accPr>
                <m:chr m:val="⃗"/>
                <m:ctrlPr>
                  <w:rPr>
                    <w:rFonts w:ascii="Cambria Math" w:hAnsi="Cambria Math"/>
                    <w:i/>
                    <w:lang w:eastAsia="zh-CN"/>
                  </w:rPr>
                </m:ctrlPr>
              </m:accPr>
              <m:e>
                <m:r>
                  <w:rPr>
                    <w:rFonts w:ascii="Cambria Math" w:hAnsi="Cambria Math"/>
                    <w:lang w:eastAsia="zh-CN"/>
                  </w:rPr>
                  <m:t>B</m:t>
                </m:r>
              </m:e>
            </m:acc>
          </m:e>
          <m:sub>
            <m:r>
              <w:rPr>
                <w:rFonts w:ascii="Cambria Math" w:hAnsi="Cambria Math"/>
                <w:lang w:eastAsia="zh-CN"/>
              </w:rPr>
              <m:t>0</m:t>
            </m:r>
          </m:sub>
        </m:sSub>
      </m:oMath>
      <w:r w:rsidRPr="005B524D">
        <w:rPr>
          <w:lang w:eastAsia="zh-CN"/>
        </w:rPr>
        <w:t xml:space="preserve"> as shown in Fig. 4. </w:t>
      </w:r>
      <w:del w:id="91" w:author="jinlin xie" w:date="2025-01-07T09:52:00Z">
        <w:r w:rsidRPr="005B524D" w:rsidDel="00DE4B5D">
          <w:rPr>
            <w:lang w:eastAsia="zh-CN"/>
          </w:rPr>
          <w:delText>For the dynamics analysis of electrons during interactions with an electromagnetic field, a</w:delText>
        </w:r>
      </w:del>
      <w:ins w:id="92" w:author="jinlin xie" w:date="2025-01-07T09:52:00Z">
        <w:r w:rsidR="00DE4B5D">
          <w:rPr>
            <w:lang w:eastAsia="zh-CN"/>
          </w:rPr>
          <w:t>A</w:t>
        </w:r>
      </w:ins>
      <w:r w:rsidRPr="005B524D">
        <w:rPr>
          <w:lang w:eastAsia="zh-CN"/>
        </w:rPr>
        <w:t xml:space="preserve"> plane electromagnetic wave</w:t>
      </w:r>
      <w:ins w:id="93" w:author="jinlin xie" w:date="2025-01-07T09:52:00Z">
        <w:r w:rsidR="00DE4B5D">
          <w:rPr>
            <w:lang w:eastAsia="zh-CN"/>
          </w:rPr>
          <w:t>-field</w:t>
        </w:r>
      </w:ins>
      <w:r w:rsidRPr="005B524D">
        <w:rPr>
          <w:lang w:eastAsia="zh-CN"/>
        </w:rPr>
        <w:t xml:space="preserve"> is </w:t>
      </w:r>
      <w:r w:rsidR="00466F9C" w:rsidRPr="005B524D">
        <w:rPr>
          <w:lang w:eastAsia="zh-CN"/>
        </w:rPr>
        <w:t>established</w:t>
      </w:r>
      <w:ins w:id="94" w:author="jinlin xie" w:date="2025-01-07T09:52:00Z">
        <w:r w:rsidR="00DE4B5D">
          <w:rPr>
            <w:lang w:eastAsia="zh-CN"/>
          </w:rPr>
          <w:t xml:space="preserve"> in the plasma</w:t>
        </w:r>
      </w:ins>
      <w:r w:rsidRPr="005B524D">
        <w:rPr>
          <w:lang w:eastAsia="zh-CN"/>
        </w:rPr>
        <w:t>,</w:t>
      </w:r>
      <w:r w:rsidR="00AC57AC">
        <w:rPr>
          <w:rFonts w:hint="eastAsia"/>
          <w:lang w:eastAsia="zh-CN"/>
        </w:rPr>
        <w:t xml:space="preserve"> </w:t>
      </w:r>
      <w:r w:rsidRPr="005B524D">
        <w:rPr>
          <w:lang w:eastAsia="zh-CN"/>
        </w:rPr>
        <w:t xml:space="preserve">which characterized by frequency </w:t>
      </w:r>
      <w:r w:rsidRPr="005B524D">
        <w:rPr>
          <w:rFonts w:cs="Times New Roman"/>
          <w:lang w:eastAsia="zh-CN"/>
        </w:rPr>
        <w:t>ω</w:t>
      </w:r>
      <w:r w:rsidRPr="005B524D">
        <w:rPr>
          <w:lang w:eastAsia="zh-CN"/>
        </w:rPr>
        <w:t xml:space="preserve"> and wavevector </w:t>
      </w:r>
      <m:oMath>
        <m:acc>
          <m:accPr>
            <m:chr m:val="⃗"/>
            <m:ctrlPr>
              <w:rPr>
                <w:rFonts w:ascii="Cambria Math" w:hAnsi="Cambria Math"/>
                <w:i/>
                <w:lang w:eastAsia="zh-CN"/>
              </w:rPr>
            </m:ctrlPr>
          </m:accPr>
          <m:e>
            <m:r>
              <w:rPr>
                <w:rFonts w:ascii="Cambria Math" w:hAnsi="Cambria Math"/>
                <w:lang w:eastAsia="zh-CN"/>
              </w:rPr>
              <m:t>k</m:t>
            </m:r>
          </m:e>
        </m:acc>
      </m:oMath>
      <w:r w:rsidRPr="005B524D">
        <w:rPr>
          <w:lang w:eastAsia="zh-CN"/>
        </w:rPr>
        <w:t>.</w:t>
      </w:r>
    </w:p>
    <w:p w14:paraId="73D81C93" w14:textId="403D7403" w:rsidR="00577B32" w:rsidRPr="00E13EE6" w:rsidRDefault="00577B32" w:rsidP="00E13EE6">
      <w:pPr>
        <w:pStyle w:val="IOPText"/>
        <w:rPr>
          <w:lang w:eastAsia="zh-CN"/>
        </w:rPr>
      </w:pPr>
      <w:r w:rsidRPr="00F82A82">
        <w:rPr>
          <w:highlight w:val="yellow"/>
          <w:lang w:eastAsia="zh-CN"/>
          <w:rPrChange w:id="95" w:author="jinlin xie" w:date="2025-01-07T09:57:00Z">
            <w:rPr>
              <w:lang w:eastAsia="zh-CN"/>
            </w:rPr>
          </w:rPrChange>
        </w:rPr>
        <w:t>The electron orbit and motion p in this scenario is presented</w:t>
      </w:r>
      <w:r w:rsidRPr="00577B32">
        <w:rPr>
          <w:lang w:eastAsia="zh-CN"/>
        </w:rPr>
        <w:t xml:space="preserve"> as </w:t>
      </w:r>
      <w:r w:rsidR="00502A8C" w:rsidRPr="00FD5A0A">
        <w:rPr>
          <w:rFonts w:hint="eastAsia"/>
          <w:lang w:eastAsia="zh-CN"/>
        </w:rPr>
        <w:t>e</w:t>
      </w:r>
      <w:r w:rsidRPr="00FD5A0A">
        <w:rPr>
          <w:lang w:eastAsia="zh-CN"/>
        </w:rPr>
        <w:t>q</w:t>
      </w:r>
      <w:r w:rsidR="00502A8C" w:rsidRPr="00FD5A0A">
        <w:rPr>
          <w:rFonts w:hint="eastAsia"/>
          <w:lang w:eastAsia="zh-CN"/>
        </w:rPr>
        <w:t>.</w:t>
      </w:r>
      <w:r w:rsidR="00502A8C" w:rsidRPr="00FD5A0A">
        <w:rPr>
          <w:lang w:eastAsia="zh-CN"/>
        </w:rPr>
        <w:fldChar w:fldCharType="begin"/>
      </w:r>
      <w:r w:rsidR="00502A8C" w:rsidRPr="00FD5A0A">
        <w:rPr>
          <w:lang w:eastAsia="zh-CN"/>
        </w:rPr>
        <w:instrText xml:space="preserve"> </w:instrText>
      </w:r>
      <w:r w:rsidR="00502A8C" w:rsidRPr="00FD5A0A">
        <w:rPr>
          <w:rFonts w:hint="eastAsia"/>
          <w:lang w:eastAsia="zh-CN"/>
        </w:rPr>
        <w:instrText>REF DynamicEqation \h</w:instrText>
      </w:r>
      <w:r w:rsidR="00502A8C" w:rsidRPr="00FD5A0A">
        <w:rPr>
          <w:lang w:eastAsia="zh-CN"/>
        </w:rPr>
        <w:instrText xml:space="preserve"> </w:instrText>
      </w:r>
      <w:r w:rsidR="00FD5A0A">
        <w:rPr>
          <w:lang w:eastAsia="zh-CN"/>
        </w:rPr>
        <w:instrText xml:space="preserve"> \* MERGEFORMAT </w:instrText>
      </w:r>
      <w:r w:rsidR="00502A8C" w:rsidRPr="00FD5A0A">
        <w:rPr>
          <w:lang w:eastAsia="zh-CN"/>
        </w:rPr>
      </w:r>
      <w:r w:rsidR="00502A8C" w:rsidRPr="00FD5A0A">
        <w:rPr>
          <w:lang w:eastAsia="zh-CN"/>
        </w:rPr>
        <w:fldChar w:fldCharType="separate"/>
      </w:r>
      <m:oMath>
        <m:r>
          <m:rPr>
            <m:sty m:val="p"/>
          </m:rPr>
          <w:rPr>
            <w:rFonts w:ascii="Cambria Math" w:hAnsi="Cambria Math"/>
            <w:noProof/>
            <w:szCs w:val="20"/>
            <w:lang w:eastAsia="zh-CN"/>
          </w:rPr>
          <m:t>(1)</m:t>
        </m:r>
      </m:oMath>
      <w:r w:rsidR="00502A8C" w:rsidRPr="00FD5A0A">
        <w:rPr>
          <w:lang w:eastAsia="zh-CN"/>
        </w:rPr>
        <w:fldChar w:fldCharType="end"/>
      </w:r>
      <w:r w:rsidRPr="00FD5A0A">
        <w:rPr>
          <w:lang w:eastAsia="zh-CN"/>
        </w:rPr>
        <w:t>.</w:t>
      </w:r>
      <w:r w:rsidRPr="00577B32">
        <w:rPr>
          <w:lang w:eastAsia="zh-CN"/>
        </w:rPr>
        <w:t xml:space="preserve"> </w:t>
      </w:r>
      <w:r w:rsidR="00502A8C">
        <w:rPr>
          <w:rFonts w:hint="eastAsia"/>
          <w:lang w:eastAsia="zh-CN"/>
        </w:rPr>
        <w:t xml:space="preserve"> </w:t>
      </w:r>
      <w:r w:rsidR="00E13EE6">
        <w:rPr>
          <w:lang w:eastAsia="zh-CN"/>
        </w:rPr>
        <w:t xml:space="preserve">The vectors </w:t>
      </w:r>
      <w:r w:rsidR="00E13EE6" w:rsidRPr="00E13EE6">
        <w:rPr>
          <w:b/>
          <w:bCs/>
          <w:lang w:eastAsia="zh-CN"/>
        </w:rPr>
        <w:t>E</w:t>
      </w:r>
      <w:r w:rsidR="00E13EE6">
        <w:rPr>
          <w:lang w:eastAsia="zh-CN"/>
        </w:rPr>
        <w:t xml:space="preserve"> and </w:t>
      </w:r>
      <w:r w:rsidR="00E13EE6" w:rsidRPr="00E13EE6">
        <w:rPr>
          <w:b/>
          <w:bCs/>
          <w:lang w:eastAsia="zh-CN"/>
        </w:rPr>
        <w:t>B</w:t>
      </w:r>
      <w:r w:rsidR="00E13EE6">
        <w:rPr>
          <w:lang w:eastAsia="zh-CN"/>
        </w:rPr>
        <w:t xml:space="preserve"> represent the total fields, which include both static and electromagnetic components. The variable </w:t>
      </w:r>
      <w:r w:rsidR="00E13EE6" w:rsidRPr="00E13EE6">
        <w:rPr>
          <w:b/>
          <w:bCs/>
          <w:lang w:eastAsia="zh-CN"/>
        </w:rPr>
        <w:t>p</w:t>
      </w:r>
      <w:r w:rsidR="00E13EE6">
        <w:rPr>
          <w:lang w:eastAsia="zh-CN"/>
        </w:rPr>
        <w:t xml:space="preserve"> denotes the momentum, c is the speed of light in vacuum, </w:t>
      </w:r>
      <w:del w:id="96" w:author="mmwave" w:date="2025-01-10T00:37:00Z">
        <w:r w:rsidR="00E13EE6" w:rsidRPr="00F82A82" w:rsidDel="008C59BA">
          <w:rPr>
            <w:highlight w:val="yellow"/>
            <w:lang w:eastAsia="zh-CN"/>
            <w:rPrChange w:id="97" w:author="jinlin xie" w:date="2025-01-07T09:56:00Z">
              <w:rPr>
                <w:lang w:eastAsia="zh-CN"/>
              </w:rPr>
            </w:rPrChange>
          </w:rPr>
          <w:delText xml:space="preserve">x </w:delText>
        </w:r>
      </w:del>
      <w:ins w:id="98" w:author="mmwave" w:date="2025-01-10T00:37:00Z">
        <w:r w:rsidR="008C59BA">
          <w:rPr>
            <w:highlight w:val="yellow"/>
            <w:lang w:eastAsia="zh-CN"/>
          </w:rPr>
          <w:t>r</w:t>
        </w:r>
        <w:r w:rsidR="008C59BA" w:rsidRPr="00F82A82">
          <w:rPr>
            <w:highlight w:val="yellow"/>
            <w:lang w:eastAsia="zh-CN"/>
            <w:rPrChange w:id="99" w:author="jinlin xie" w:date="2025-01-07T09:56:00Z">
              <w:rPr>
                <w:lang w:eastAsia="zh-CN"/>
              </w:rPr>
            </w:rPrChange>
          </w:rPr>
          <w:t xml:space="preserve"> </w:t>
        </w:r>
      </w:ins>
      <w:r w:rsidR="00E13EE6" w:rsidRPr="00F82A82">
        <w:rPr>
          <w:highlight w:val="yellow"/>
          <w:lang w:eastAsia="zh-CN"/>
          <w:rPrChange w:id="100" w:author="jinlin xie" w:date="2025-01-07T09:56:00Z">
            <w:rPr>
              <w:lang w:eastAsia="zh-CN"/>
            </w:rPr>
          </w:rPrChange>
        </w:rPr>
        <w:t>represents the electron's position</w:t>
      </w:r>
      <w:r w:rsidR="00E13EE6">
        <w:rPr>
          <w:lang w:eastAsia="zh-CN"/>
        </w:rPr>
        <w:t xml:space="preserve">, </w:t>
      </w:r>
      <w:r w:rsidR="00C8633A" w:rsidRPr="00C8633A">
        <w:rPr>
          <w:lang w:eastAsia="zh-CN"/>
        </w:rPr>
        <w:t>e denotes the electron's charge</w:t>
      </w:r>
      <w:r w:rsidR="00C8633A">
        <w:rPr>
          <w:rFonts w:hint="eastAsia"/>
          <w:lang w:eastAsia="zh-CN"/>
        </w:rPr>
        <w:t xml:space="preserve"> </w:t>
      </w:r>
      <w:r w:rsidR="00E13EE6">
        <w:rPr>
          <w:lang w:eastAsia="zh-CN"/>
        </w:rPr>
        <w:t xml:space="preserve">and </w:t>
      </w:r>
      <w:r w:rsidR="00E13EE6">
        <w:rPr>
          <w:rFonts w:ascii="Cambria Math" w:hAnsi="Cambria Math" w:cs="Cambria Math"/>
          <w:lang w:eastAsia="zh-CN"/>
        </w:rPr>
        <w:t>𝑚</w:t>
      </w:r>
      <w:r w:rsidR="00E13EE6">
        <w:rPr>
          <w:rFonts w:ascii="Cambria Math" w:hAnsi="Cambria Math" w:cs="Cambria Math" w:hint="eastAsia"/>
          <w:vertAlign w:val="subscript"/>
          <w:lang w:eastAsia="zh-CN"/>
        </w:rPr>
        <w:t>0</w:t>
      </w:r>
      <w:r w:rsidR="00E13EE6">
        <w:rPr>
          <w:lang w:eastAsia="zh-CN"/>
        </w:rPr>
        <w:t xml:space="preserve"> is the electron's rest mass.</w:t>
      </w:r>
    </w:p>
    <w:p w14:paraId="2B5AF7C8" w14:textId="61E70B9D" w:rsidR="00AC57AC" w:rsidRPr="00FD5A0A" w:rsidRDefault="00301186" w:rsidP="00FD5A0A">
      <w:pPr>
        <w:pStyle w:val="IOPText"/>
        <w:jc w:val="right"/>
        <w:rPr>
          <w:szCs w:val="20"/>
          <w:lang w:eastAsia="zh-CN"/>
        </w:rPr>
      </w:pPr>
      <m:oMathPara>
        <m:oMath>
          <m:eqArr>
            <m:eqArrPr>
              <m:maxDist m:val="1"/>
              <m:ctrlPr>
                <w:rPr>
                  <w:rFonts w:ascii="Cambria Math" w:hAnsi="Cambria Math"/>
                  <w:i/>
                  <w:noProof/>
                  <w:sz w:val="14"/>
                  <w:szCs w:val="20"/>
                </w:rPr>
              </m:ctrlPr>
            </m:eqArrPr>
            <m:e>
              <m:m>
                <m:mPr>
                  <m:plcHide m:val="1"/>
                  <m:mcs>
                    <m:mc>
                      <m:mcPr>
                        <m:count m:val="1"/>
                        <m:mcJc m:val="left"/>
                      </m:mcPr>
                    </m:mc>
                  </m:mcs>
                  <m:ctrlPr>
                    <w:rPr>
                      <w:rFonts w:ascii="Cambria Math" w:hAnsi="Cambria Math"/>
                      <w:sz w:val="14"/>
                      <w:szCs w:val="20"/>
                    </w:rPr>
                  </m:ctrlPr>
                </m:mPr>
                <m:mr>
                  <m:e>
                    <m:f>
                      <m:fPr>
                        <m:ctrlPr>
                          <w:rPr>
                            <w:rFonts w:ascii="Cambria Math" w:hAnsi="Cambria Math"/>
                            <w:sz w:val="14"/>
                            <w:szCs w:val="20"/>
                          </w:rPr>
                        </m:ctrlPr>
                      </m:fPr>
                      <m:num>
                        <m:r>
                          <m:rPr>
                            <m:sty m:val="p"/>
                          </m:rPr>
                          <w:rPr>
                            <w:rFonts w:ascii="Cambria Math" w:hAnsi="Cambria Math"/>
                            <w:noProof/>
                            <w:sz w:val="14"/>
                            <w:szCs w:val="20"/>
                          </w:rPr>
                          <m:t>d</m:t>
                        </m:r>
                        <m:r>
                          <w:del w:id="101" w:author="mmwave" w:date="2025-01-10T00:37:00Z">
                            <m:rPr>
                              <m:sty m:val="b"/>
                            </m:rPr>
                            <w:rPr>
                              <w:rFonts w:ascii="Cambria Math" w:hAnsi="Cambria Math"/>
                              <w:noProof/>
                              <w:sz w:val="14"/>
                              <w:szCs w:val="20"/>
                            </w:rPr>
                            <m:t>x</m:t>
                          </w:del>
                        </m:r>
                        <m:r>
                          <w:ins w:id="102" w:author="mmwave" w:date="2025-01-10T00:37:00Z">
                            <m:rPr>
                              <m:sty m:val="b"/>
                            </m:rPr>
                            <w:rPr>
                              <w:rFonts w:ascii="Cambria Math" w:hAnsi="Cambria Math"/>
                              <w:noProof/>
                              <w:sz w:val="14"/>
                              <w:szCs w:val="20"/>
                            </w:rPr>
                            <m:t>r</m:t>
                          </w:ins>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e>
                </m:mr>
                <m:mr>
                  <m:e>
                    <m:f>
                      <m:fPr>
                        <m:ctrlPr>
                          <w:rPr>
                            <w:rFonts w:ascii="Cambria Math" w:hAnsi="Cambria Math"/>
                            <w:sz w:val="14"/>
                            <w:szCs w:val="20"/>
                          </w:rPr>
                        </m:ctrlPr>
                      </m:fPr>
                      <m:num>
                        <m:r>
                          <m:rPr>
                            <m:sty m:val="p"/>
                          </m:rPr>
                          <w:rPr>
                            <w:rFonts w:ascii="Cambria Math" w:hAnsi="Cambria Math"/>
                            <w:noProof/>
                            <w:sz w:val="14"/>
                            <w:szCs w:val="20"/>
                          </w:rPr>
                          <m:t>d</m:t>
                        </m:r>
                        <m:r>
                          <m:rPr>
                            <m:sty m:val="b"/>
                          </m:rPr>
                          <w:rPr>
                            <w:rFonts w:ascii="Cambria Math" w:hAnsi="Cambria Math"/>
                            <w:noProof/>
                            <w:sz w:val="14"/>
                            <w:szCs w:val="20"/>
                          </w:rPr>
                          <m:t>p</m:t>
                        </m:r>
                      </m:num>
                      <m:den>
                        <m:r>
                          <m:rPr>
                            <m:sty m:val="p"/>
                          </m:rPr>
                          <w:rPr>
                            <w:rFonts w:ascii="Cambria Math" w:hAnsi="Cambria Math"/>
                            <w:noProof/>
                            <w:sz w:val="14"/>
                            <w:szCs w:val="20"/>
                          </w:rPr>
                          <m:t>d</m:t>
                        </m:r>
                        <m:r>
                          <w:rPr>
                            <w:rFonts w:ascii="Cambria Math" w:hAnsi="Cambria Math"/>
                            <w:noProof/>
                            <w:sz w:val="14"/>
                            <w:szCs w:val="20"/>
                          </w:rPr>
                          <m:t>t</m:t>
                        </m:r>
                      </m:den>
                    </m:f>
                    <m:r>
                      <m:rPr>
                        <m:sty m:val="p"/>
                      </m:rPr>
                      <w:rPr>
                        <w:rFonts w:ascii="Cambria Math" w:hAnsi="Cambria Math"/>
                        <w:noProof/>
                        <w:sz w:val="14"/>
                        <w:szCs w:val="20"/>
                      </w:rPr>
                      <m:t>=</m:t>
                    </m:r>
                    <m:r>
                      <w:rPr>
                        <w:rFonts w:ascii="Cambria Math" w:hAnsi="Cambria Math"/>
                        <w:noProof/>
                        <w:sz w:val="14"/>
                        <w:szCs w:val="20"/>
                      </w:rPr>
                      <m:t>-e</m:t>
                    </m:r>
                    <m:d>
                      <m:dPr>
                        <m:ctrlPr>
                          <w:rPr>
                            <w:rFonts w:ascii="Cambria Math" w:hAnsi="Cambria Math"/>
                            <w:sz w:val="14"/>
                            <w:szCs w:val="20"/>
                          </w:rPr>
                        </m:ctrlPr>
                      </m:dPr>
                      <m:e>
                        <m:r>
                          <m:rPr>
                            <m:sty m:val="b"/>
                          </m:rPr>
                          <w:rPr>
                            <w:rFonts w:ascii="Cambria Math" w:hAnsi="Cambria Math"/>
                            <w:noProof/>
                            <w:sz w:val="14"/>
                            <w:szCs w:val="20"/>
                          </w:rPr>
                          <m:t>E</m:t>
                        </m:r>
                        <m:d>
                          <m:dPr>
                            <m:ctrlPr>
                              <w:rPr>
                                <w:rFonts w:ascii="Cambria Math" w:hAnsi="Cambria Math"/>
                                <w:noProof/>
                                <w:sz w:val="14"/>
                                <w:szCs w:val="20"/>
                              </w:rPr>
                            </m:ctrlPr>
                          </m:dPr>
                          <m:e>
                            <m:r>
                              <w:del w:id="103" w:author="mmwave" w:date="2025-01-10T00:37:00Z">
                                <m:rPr>
                                  <m:sty m:val="bi"/>
                                </m:rPr>
                                <w:rPr>
                                  <w:rFonts w:ascii="Cambria Math" w:hAnsi="Cambria Math"/>
                                  <w:noProof/>
                                  <w:sz w:val="14"/>
                                  <w:szCs w:val="20"/>
                                </w:rPr>
                                <m:t>x</m:t>
                              </w:del>
                            </m:r>
                            <m:r>
                              <w:ins w:id="104" w:author="mmwave" w:date="2025-01-10T00:37:00Z">
                                <m:rPr>
                                  <m:sty m:val="bi"/>
                                </m:rPr>
                                <w:rPr>
                                  <w:rFonts w:ascii="Cambria Math" w:hAnsi="Cambria Math"/>
                                  <w:noProof/>
                                  <w:sz w:val="14"/>
                                  <w:szCs w:val="20"/>
                                </w:rPr>
                                <m:t>r</m:t>
                              </w:ins>
                            </m:r>
                            <m:r>
                              <m:rPr>
                                <m:sty m:val="p"/>
                              </m:rPr>
                              <w:rPr>
                                <w:rFonts w:ascii="Cambria Math" w:hAnsi="Cambria Math"/>
                                <w:noProof/>
                                <w:sz w:val="14"/>
                                <w:szCs w:val="20"/>
                              </w:rPr>
                              <m:t>,</m:t>
                            </m:r>
                            <m:r>
                              <m:rPr>
                                <m:sty m:val="bi"/>
                              </m:rPr>
                              <w:rPr>
                                <w:rFonts w:ascii="Cambria Math" w:hAnsi="Cambria Math"/>
                                <w:noProof/>
                                <w:sz w:val="14"/>
                                <w:szCs w:val="20"/>
                              </w:rPr>
                              <m:t>t</m:t>
                            </m:r>
                          </m:e>
                        </m:d>
                        <m:r>
                          <w:rPr>
                            <w:rFonts w:ascii="Cambria Math" w:hAnsi="Cambria Math"/>
                            <w:noProof/>
                            <w:sz w:val="14"/>
                            <w:szCs w:val="20"/>
                          </w:rPr>
                          <m:t>+</m:t>
                        </m:r>
                        <m:f>
                          <m:fPr>
                            <m:ctrlPr>
                              <w:rPr>
                                <w:rFonts w:ascii="Cambria Math" w:hAnsi="Cambria Math"/>
                                <w:sz w:val="14"/>
                                <w:szCs w:val="20"/>
                              </w:rPr>
                            </m:ctrlPr>
                          </m:fPr>
                          <m:num>
                            <m:r>
                              <m:rPr>
                                <m:sty m:val="b"/>
                              </m:rPr>
                              <w:rPr>
                                <w:rFonts w:ascii="Cambria Math" w:hAnsi="Cambria Math"/>
                                <w:noProof/>
                                <w:sz w:val="14"/>
                                <w:szCs w:val="20"/>
                              </w:rPr>
                              <m:t>p</m:t>
                            </m:r>
                          </m:num>
                          <m:den>
                            <m:rad>
                              <m:radPr>
                                <m:degHide m:val="1"/>
                                <m:ctrlPr>
                                  <w:rPr>
                                    <w:rFonts w:ascii="Cambria Math" w:hAnsi="Cambria Math"/>
                                    <w:sz w:val="14"/>
                                    <w:szCs w:val="20"/>
                                  </w:rPr>
                                </m:ctrlPr>
                              </m:radPr>
                              <m:deg/>
                              <m:e>
                                <m:sSubSup>
                                  <m:sSubSupPr>
                                    <m:ctrlPr>
                                      <w:rPr>
                                        <w:rFonts w:ascii="Cambria Math" w:hAnsi="Cambria Math"/>
                                        <w:sz w:val="14"/>
                                        <w:szCs w:val="20"/>
                                      </w:rPr>
                                    </m:ctrlPr>
                                  </m:sSubSupPr>
                                  <m:e>
                                    <m:r>
                                      <w:rPr>
                                        <w:rFonts w:ascii="Cambria Math" w:hAnsi="Cambria Math"/>
                                        <w:noProof/>
                                        <w:sz w:val="14"/>
                                        <w:szCs w:val="20"/>
                                      </w:rPr>
                                      <m:t>m</m:t>
                                    </m:r>
                                  </m:e>
                                  <m:sub>
                                    <m:r>
                                      <m:rPr>
                                        <m:sty m:val="p"/>
                                      </m:rPr>
                                      <w:rPr>
                                        <w:rFonts w:ascii="Cambria Math" w:hAnsi="Cambria Math"/>
                                        <w:noProof/>
                                        <w:sz w:val="14"/>
                                        <w:szCs w:val="20"/>
                                      </w:rPr>
                                      <m:t>0</m:t>
                                    </m:r>
                                  </m:sub>
                                  <m:sup>
                                    <m:r>
                                      <m:rPr>
                                        <m:sty m:val="p"/>
                                      </m:rPr>
                                      <w:rPr>
                                        <w:rFonts w:ascii="Cambria Math" w:hAnsi="Cambria Math"/>
                                        <w:noProof/>
                                        <w:sz w:val="14"/>
                                        <w:szCs w:val="20"/>
                                      </w:rPr>
                                      <m:t>2</m:t>
                                    </m:r>
                                  </m:sup>
                                </m:sSubSup>
                                <m:r>
                                  <w:rPr>
                                    <w:rFonts w:ascii="Cambria Math" w:hAnsi="Cambria Math"/>
                                    <w:noProof/>
                                    <w:sz w:val="14"/>
                                    <w:szCs w:val="20"/>
                                  </w:rPr>
                                  <m:t>+</m:t>
                                </m:r>
                                <m:f>
                                  <m:fPr>
                                    <m:ctrlPr>
                                      <w:rPr>
                                        <w:rFonts w:ascii="Cambria Math" w:hAnsi="Cambria Math"/>
                                        <w:noProof/>
                                        <w:sz w:val="14"/>
                                        <w:szCs w:val="20"/>
                                      </w:rPr>
                                    </m:ctrlPr>
                                  </m:fPr>
                                  <m:num>
                                    <m:sSup>
                                      <m:sSupPr>
                                        <m:ctrlPr>
                                          <w:rPr>
                                            <w:rFonts w:ascii="Cambria Math" w:hAnsi="Cambria Math"/>
                                            <w:sz w:val="14"/>
                                            <w:szCs w:val="20"/>
                                          </w:rPr>
                                        </m:ctrlPr>
                                      </m:sSupPr>
                                      <m:e>
                                        <m:r>
                                          <m:rPr>
                                            <m:sty m:val="b"/>
                                          </m:rPr>
                                          <w:rPr>
                                            <w:rFonts w:ascii="Cambria Math" w:hAnsi="Cambria Math"/>
                                            <w:noProof/>
                                            <w:sz w:val="14"/>
                                            <w:szCs w:val="20"/>
                                          </w:rPr>
                                          <m:t>p</m:t>
                                        </m:r>
                                      </m:e>
                                      <m:sup>
                                        <m:r>
                                          <m:rPr>
                                            <m:sty m:val="p"/>
                                          </m:rPr>
                                          <w:rPr>
                                            <w:rFonts w:ascii="Cambria Math" w:hAnsi="Cambria Math"/>
                                            <w:noProof/>
                                            <w:sz w:val="14"/>
                                            <w:szCs w:val="20"/>
                                          </w:rPr>
                                          <m:t>2</m:t>
                                        </m:r>
                                      </m:sup>
                                    </m:sSup>
                                    <m:ctrlPr>
                                      <w:rPr>
                                        <w:rFonts w:ascii="Cambria Math" w:hAnsi="Cambria Math"/>
                                        <w:i/>
                                        <w:noProof/>
                                        <w:sz w:val="14"/>
                                        <w:szCs w:val="20"/>
                                      </w:rPr>
                                    </m:ctrlPr>
                                  </m:num>
                                  <m:den>
                                    <m:sSup>
                                      <m:sSupPr>
                                        <m:ctrlPr>
                                          <w:rPr>
                                            <w:rFonts w:ascii="Cambria Math" w:hAnsi="Cambria Math"/>
                                            <w:sz w:val="14"/>
                                            <w:szCs w:val="20"/>
                                          </w:rPr>
                                        </m:ctrlPr>
                                      </m:sSupPr>
                                      <m:e>
                                        <m:r>
                                          <w:rPr>
                                            <w:rFonts w:ascii="Cambria Math" w:hAnsi="Cambria Math"/>
                                            <w:noProof/>
                                            <w:sz w:val="14"/>
                                            <w:szCs w:val="20"/>
                                          </w:rPr>
                                          <m:t>c</m:t>
                                        </m:r>
                                      </m:e>
                                      <m:sup>
                                        <m:r>
                                          <m:rPr>
                                            <m:sty m:val="p"/>
                                          </m:rPr>
                                          <w:rPr>
                                            <w:rFonts w:ascii="Cambria Math" w:hAnsi="Cambria Math"/>
                                            <w:noProof/>
                                            <w:sz w:val="14"/>
                                            <w:szCs w:val="20"/>
                                          </w:rPr>
                                          <m:t>2</m:t>
                                        </m:r>
                                      </m:sup>
                                    </m:sSup>
                                  </m:den>
                                </m:f>
                              </m:e>
                            </m:rad>
                          </m:den>
                        </m:f>
                        <m:r>
                          <w:rPr>
                            <w:rFonts w:ascii="Cambria Math" w:hAnsi="Cambria Math"/>
                            <w:noProof/>
                            <w:sz w:val="14"/>
                            <w:szCs w:val="20"/>
                          </w:rPr>
                          <m:t>×</m:t>
                        </m:r>
                        <m:r>
                          <m:rPr>
                            <m:sty m:val="b"/>
                          </m:rPr>
                          <w:rPr>
                            <w:rFonts w:ascii="Cambria Math" w:hAnsi="Cambria Math"/>
                            <w:noProof/>
                            <w:sz w:val="14"/>
                            <w:szCs w:val="20"/>
                          </w:rPr>
                          <m:t>B</m:t>
                        </m:r>
                        <m:d>
                          <m:dPr>
                            <m:ctrlPr>
                              <w:rPr>
                                <w:rFonts w:ascii="Cambria Math" w:hAnsi="Cambria Math"/>
                                <w:noProof/>
                                <w:sz w:val="14"/>
                                <w:szCs w:val="20"/>
                              </w:rPr>
                            </m:ctrlPr>
                          </m:dPr>
                          <m:e>
                            <m:r>
                              <w:del w:id="105" w:author="mmwave" w:date="2025-01-10T00:37:00Z">
                                <m:rPr>
                                  <m:sty m:val="bi"/>
                                </m:rPr>
                                <w:rPr>
                                  <w:rFonts w:ascii="Cambria Math" w:hAnsi="Cambria Math"/>
                                  <w:noProof/>
                                  <w:sz w:val="14"/>
                                  <w:szCs w:val="20"/>
                                </w:rPr>
                                <m:t>x</m:t>
                              </w:del>
                            </m:r>
                            <m:r>
                              <w:ins w:id="106" w:author="mmwave" w:date="2025-01-10T00:37:00Z">
                                <m:rPr>
                                  <m:sty m:val="bi"/>
                                </m:rPr>
                                <w:rPr>
                                  <w:rFonts w:ascii="Cambria Math" w:hAnsi="Cambria Math"/>
                                  <w:noProof/>
                                  <w:sz w:val="14"/>
                                  <w:szCs w:val="20"/>
                                </w:rPr>
                                <m:t>r</m:t>
                              </w:ins>
                            </m:r>
                            <m:r>
                              <m:rPr>
                                <m:sty m:val="p"/>
                              </m:rPr>
                              <w:rPr>
                                <w:rFonts w:ascii="Cambria Math" w:hAnsi="Cambria Math"/>
                                <w:noProof/>
                                <w:sz w:val="14"/>
                                <w:szCs w:val="20"/>
                              </w:rPr>
                              <m:t>,</m:t>
                            </m:r>
                            <m:r>
                              <m:rPr>
                                <m:sty m:val="bi"/>
                              </m:rPr>
                              <w:rPr>
                                <w:rFonts w:ascii="Cambria Math" w:hAnsi="Cambria Math"/>
                                <w:noProof/>
                                <w:sz w:val="14"/>
                                <w:szCs w:val="20"/>
                              </w:rPr>
                              <m:t>t</m:t>
                            </m:r>
                          </m:e>
                        </m:d>
                      </m:e>
                    </m:d>
                  </m:e>
                </m:mr>
              </m:m>
              <m:r>
                <w:rPr>
                  <w:rFonts w:ascii="Cambria Math" w:hAnsi="Cambria Math"/>
                  <w:sz w:val="14"/>
                  <w:szCs w:val="20"/>
                </w:rPr>
                <m:t>###</m:t>
              </m:r>
              <w:bookmarkStart w:id="107" w:name="DynamicEqation"/>
              <m:r>
                <w:rPr>
                  <w:rFonts w:ascii="Cambria Math" w:hAnsi="Cambria Math"/>
                  <w:noProof/>
                  <w:sz w:val="14"/>
                  <w:szCs w:val="20"/>
                  <w:lang w:eastAsia="zh-CN"/>
                </w:rPr>
                <m:t>(</m:t>
              </m:r>
              <m:r>
                <w:rPr>
                  <w:rFonts w:ascii="Cambria Math" w:hAnsi="Cambria Math"/>
                  <w:i/>
                  <w:noProof/>
                  <w:sz w:val="14"/>
                  <w:szCs w:val="20"/>
                  <w:lang w:eastAsia="zh-CN"/>
                </w:rPr>
                <w:fldChar w:fldCharType="begin"/>
              </m:r>
              <m:r>
                <m:rPr>
                  <m:sty m:val="p"/>
                </m:rPr>
                <w:rPr>
                  <w:rFonts w:ascii="Cambria Math" w:hAnsi="Cambria Math"/>
                  <w:noProof/>
                  <w:sz w:val="14"/>
                  <w:szCs w:val="20"/>
                  <w:lang w:eastAsia="zh-CN"/>
                </w:rPr>
                <m:t xml:space="preserve"> SEQ equation </m:t>
              </m:r>
              <m:r>
                <w:rPr>
                  <w:rFonts w:ascii="Cambria Math" w:hAnsi="Cambria Math"/>
                  <w:i/>
                  <w:noProof/>
                  <w:sz w:val="14"/>
                  <w:szCs w:val="20"/>
                  <w:lang w:eastAsia="zh-CN"/>
                </w:rPr>
                <w:fldChar w:fldCharType="separate"/>
              </m:r>
              <m:r>
                <m:rPr>
                  <m:sty m:val="p"/>
                </m:rPr>
                <w:rPr>
                  <w:rFonts w:ascii="Cambria Math" w:hAnsi="Cambria Math"/>
                  <w:noProof/>
                  <w:sz w:val="14"/>
                  <w:szCs w:val="20"/>
                  <w:lang w:eastAsia="zh-CN"/>
                </w:rPr>
                <m:t>1</m:t>
              </m:r>
              <m:r>
                <w:rPr>
                  <w:rFonts w:ascii="Cambria Math" w:hAnsi="Cambria Math"/>
                  <w:i/>
                  <w:noProof/>
                  <w:sz w:val="14"/>
                  <w:szCs w:val="20"/>
                  <w:lang w:eastAsia="zh-CN"/>
                </w:rPr>
                <w:fldChar w:fldCharType="end"/>
              </m:r>
              <m:r>
                <w:rPr>
                  <w:rFonts w:ascii="Cambria Math" w:hAnsi="Cambria Math"/>
                  <w:noProof/>
                  <w:sz w:val="14"/>
                  <w:szCs w:val="20"/>
                  <w:lang w:eastAsia="zh-CN"/>
                </w:rPr>
                <m:t>)</m:t>
              </m:r>
              <w:bookmarkEnd w:id="107"/>
              <m:ctrlPr>
                <w:rPr>
                  <w:rFonts w:ascii="Cambria Math" w:hAnsi="Cambria Math"/>
                  <w:i/>
                  <w:sz w:val="14"/>
                  <w:szCs w:val="20"/>
                </w:rPr>
              </m:ctrlPr>
            </m:e>
          </m:eqArr>
        </m:oMath>
      </m:oMathPara>
    </w:p>
    <w:p w14:paraId="2243D96D" w14:textId="0A2DC093" w:rsidR="005B524D" w:rsidRDefault="00AC57AC">
      <w:pPr>
        <w:pStyle w:val="CommentText"/>
        <w:rPr>
          <w:lang w:eastAsia="zh-CN"/>
        </w:rPr>
        <w:pPrChange w:id="108" w:author="jinlin xie" w:date="2025-01-07T10:01:00Z">
          <w:pPr>
            <w:pStyle w:val="Caption"/>
            <w:jc w:val="both"/>
          </w:pPr>
        </w:pPrChange>
      </w:pPr>
      <w:r>
        <w:t xml:space="preserve">Figure </w:t>
      </w:r>
      <w:fldSimple w:instr=" SEQ Figure \* ARABIC ">
        <w:r w:rsidR="00501828">
          <w:rPr>
            <w:noProof/>
          </w:rPr>
          <w:t>1</w:t>
        </w:r>
      </w:fldSimple>
      <w:r>
        <w:rPr>
          <w:rFonts w:hint="eastAsia"/>
          <w:lang w:eastAsia="zh-CN"/>
        </w:rPr>
        <w:t>.</w:t>
      </w:r>
      <w:r w:rsidRPr="00AC57AC">
        <w:t xml:space="preserve"> </w:t>
      </w:r>
      <w:r w:rsidRPr="00AC57AC">
        <w:rPr>
          <w:lang w:eastAsia="zh-CN"/>
        </w:rPr>
        <w:t xml:space="preserve">The uniform background magnetic is set on z direction (orange). The electrostatic field is marked with green. The electromagnetic field propagates along z </w:t>
      </w:r>
      <w:proofErr w:type="gramStart"/>
      <w:r w:rsidRPr="00AC57AC">
        <w:rPr>
          <w:lang w:eastAsia="zh-CN"/>
        </w:rPr>
        <w:t>direction</w:t>
      </w:r>
      <w:ins w:id="109" w:author="mmwave" w:date="2025-01-10T00:39:00Z">
        <w:r w:rsidR="003F677D">
          <w:rPr>
            <w:lang w:eastAsia="zh-CN"/>
          </w:rPr>
          <w:t xml:space="preserve"> </w:t>
        </w:r>
      </w:ins>
      <w:r w:rsidRPr="00AC57AC">
        <w:rPr>
          <w:lang w:eastAsia="zh-CN"/>
        </w:rPr>
        <w:t>,</w:t>
      </w:r>
      <w:proofErr w:type="gramEnd"/>
      <w:r w:rsidRPr="00AC57AC">
        <w:rPr>
          <w:lang w:eastAsia="zh-CN"/>
        </w:rPr>
        <w:t xml:space="preserve"> with the linear polarization along x direction</w:t>
      </w:r>
      <w:ins w:id="110" w:author="mmwave" w:date="2025-01-10T00:41:00Z">
        <w:r w:rsidR="003F677D">
          <w:rPr>
            <w:lang w:eastAsia="zh-CN"/>
          </w:rPr>
          <w:t xml:space="preserve"> and electric field intensity </w:t>
        </w:r>
        <w:proofErr w:type="spellStart"/>
        <w:r w:rsidR="003F677D">
          <w:rPr>
            <w:lang w:eastAsia="zh-CN"/>
          </w:rPr>
          <w:t>E</w:t>
        </w:r>
        <w:r w:rsidR="003F677D">
          <w:rPr>
            <w:vertAlign w:val="subscript"/>
            <w:lang w:eastAsia="zh-CN"/>
          </w:rPr>
          <w:t>w</w:t>
        </w:r>
      </w:ins>
      <w:proofErr w:type="spellEnd"/>
      <w:r w:rsidRPr="00AC57AC">
        <w:rPr>
          <w:lang w:eastAsia="zh-CN"/>
        </w:rPr>
        <w:t xml:space="preserve">. The electron orbit has been plotted in </w:t>
      </w:r>
      <w:proofErr w:type="gramStart"/>
      <w:r w:rsidRPr="00AC57AC">
        <w:rPr>
          <w:lang w:eastAsia="zh-CN"/>
        </w:rPr>
        <w:t>black.</w:t>
      </w:r>
      <w:ins w:id="111" w:author="jinlin xie" w:date="2025-01-07T10:01:00Z">
        <w:r w:rsidR="00F82A82">
          <w:rPr>
            <w:lang w:eastAsia="zh-CN"/>
          </w:rPr>
          <w:t>(</w:t>
        </w:r>
        <w:proofErr w:type="gramEnd"/>
        <w:r w:rsidR="00F82A82" w:rsidRPr="00F82A82">
          <w:rPr>
            <w:lang w:eastAsia="zh-CN"/>
          </w:rPr>
          <w:t xml:space="preserve"> </w:t>
        </w:r>
        <w:proofErr w:type="spellStart"/>
        <w:r w:rsidR="00F82A82">
          <w:rPr>
            <w:lang w:eastAsia="zh-CN"/>
          </w:rPr>
          <w:t>Ew</w:t>
        </w:r>
        <w:proofErr w:type="spellEnd"/>
        <w:r w:rsidR="00F82A82">
          <w:rPr>
            <w:lang w:eastAsia="zh-CN"/>
          </w:rPr>
          <w:t xml:space="preserve"> should be introduced, also these two symbols X &amp; x are easy to be messed up.)</w:t>
        </w:r>
      </w:ins>
    </w:p>
    <w:p w14:paraId="12892B71" w14:textId="7BDFCD70" w:rsidR="00466F9C" w:rsidRDefault="00466F9C" w:rsidP="00466F9C">
      <w:pPr>
        <w:pStyle w:val="IOPText"/>
        <w:ind w:firstLine="0"/>
        <w:rPr>
          <w:lang w:eastAsia="zh-CN"/>
        </w:rPr>
      </w:pPr>
      <w:r w:rsidRPr="00466F9C">
        <w:rPr>
          <w:lang w:eastAsia="zh-CN"/>
        </w:rPr>
        <w:t>The discrete structure of</w:t>
      </w:r>
      <w:r w:rsidR="004647CE">
        <w:rPr>
          <w:rFonts w:hint="eastAsia"/>
          <w:lang w:eastAsia="zh-CN"/>
        </w:rPr>
        <w:t xml:space="preserve"> </w:t>
      </w:r>
      <w:r w:rsidRPr="00466F9C">
        <w:rPr>
          <w:lang w:eastAsia="zh-CN"/>
        </w:rPr>
        <w:t xml:space="preserve"> </w:t>
      </w:r>
      <w:r w:rsidR="004647CE">
        <w:rPr>
          <w:rFonts w:hint="eastAsia"/>
          <w:lang w:eastAsia="zh-CN"/>
        </w:rPr>
        <w:t xml:space="preserve">eq. </w:t>
      </w:r>
      <w:r w:rsidR="004647CE">
        <w:rPr>
          <w:lang w:eastAsia="zh-CN"/>
        </w:rPr>
        <w:fldChar w:fldCharType="begin"/>
      </w:r>
      <w:r w:rsidR="004647CE">
        <w:rPr>
          <w:lang w:eastAsia="zh-CN"/>
        </w:rPr>
        <w:instrText xml:space="preserve"> REF Dynamicequation \h </w:instrText>
      </w:r>
      <w:r w:rsidR="004647CE">
        <w:rPr>
          <w:lang w:eastAsia="zh-CN"/>
        </w:rPr>
      </w:r>
      <w:r w:rsidR="004647CE">
        <w:rPr>
          <w:lang w:eastAsia="zh-CN"/>
        </w:rPr>
        <w:fldChar w:fldCharType="separate"/>
      </w:r>
      <m:oMath>
        <m:r>
          <m:rPr>
            <m:sty m:val="p"/>
          </m:rPr>
          <w:rPr>
            <w:rFonts w:ascii="Cambria Math" w:hAnsi="Cambria Math"/>
            <w:noProof/>
            <w:szCs w:val="20"/>
            <w:lang w:eastAsia="zh-CN"/>
          </w:rPr>
          <m:t>(1)</m:t>
        </m:r>
      </m:oMath>
      <w:r w:rsidR="004647CE">
        <w:rPr>
          <w:lang w:eastAsia="zh-CN"/>
        </w:rPr>
        <w:fldChar w:fldCharType="end"/>
      </w:r>
      <w:r w:rsidR="004647CE">
        <w:rPr>
          <w:rFonts w:hint="eastAsia"/>
          <w:lang w:eastAsia="zh-CN"/>
        </w:rPr>
        <w:t xml:space="preserve"> </w:t>
      </w:r>
      <w:r w:rsidRPr="00466F9C">
        <w:rPr>
          <w:lang w:eastAsia="zh-CN"/>
        </w:rPr>
        <w:t>is rewritten as</w:t>
      </w:r>
      <w:r w:rsidR="004647CE">
        <w:rPr>
          <w:rFonts w:hint="eastAsia"/>
          <w:lang w:eastAsia="zh-CN"/>
        </w:rPr>
        <w:t xml:space="preserve"> eq.</w:t>
      </w:r>
      <w:r w:rsidR="00D0601A">
        <w:rPr>
          <w:rFonts w:hint="eastAsia"/>
          <w:lang w:eastAsia="zh-CN"/>
        </w:rPr>
        <w:t xml:space="preserve"> </w:t>
      </w:r>
      <w:r w:rsidR="004647CE">
        <w:rPr>
          <w:lang w:eastAsia="zh-CN"/>
        </w:rPr>
        <w:fldChar w:fldCharType="begin"/>
      </w:r>
      <w:r w:rsidR="004647CE">
        <w:rPr>
          <w:lang w:eastAsia="zh-CN"/>
        </w:rPr>
        <w:instrText xml:space="preserve"> </w:instrText>
      </w:r>
      <w:r w:rsidR="004647CE">
        <w:rPr>
          <w:rFonts w:hint="eastAsia"/>
          <w:lang w:eastAsia="zh-CN"/>
        </w:rPr>
        <w:instrText>REF VPA \h</w:instrText>
      </w:r>
      <w:r w:rsidR="004647CE">
        <w:rPr>
          <w:lang w:eastAsia="zh-CN"/>
        </w:rPr>
        <w:instrText xml:space="preserve"> </w:instrText>
      </w:r>
      <w:r w:rsidR="004647CE">
        <w:rPr>
          <w:lang w:eastAsia="zh-CN"/>
        </w:rPr>
      </w:r>
      <w:r w:rsidR="004647CE">
        <w:rPr>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2</m:t>
            </m:r>
          </m:e>
        </m:d>
      </m:oMath>
      <w:r w:rsidR="004647CE">
        <w:rPr>
          <w:lang w:eastAsia="zh-CN"/>
        </w:rPr>
        <w:fldChar w:fldCharType="end"/>
      </w:r>
      <w:r w:rsidRPr="00466F9C">
        <w:rPr>
          <w:lang w:eastAsia="zh-CN"/>
        </w:rPr>
        <w:t xml:space="preserve"> by employing the Volume-Preserving Algorithm</w:t>
      </w:r>
      <w:r>
        <w:rPr>
          <w:rFonts w:hint="eastAsia"/>
          <w:lang w:eastAsia="zh-CN"/>
        </w:rPr>
        <w:t xml:space="preserve"> </w: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 </w:instrText>
      </w:r>
      <w:r>
        <w:rPr>
          <w:lang w:eastAsia="zh-CN"/>
        </w:rPr>
        <w:fldChar w:fldCharType="begin">
          <w:fldData xml:space="preserve">PEVuZE5vdGU+PENpdGU+PEF1dGhvcj5XYW5nPC9BdXRob3I+PFllYXI+MjAxNzwvWWVhcj48UmVj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 xml:space="preserve">, </w:t>
      </w:r>
      <w:hyperlink w:anchor="_ENREF_26" w:tooltip="Wang, 2017 #2267" w:history="1">
        <w:r w:rsidR="0006700C">
          <w:rPr>
            <w:noProof/>
            <w:lang w:eastAsia="zh-CN"/>
          </w:rPr>
          <w:t>26</w:t>
        </w:r>
      </w:hyperlink>
      <w:r>
        <w:rPr>
          <w:noProof/>
          <w:lang w:eastAsia="zh-CN"/>
        </w:rPr>
        <w:t xml:space="preserve">, </w:t>
      </w:r>
      <w:hyperlink w:anchor="_ENREF_27" w:tooltip="Wang, 2016 #2268" w:history="1">
        <w:r w:rsidR="0006700C">
          <w:rPr>
            <w:noProof/>
            <w:lang w:eastAsia="zh-CN"/>
          </w:rPr>
          <w:t>27</w:t>
        </w:r>
      </w:hyperlink>
      <w:r>
        <w:rPr>
          <w:noProof/>
          <w:lang w:eastAsia="zh-CN"/>
        </w:rPr>
        <w:t>]</w:t>
      </w:r>
      <w:r>
        <w:rPr>
          <w:lang w:eastAsia="zh-CN"/>
        </w:rPr>
        <w:fldChar w:fldCharType="end"/>
      </w:r>
      <w:r w:rsidR="00F13E0F">
        <w:rPr>
          <w:rFonts w:hint="eastAsia"/>
          <w:lang w:eastAsia="zh-CN"/>
        </w:rPr>
        <w:t>, here the k is the iteration step and</w:t>
      </w:r>
      <w:r w:rsidRPr="00466F9C">
        <w:rPr>
          <w:lang w:eastAsia="zh-CN"/>
        </w:rPr>
        <w:t xml:space="preserve"> </w:t>
      </w:r>
      <w:r w:rsidR="004E24E5">
        <w:rPr>
          <w:rFonts w:hint="eastAsia"/>
          <w:lang w:eastAsia="zh-CN"/>
        </w:rPr>
        <w:t>t</w:t>
      </w:r>
      <w:r w:rsidRPr="00466F9C">
        <w:rPr>
          <w:lang w:eastAsia="zh-CN"/>
        </w:rPr>
        <w:t>he operator Cay(A) denotes the Cayley transform of matrix A</w:t>
      </w:r>
      <w:r>
        <w:rPr>
          <w:rFonts w:hint="eastAsia"/>
          <w:lang w:eastAsia="zh-CN"/>
        </w:rPr>
        <w:t xml:space="preserve"> </w:t>
      </w:r>
      <w:r>
        <w:rPr>
          <w:lang w:eastAsia="zh-CN"/>
        </w:rPr>
        <w:fldChar w:fldCharType="begin"/>
      </w:r>
      <w:r>
        <w:rPr>
          <w:lang w:eastAsia="zh-CN"/>
        </w:rPr>
        <w:instrText xml:space="preserve"> ADDIN EN.CITE &lt;EndNote&gt;&lt;Cite&gt;&lt;Author&gt;Zhang&lt;/Author&gt;&lt;Year&gt;2015&lt;/Year&gt;&lt;RecNum&gt;2272&lt;/RecNum&gt;&lt;DisplayText&gt;[24]&lt;/DisplayText&gt;&lt;record&gt;&lt;rec-number&gt;2272&lt;/rec-number&gt;&lt;foreign-keys&gt;&lt;key app="EN" db-id="f0atdtsz3wzwebesv0npwr9e520zx0xd0xpe" timestamp="1735733038"&gt;2272&lt;/key&gt;&lt;/foreign-keys&gt;&lt;ref-type name="Journal Article"&gt;17&lt;/ref-type&gt;&lt;contributors&gt;&lt;authors&gt;&lt;author&gt;Zhang, Ruili&lt;/author&gt;&lt;author&gt;Liu, Jian&lt;/author&gt;&lt;author&gt;Qin, Hong&lt;/author&gt;&lt;author&gt;Wang, Yulei&lt;/author&gt;&lt;author&gt;He, Yang&lt;/author&gt;&lt;author&gt;Sun, Yajuan&lt;/author&gt;&lt;/authors&gt;&lt;/contributors&gt;&lt;titles&gt;&lt;title&gt;Volume-preserving algorithm for secular relativistic dynamics of charged particles&lt;/title&gt;&lt;secondary-title&gt;Physics of Plasmas&lt;/secondary-title&gt;&lt;/titles&gt;&lt;periodical&gt;&lt;full-title&gt;Physics of Plasmas&lt;/full-title&gt;&lt;/periodical&gt;&lt;volume&gt;22&lt;/volume&gt;&lt;number&gt;4&lt;/number&gt;&lt;dates&gt;&lt;year&gt;2015&lt;/year&gt;&lt;/dates&gt;&lt;isbn&gt;1070-664X&lt;/isbn&gt;&lt;urls&gt;&lt;/urls&gt;&lt;/record&gt;&lt;/Cite&gt;&lt;/EndNote&gt;</w:instrText>
      </w:r>
      <w:r>
        <w:rPr>
          <w:lang w:eastAsia="zh-CN"/>
        </w:rPr>
        <w:fldChar w:fldCharType="separate"/>
      </w:r>
      <w:r>
        <w:rPr>
          <w:noProof/>
          <w:lang w:eastAsia="zh-CN"/>
        </w:rPr>
        <w:t>[</w:t>
      </w:r>
      <w:hyperlink w:anchor="_ENREF_24" w:tooltip="Zhang, 2015 #2272" w:history="1">
        <w:r w:rsidR="0006700C">
          <w:rPr>
            <w:noProof/>
            <w:lang w:eastAsia="zh-CN"/>
          </w:rPr>
          <w:t>24</w:t>
        </w:r>
      </w:hyperlink>
      <w:r>
        <w:rPr>
          <w:noProof/>
          <w:lang w:eastAsia="zh-CN"/>
        </w:rPr>
        <w:t>]</w:t>
      </w:r>
      <w:r>
        <w:rPr>
          <w:lang w:eastAsia="zh-CN"/>
        </w:rPr>
        <w:fldChar w:fldCharType="end"/>
      </w:r>
      <w:r w:rsidRPr="00466F9C">
        <w:rPr>
          <w:lang w:eastAsia="zh-CN"/>
        </w:rPr>
        <w:t>.</w:t>
      </w:r>
    </w:p>
    <w:p w14:paraId="31F77B5D" w14:textId="4EE3E1B5" w:rsidR="00C31084" w:rsidRPr="00C31084" w:rsidRDefault="00301186" w:rsidP="00466F9C">
      <w:pPr>
        <w:pStyle w:val="IOPText"/>
        <w:ind w:firstLine="0"/>
        <w:rPr>
          <w:szCs w:val="20"/>
          <w:lang w:eastAsia="zh-CN"/>
        </w:rPr>
      </w:pPr>
      <m:oMathPara>
        <m:oMath>
          <m:eqArr>
            <m:eqArrPr>
              <m:maxDist m:val="1"/>
              <m:ctrlPr>
                <w:rPr>
                  <w:rFonts w:ascii="Cambria Math" w:hAnsi="Cambria Math"/>
                  <w:i/>
                  <w:szCs w:val="20"/>
                </w:rPr>
              </m:ctrlPr>
            </m:eqArrPr>
            <m:e>
              <m:d>
                <m:dPr>
                  <m:begChr m:val="{"/>
                  <m:endChr m:val=""/>
                  <m:ctrlPr>
                    <w:rPr>
                      <w:rFonts w:ascii="Cambria Math" w:hAnsi="Cambria Math"/>
                      <w:szCs w:val="20"/>
                    </w:rPr>
                  </m:ctrlPr>
                </m:dPr>
                <m:e>
                  <m:m>
                    <m:mPr>
                      <m:plcHide m:val="1"/>
                      <m:mcs>
                        <m:mc>
                          <m:mcPr>
                            <m:count m:val="1"/>
                            <m:mcJc m:val="left"/>
                          </m:mcPr>
                        </m:mc>
                      </m:mcs>
                      <m:ctrlPr>
                        <w:rPr>
                          <w:rFonts w:ascii="Cambria Math" w:hAnsi="Cambria Math"/>
                          <w:szCs w:val="20"/>
                        </w:rPr>
                      </m:ctrlPr>
                    </m:mPr>
                    <m:mr>
                      <m:e>
                        <m:sSubSup>
                          <m:sSubSupPr>
                            <m:ctrlPr>
                              <w:rPr>
                                <w:rFonts w:ascii="Cambria Math" w:hAnsi="Cambria Math"/>
                                <w:szCs w:val="20"/>
                              </w:rPr>
                            </m:ctrlPr>
                          </m:sSubSupPr>
                          <m:e>
                            <m:r>
                              <w:del w:id="112" w:author="mmwave" w:date="2025-01-10T00:36:00Z">
                                <m:rPr>
                                  <m:sty m:val="b"/>
                                </m:rPr>
                                <w:rPr>
                                  <w:rFonts w:ascii="Cambria Math" w:hAnsi="Cambria Math"/>
                                  <w:noProof/>
                                  <w:szCs w:val="20"/>
                                </w:rPr>
                                <m:t>x</m:t>
                              </w:del>
                            </m:r>
                            <m:r>
                              <w:ins w:id="113" w:author="mmwave" w:date="2025-01-10T00:36:00Z">
                                <m:rPr>
                                  <m:sty m:val="b"/>
                                </m:rPr>
                                <w:rPr>
                                  <w:rFonts w:ascii="Cambria Math" w:hAnsi="Cambria Math"/>
                                  <w:noProof/>
                                  <w:szCs w:val="20"/>
                                </w:rPr>
                                <m:t>r</m:t>
                              </w:ins>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w:del w:id="114" w:author="mmwave" w:date="2025-01-10T00:36:00Z">
                                <m:rPr>
                                  <m:sty m:val="b"/>
                                </m:rPr>
                                <w:rPr>
                                  <w:rFonts w:ascii="Cambria Math" w:hAnsi="Cambria Math"/>
                                  <w:noProof/>
                                  <w:szCs w:val="20"/>
                                </w:rPr>
                                <m:t>x</m:t>
                              </w:del>
                            </m:r>
                            <m:r>
                              <w:ins w:id="115" w:author="mmwave" w:date="2025-01-10T00:36:00Z">
                                <m:rPr>
                                  <m:sty m:val="b"/>
                                </m:rPr>
                                <w:rPr>
                                  <w:rFonts w:ascii="Cambria Math" w:hAnsi="Cambria Math"/>
                                  <w:noProof/>
                                  <w:szCs w:val="20"/>
                                </w:rPr>
                                <m:t>r</m:t>
                              </w:ins>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sub>
                            </m:sSub>
                          </m:den>
                        </m:f>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m:t>
                        </m:r>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m:rPr>
                            <m:sty m:val="p"/>
                          </m:rPr>
                          <w:rPr>
                            <w:rFonts w:ascii="Cambria Math" w:hAnsi="Cambria Math"/>
                            <w:noProof/>
                            <w:szCs w:val="20"/>
                          </w:rPr>
                          <m:t>=Cay</m:t>
                        </m:r>
                        <m:d>
                          <m:dPr>
                            <m:ctrlPr>
                              <w:rPr>
                                <w:rFonts w:ascii="Cambria Math" w:hAnsi="Cambria Math"/>
                                <w:szCs w:val="20"/>
                              </w:rPr>
                            </m:ctrlPr>
                          </m:dPr>
                          <m:e>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acc>
                                  <m:accPr>
                                    <m:ctrlPr>
                                      <w:rPr>
                                        <w:rFonts w:ascii="Cambria Math" w:hAnsi="Cambria Math"/>
                                        <w:szCs w:val="20"/>
                                      </w:rPr>
                                    </m:ctrlPr>
                                  </m:accPr>
                                  <m:e>
                                    <m:sSup>
                                      <m:sSupPr>
                                        <m:ctrlPr>
                                          <w:rPr>
                                            <w:rFonts w:ascii="Cambria Math" w:hAnsi="Cambria Math"/>
                                            <w:szCs w:val="20"/>
                                          </w:rPr>
                                        </m:ctrlPr>
                                      </m:sSupPr>
                                      <m:e>
                                        <m:r>
                                          <w:rPr>
                                            <w:rFonts w:ascii="Cambria Math" w:hAnsi="Cambria Math"/>
                                            <w:noProof/>
                                            <w:szCs w:val="20"/>
                                          </w:rPr>
                                          <m:t>B</m:t>
                                        </m:r>
                                      </m:e>
                                      <m:sup>
                                        <m:r>
                                          <m:rPr>
                                            <m:sty m:val="p"/>
                                          </m:rPr>
                                          <w:rPr>
                                            <w:rFonts w:ascii="Cambria Math" w:hAnsi="Cambria Math"/>
                                            <w:noProof/>
                                            <w:szCs w:val="20"/>
                                          </w:rPr>
                                          <m:t>*</m:t>
                                        </m:r>
                                      </m:sup>
                                    </m:sSup>
                                  </m:e>
                                </m:acc>
                              </m:num>
                              <m:den>
                                <m:r>
                                  <m:rPr>
                                    <m:sty m:val="p"/>
                                  </m:rPr>
                                  <w:rPr>
                                    <w:rFonts w:ascii="Cambria Math" w:hAnsi="Cambria Math"/>
                                    <w:noProof/>
                                    <w:szCs w:val="20"/>
                                  </w:rPr>
                                  <m:t>2</m:t>
                                </m:r>
                                <m:sSup>
                                  <m:sSupPr>
                                    <m:ctrlPr>
                                      <w:rPr>
                                        <w:rFonts w:ascii="Cambria Math" w:hAnsi="Cambria Math"/>
                                        <w:szCs w:val="20"/>
                                      </w:rPr>
                                    </m:ctrlPr>
                                  </m:sSupPr>
                                  <m:e>
                                    <m:r>
                                      <w:rPr>
                                        <w:rFonts w:ascii="Cambria Math" w:hAnsi="Cambria Math" w:cs="Cambria Math"/>
                                        <w:noProof/>
                                        <w:szCs w:val="20"/>
                                      </w:rPr>
                                      <m:t>γ</m:t>
                                    </m:r>
                                  </m:e>
                                  <m:sup>
                                    <m:r>
                                      <m:rPr>
                                        <m:sty m:val="p"/>
                                      </m:rPr>
                                      <w:rPr>
                                        <w:rFonts w:ascii="Cambria Math" w:hAnsi="Cambria Math"/>
                                        <w:noProof/>
                                        <w:szCs w:val="20"/>
                                      </w:rPr>
                                      <m:t>*</m:t>
                                    </m:r>
                                    <m:r>
                                      <w:rPr>
                                        <w:rFonts w:ascii="Cambria Math" w:hAnsi="Cambria Math"/>
                                        <w:noProof/>
                                        <w:szCs w:val="20"/>
                                      </w:rPr>
                                      <m:t>-</m:t>
                                    </m:r>
                                  </m:sup>
                                </m:sSup>
                              </m:den>
                            </m:f>
                          </m:e>
                        </m:d>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e>
                    </m:mr>
                    <m:mr>
                      <m:e>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p>
                          <m:sSupPr>
                            <m:ctrlPr>
                              <w:rPr>
                                <w:rFonts w:ascii="Cambria Math" w:hAnsi="Cambria Math"/>
                                <w:szCs w:val="20"/>
                              </w:rPr>
                            </m:ctrlPr>
                          </m:sSupPr>
                          <m:e>
                            <m:r>
                              <m:rPr>
                                <m:sty m:val="b"/>
                              </m:rPr>
                              <w:rPr>
                                <w:rFonts w:ascii="Cambria Math" w:hAnsi="Cambria Math"/>
                                <w:noProof/>
                                <w:szCs w:val="20"/>
                              </w:rPr>
                              <m:t>p</m:t>
                            </m:r>
                          </m:e>
                          <m:sup>
                            <m:r>
                              <m:rPr>
                                <m:sty m:val="p"/>
                              </m:rPr>
                              <w:rPr>
                                <w:rFonts w:ascii="Cambria Math" w:hAnsi="Cambria Math"/>
                                <w:noProof/>
                                <w:szCs w:val="20"/>
                              </w:rPr>
                              <m:t>*</m:t>
                            </m:r>
                            <m:r>
                              <w:rPr>
                                <w:rFonts w:ascii="Cambria Math" w:hAnsi="Cambria Math"/>
                                <w:noProof/>
                                <w:szCs w:val="20"/>
                              </w:rPr>
                              <m:t>+</m:t>
                            </m:r>
                          </m:sup>
                        </m:s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sSubSup>
                          <m:sSubSupPr>
                            <m:ctrlPr>
                              <w:rPr>
                                <w:rFonts w:ascii="Cambria Math" w:hAnsi="Cambria Math"/>
                                <w:szCs w:val="20"/>
                              </w:rPr>
                            </m:ctrlPr>
                          </m:sSubSupPr>
                          <m:e>
                            <m:r>
                              <m:rPr>
                                <m:sty m:val="b"/>
                              </m:rPr>
                              <w:rPr>
                                <w:rFonts w:ascii="Cambria Math" w:hAnsi="Cambria Math"/>
                                <w:noProof/>
                                <w:szCs w:val="20"/>
                              </w:rPr>
                              <m:t>E</m:t>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m:rPr>
                            <m:sty m:val="p"/>
                          </m:rPr>
                          <w:rPr>
                            <w:rFonts w:ascii="Cambria Math" w:hAnsi="Cambria Math"/>
                            <w:noProof/>
                            <w:szCs w:val="20"/>
                          </w:rPr>
                          <m:t>,</m:t>
                        </m:r>
                      </m:e>
                    </m:mr>
                    <m:mr>
                      <m:e>
                        <m:sSubSup>
                          <m:sSubSupPr>
                            <m:ctrlPr>
                              <w:rPr>
                                <w:rFonts w:ascii="Cambria Math" w:hAnsi="Cambria Math"/>
                                <w:szCs w:val="20"/>
                              </w:rPr>
                            </m:ctrlPr>
                          </m:sSubSupPr>
                          <m:e>
                            <m:r>
                              <w:del w:id="116" w:author="mmwave" w:date="2025-01-10T00:36:00Z">
                                <m:rPr>
                                  <m:sty m:val="b"/>
                                </m:rPr>
                                <w:rPr>
                                  <w:rFonts w:ascii="Cambria Math" w:hAnsi="Cambria Math"/>
                                  <w:noProof/>
                                  <w:szCs w:val="20"/>
                                </w:rPr>
                                <m:t>x</m:t>
                              </w:del>
                            </m:r>
                            <m:r>
                              <w:ins w:id="117" w:author="mmwave" w:date="2025-01-10T00:36:00Z">
                                <m:rPr>
                                  <m:sty m:val="b"/>
                                </m:rPr>
                                <w:rPr>
                                  <w:rFonts w:ascii="Cambria Math" w:hAnsi="Cambria Math"/>
                                  <w:noProof/>
                                  <w:szCs w:val="20"/>
                                </w:rPr>
                                <m:t>r</m:t>
                              </w:ins>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r>
                          <m:rPr>
                            <m:sty m:val="p"/>
                          </m:rPr>
                          <w:rPr>
                            <w:rFonts w:ascii="Cambria Math" w:hAnsi="Cambria Math"/>
                            <w:noProof/>
                            <w:szCs w:val="20"/>
                          </w:rPr>
                          <m:t>=</m:t>
                        </m:r>
                        <m:sSubSup>
                          <m:sSubSupPr>
                            <m:ctrlPr>
                              <w:rPr>
                                <w:rFonts w:ascii="Cambria Math" w:hAnsi="Cambria Math"/>
                                <w:szCs w:val="20"/>
                              </w:rPr>
                            </m:ctrlPr>
                          </m:sSubSupPr>
                          <m:e>
                            <m:r>
                              <w:del w:id="118" w:author="mmwave" w:date="2025-01-10T00:36:00Z">
                                <m:rPr>
                                  <m:sty m:val="b"/>
                                </m:rPr>
                                <w:rPr>
                                  <w:rFonts w:ascii="Cambria Math" w:hAnsi="Cambria Math"/>
                                  <w:noProof/>
                                  <w:szCs w:val="20"/>
                                </w:rPr>
                                <m:t>x</m:t>
                              </w:del>
                            </m:r>
                            <m:r>
                              <w:ins w:id="119" w:author="mmwave" w:date="2025-01-10T00:36:00Z">
                                <m:rPr>
                                  <m:sty m:val="b"/>
                                </m:rPr>
                                <w:rPr>
                                  <w:rFonts w:ascii="Cambria Math" w:hAnsi="Cambria Math"/>
                                  <w:noProof/>
                                  <w:szCs w:val="20"/>
                                </w:rPr>
                                <m:t>r</m:t>
                              </w:ins>
                            </m:r>
                          </m:e>
                          <m:sub>
                            <m:r>
                              <w:rPr>
                                <w:rFonts w:ascii="Cambria Math" w:hAnsi="Cambria Math"/>
                                <w:noProof/>
                                <w:szCs w:val="20"/>
                              </w:rPr>
                              <m:t>k+</m:t>
                            </m:r>
                            <m:f>
                              <m:fPr>
                                <m:ctrlPr>
                                  <w:rPr>
                                    <w:rFonts w:ascii="Cambria Math" w:hAnsi="Cambria Math"/>
                                    <w:szCs w:val="20"/>
                                  </w:rPr>
                                </m:ctrlPr>
                              </m:fPr>
                              <m:num>
                                <m:r>
                                  <m:rPr>
                                    <m:sty m:val="p"/>
                                  </m:rPr>
                                  <w:rPr>
                                    <w:rFonts w:ascii="Cambria Math" w:hAnsi="Cambria Math"/>
                                    <w:noProof/>
                                    <w:szCs w:val="20"/>
                                  </w:rPr>
                                  <m:t>1</m:t>
                                </m:r>
                              </m:num>
                              <m:den>
                                <m:r>
                                  <m:rPr>
                                    <m:sty m:val="p"/>
                                  </m:rPr>
                                  <w:rPr>
                                    <w:rFonts w:ascii="Cambria Math" w:hAnsi="Cambria Math"/>
                                    <w:noProof/>
                                    <w:szCs w:val="20"/>
                                  </w:rPr>
                                  <m:t>2</m:t>
                                </m:r>
                              </m:den>
                            </m:f>
                          </m:sub>
                          <m:sup>
                            <m:r>
                              <m:rPr>
                                <m:sty m:val="p"/>
                              </m:rPr>
                              <w:rPr>
                                <w:rFonts w:ascii="Cambria Math" w:hAnsi="Cambria Math"/>
                                <w:noProof/>
                                <w:szCs w:val="20"/>
                              </w:rPr>
                              <m:t>*</m:t>
                            </m:r>
                          </m:sup>
                        </m:sSubSup>
                        <m:r>
                          <w:rPr>
                            <w:rFonts w:ascii="Cambria Math" w:hAnsi="Cambria Math"/>
                            <w:noProof/>
                            <w:szCs w:val="20"/>
                          </w:rPr>
                          <m:t>+</m:t>
                        </m:r>
                        <m:f>
                          <m:fPr>
                            <m:ctrlPr>
                              <w:rPr>
                                <w:rFonts w:ascii="Cambria Math" w:hAnsi="Cambria Math"/>
                                <w:szCs w:val="20"/>
                              </w:rPr>
                            </m:ctrlPr>
                          </m:fPr>
                          <m:num>
                            <m:r>
                              <m:rPr>
                                <m:sty m:val="p"/>
                              </m:rPr>
                              <w:rPr>
                                <w:rFonts w:ascii="Cambria Math" w:hAnsi="Cambria Math" w:cs="Cambria Math"/>
                                <w:noProof/>
                                <w:szCs w:val="20"/>
                              </w:rPr>
                              <m:t>Δ</m:t>
                            </m:r>
                            <m:sSup>
                              <m:sSupPr>
                                <m:ctrlPr>
                                  <w:rPr>
                                    <w:rFonts w:ascii="Cambria Math" w:hAnsi="Cambria Math"/>
                                    <w:szCs w:val="20"/>
                                  </w:rPr>
                                </m:ctrlPr>
                              </m:sSupPr>
                              <m:e>
                                <m:r>
                                  <w:rPr>
                                    <w:rFonts w:ascii="Cambria Math" w:hAnsi="Cambria Math"/>
                                    <w:noProof/>
                                    <w:szCs w:val="20"/>
                                  </w:rPr>
                                  <m:t>t</m:t>
                                </m:r>
                              </m:e>
                              <m:sup>
                                <m:r>
                                  <m:rPr>
                                    <m:sty m:val="p"/>
                                  </m:rPr>
                                  <w:rPr>
                                    <w:rFonts w:ascii="Cambria Math" w:hAnsi="Cambria Math"/>
                                    <w:noProof/>
                                    <w:szCs w:val="20"/>
                                  </w:rPr>
                                  <m:t>*</m:t>
                                </m:r>
                              </m:sup>
                            </m:sSup>
                          </m:num>
                          <m:den>
                            <m:r>
                              <m:rPr>
                                <m:sty m:val="p"/>
                              </m:rPr>
                              <w:rPr>
                                <w:rFonts w:ascii="Cambria Math" w:hAnsi="Cambria Math"/>
                                <w:noProof/>
                                <w:szCs w:val="20"/>
                              </w:rPr>
                              <m:t>2</m:t>
                            </m:r>
                          </m:den>
                        </m:f>
                        <m:f>
                          <m:fPr>
                            <m:ctrlPr>
                              <w:rPr>
                                <w:rFonts w:ascii="Cambria Math" w:hAnsi="Cambria Math"/>
                                <w:szCs w:val="20"/>
                              </w:rPr>
                            </m:ctrlPr>
                          </m:fPr>
                          <m:num>
                            <m:sSubSup>
                              <m:sSubSupPr>
                                <m:ctrlPr>
                                  <w:rPr>
                                    <w:rFonts w:ascii="Cambria Math" w:hAnsi="Cambria Math"/>
                                    <w:szCs w:val="20"/>
                                  </w:rPr>
                                </m:ctrlPr>
                              </m:sSubSupPr>
                              <m:e>
                                <m:r>
                                  <m:rPr>
                                    <m:sty m:val="b"/>
                                  </m:rPr>
                                  <w:rPr>
                                    <w:rFonts w:ascii="Cambria Math" w:hAnsi="Cambria Math"/>
                                    <w:noProof/>
                                    <w:szCs w:val="20"/>
                                  </w:rPr>
                                  <m:t>p</m:t>
                                </m:r>
                              </m:e>
                              <m:sub>
                                <m:r>
                                  <w:rPr>
                                    <w:rFonts w:ascii="Cambria Math" w:hAnsi="Cambria Math"/>
                                    <w:noProof/>
                                    <w:szCs w:val="20"/>
                                  </w:rPr>
                                  <m:t>k+</m:t>
                                </m:r>
                                <m:r>
                                  <m:rPr>
                                    <m:sty m:val="p"/>
                                  </m:rPr>
                                  <w:rPr>
                                    <w:rFonts w:ascii="Cambria Math" w:hAnsi="Cambria Math"/>
                                    <w:noProof/>
                                    <w:szCs w:val="20"/>
                                  </w:rPr>
                                  <m:t>1</m:t>
                                </m:r>
                              </m:sub>
                              <m:sup>
                                <m:r>
                                  <m:rPr>
                                    <m:sty m:val="p"/>
                                  </m:rPr>
                                  <w:rPr>
                                    <w:rFonts w:ascii="Cambria Math" w:hAnsi="Cambria Math"/>
                                    <w:noProof/>
                                    <w:szCs w:val="20"/>
                                  </w:rPr>
                                  <m:t>*</m:t>
                                </m:r>
                              </m:sup>
                            </m:sSubSup>
                          </m:num>
                          <m:den>
                            <m:sSub>
                              <m:sSubPr>
                                <m:ctrlPr>
                                  <w:rPr>
                                    <w:rFonts w:ascii="Cambria Math" w:hAnsi="Cambria Math"/>
                                    <w:szCs w:val="20"/>
                                  </w:rPr>
                                </m:ctrlPr>
                              </m:sSubPr>
                              <m:e>
                                <m:r>
                                  <w:rPr>
                                    <w:rFonts w:ascii="Cambria Math" w:hAnsi="Cambria Math" w:cs="Cambria Math"/>
                                    <w:noProof/>
                                    <w:szCs w:val="20"/>
                                  </w:rPr>
                                  <m:t>γ</m:t>
                                </m:r>
                              </m:e>
                              <m:sub>
                                <m:r>
                                  <m:rPr>
                                    <m:sty m:val="p"/>
                                  </m:rPr>
                                  <w:rPr>
                                    <w:rFonts w:ascii="Cambria Math" w:hAnsi="Cambria Math"/>
                                    <w:noProof/>
                                    <w:szCs w:val="20"/>
                                  </w:rPr>
                                  <m:t>k</m:t>
                                </m:r>
                                <m:r>
                                  <w:rPr>
                                    <w:rFonts w:ascii="Cambria Math" w:hAnsi="Cambria Math"/>
                                    <w:noProof/>
                                    <w:szCs w:val="20"/>
                                  </w:rPr>
                                  <m:t>+</m:t>
                                </m:r>
                                <m:r>
                                  <m:rPr>
                                    <m:sty m:val="p"/>
                                  </m:rPr>
                                  <w:rPr>
                                    <w:rFonts w:ascii="Cambria Math" w:hAnsi="Cambria Math"/>
                                    <w:noProof/>
                                    <w:szCs w:val="20"/>
                                  </w:rPr>
                                  <m:t>1</m:t>
                                </m:r>
                              </m:sub>
                            </m:sSub>
                          </m:den>
                        </m:f>
                        <m:r>
                          <m:rPr>
                            <m:sty m:val="p"/>
                          </m:rPr>
                          <w:rPr>
                            <w:rFonts w:ascii="Cambria Math" w:hAnsi="Cambria Math"/>
                            <w:noProof/>
                            <w:szCs w:val="20"/>
                          </w:rPr>
                          <m:t>,</m:t>
                        </m:r>
                      </m:e>
                    </m:mr>
                  </m:m>
                </m:e>
              </m:d>
              <m:r>
                <w:rPr>
                  <w:rFonts w:ascii="Cambria Math" w:hAnsi="Cambria Math"/>
                  <w:szCs w:val="20"/>
                </w:rPr>
                <m:t>#</m:t>
              </m:r>
              <w:bookmarkStart w:id="120" w:name="VPA"/>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2</m:t>
                  </m:r>
                  <m:r>
                    <w:rPr>
                      <w:rFonts w:ascii="Cambria Math" w:hAnsi="Cambria Math"/>
                      <w:i/>
                      <w:noProof/>
                      <w:szCs w:val="20"/>
                      <w:lang w:eastAsia="zh-CN"/>
                    </w:rPr>
                    <w:fldChar w:fldCharType="end"/>
                  </m:r>
                </m:e>
              </m:d>
              <w:bookmarkEnd w:id="120"/>
            </m:e>
          </m:eqArr>
        </m:oMath>
      </m:oMathPara>
    </w:p>
    <w:p w14:paraId="60933E17" w14:textId="3AD23D59" w:rsidR="00C31084" w:rsidRDefault="00C31084" w:rsidP="004D2B93">
      <w:pPr>
        <w:pStyle w:val="IOPText"/>
        <w:ind w:firstLineChars="100" w:firstLine="200"/>
        <w:rPr>
          <w:szCs w:val="20"/>
          <w:lang w:eastAsia="zh-CN"/>
        </w:rPr>
      </w:pPr>
      <w:r w:rsidRPr="00C31084">
        <w:rPr>
          <w:szCs w:val="20"/>
          <w:lang w:eastAsia="zh-CN"/>
        </w:rPr>
        <w:t xml:space="preserve">The dimensionless magnetic matrix </w:t>
      </w:r>
      <m:oMath>
        <m:acc>
          <m:accPr>
            <m:ctrlPr>
              <w:rPr>
                <w:rFonts w:ascii="Cambria Math" w:hAnsi="Cambria Math"/>
                <w:i/>
                <w:szCs w:val="20"/>
                <w:lang w:eastAsia="zh-CN"/>
              </w:rPr>
            </m:ctrlPr>
          </m:accPr>
          <m:e>
            <m:r>
              <w:rPr>
                <w:rFonts w:ascii="Cambria Math" w:hAnsi="Cambria Math"/>
                <w:szCs w:val="20"/>
                <w:lang w:eastAsia="zh-CN"/>
              </w:rPr>
              <m:t>B</m:t>
            </m:r>
          </m:e>
        </m:acc>
      </m:oMath>
      <w:r w:rsidRPr="00C31084">
        <w:rPr>
          <w:szCs w:val="20"/>
          <w:lang w:eastAsia="zh-CN"/>
        </w:rPr>
        <w:t xml:space="preserve">* is presented as </w:t>
      </w:r>
      <w:r w:rsidR="00F13E0F" w:rsidRPr="00163814">
        <w:rPr>
          <w:rFonts w:hint="eastAsia"/>
          <w:szCs w:val="20"/>
          <w:lang w:eastAsia="zh-CN"/>
        </w:rPr>
        <w:t>e</w:t>
      </w:r>
      <w:r w:rsidRPr="00163814">
        <w:rPr>
          <w:szCs w:val="20"/>
          <w:lang w:eastAsia="zh-CN"/>
        </w:rPr>
        <w:t xml:space="preserve">q. </w:t>
      </w:r>
      <w:r w:rsidR="00F13E0F" w:rsidRPr="00163814">
        <w:rPr>
          <w:szCs w:val="20"/>
          <w:lang w:eastAsia="zh-CN"/>
        </w:rPr>
        <w:fldChar w:fldCharType="begin"/>
      </w:r>
      <w:r w:rsidR="00F13E0F" w:rsidRPr="00163814">
        <w:rPr>
          <w:szCs w:val="20"/>
          <w:lang w:eastAsia="zh-CN"/>
        </w:rPr>
        <w:instrText xml:space="preserve"> REF Bmatrix \h </w:instrText>
      </w:r>
      <w:r w:rsidR="00163814">
        <w:rPr>
          <w:szCs w:val="20"/>
          <w:lang w:eastAsia="zh-CN"/>
        </w:rPr>
        <w:instrText xml:space="preserve"> \* MERGEFORMAT </w:instrText>
      </w:r>
      <w:r w:rsidR="00F13E0F" w:rsidRPr="00163814">
        <w:rPr>
          <w:szCs w:val="20"/>
          <w:lang w:eastAsia="zh-CN"/>
        </w:rPr>
      </w:r>
      <w:r w:rsidR="00F13E0F" w:rsidRPr="00163814">
        <w:rPr>
          <w:szCs w:val="20"/>
          <w:lang w:eastAsia="zh-CN"/>
        </w:rPr>
        <w:fldChar w:fldCharType="separate"/>
      </w:r>
      <m:oMath>
        <m:d>
          <m:dPr>
            <m:ctrlPr>
              <w:rPr>
                <w:rFonts w:ascii="Cambria Math" w:hAnsi="Cambria Math"/>
                <w:i/>
                <w:noProof/>
                <w:szCs w:val="20"/>
                <w:lang w:eastAsia="zh-CN"/>
              </w:rPr>
            </m:ctrlPr>
          </m:dPr>
          <m:e>
            <m:r>
              <m:rPr>
                <m:sty m:val="p"/>
              </m:rPr>
              <w:rPr>
                <w:rFonts w:ascii="Cambria Math" w:hAnsi="Cambria Math"/>
                <w:noProof/>
                <w:szCs w:val="20"/>
                <w:lang w:eastAsia="zh-CN"/>
              </w:rPr>
              <m:t>3</m:t>
            </m:r>
          </m:e>
        </m:d>
      </m:oMath>
      <w:r w:rsidR="00F13E0F" w:rsidRPr="00163814">
        <w:rPr>
          <w:szCs w:val="20"/>
          <w:lang w:eastAsia="zh-CN"/>
        </w:rPr>
        <w:fldChar w:fldCharType="end"/>
      </w:r>
      <w:r w:rsidRPr="00163814">
        <w:rPr>
          <w:szCs w:val="20"/>
          <w:lang w:eastAsia="zh-CN"/>
        </w:rPr>
        <w:t>.</w:t>
      </w:r>
    </w:p>
    <w:p w14:paraId="242FE6DC" w14:textId="0AD12700" w:rsidR="00C31084" w:rsidRPr="00C31084" w:rsidRDefault="00301186" w:rsidP="00466F9C">
      <w:pPr>
        <w:pStyle w:val="IOPText"/>
        <w:ind w:firstLine="0"/>
        <w:rPr>
          <w:szCs w:val="20"/>
        </w:rPr>
      </w:pPr>
      <m:oMathPara>
        <m:oMath>
          <m:eqArr>
            <m:eqArrPr>
              <m:maxDist m:val="1"/>
              <m:ctrlPr>
                <w:rPr>
                  <w:rFonts w:ascii="Cambria Math" w:hAnsi="Cambria Math"/>
                  <w:i/>
                  <w:szCs w:val="20"/>
                </w:rPr>
              </m:ctrlPr>
            </m:eqArrPr>
            <m:e>
              <m:sSup>
                <m:sSupPr>
                  <m:ctrlPr>
                    <w:rPr>
                      <w:rFonts w:ascii="Cambria Math" w:hAnsi="Cambria Math"/>
                      <w:szCs w:val="20"/>
                    </w:rPr>
                  </m:ctrlPr>
                </m:sSupPr>
                <m:e>
                  <m:acc>
                    <m:accPr>
                      <m:ctrlPr>
                        <w:rPr>
                          <w:rFonts w:ascii="Cambria Math" w:hAnsi="Cambria Math"/>
                          <w:szCs w:val="20"/>
                        </w:rPr>
                      </m:ctrlPr>
                    </m:accPr>
                    <m:e>
                      <m:r>
                        <w:rPr>
                          <w:rFonts w:ascii="Cambria Math" w:hAnsi="Cambria Math"/>
                          <w:noProof/>
                          <w:szCs w:val="20"/>
                        </w:rPr>
                        <m:t>B</m:t>
                      </m:r>
                    </m:e>
                  </m:acc>
                </m:e>
                <m:sup>
                  <m:r>
                    <m:rPr>
                      <m:sty m:val="p"/>
                    </m:rPr>
                    <w:rPr>
                      <w:rFonts w:ascii="Cambria Math" w:hAnsi="Cambria Math"/>
                      <w:noProof/>
                      <w:szCs w:val="20"/>
                    </w:rPr>
                    <m:t>*</m:t>
                  </m:r>
                </m:sup>
              </m:sSup>
              <m:r>
                <m:rPr>
                  <m:sty m:val="p"/>
                </m:rPr>
                <w:rPr>
                  <w:rFonts w:ascii="Cambria Math" w:hAnsi="Cambria Math"/>
                  <w:noProof/>
                  <w:szCs w:val="20"/>
                </w:rPr>
                <m:t>=</m:t>
              </m:r>
              <m:d>
                <m:dPr>
                  <m:ctrlPr>
                    <w:rPr>
                      <w:rFonts w:ascii="Cambria Math" w:hAnsi="Cambria Math"/>
                      <w:szCs w:val="20"/>
                    </w:rPr>
                  </m:ctrlPr>
                </m:dPr>
                <m:e>
                  <m:m>
                    <m:mPr>
                      <m:plcHide m:val="1"/>
                      <m:mcs>
                        <m:mc>
                          <m:mcPr>
                            <m:count m:val="3"/>
                            <m:mcJc m:val="left"/>
                          </m:mcPr>
                        </m:mc>
                      </m:mcs>
                      <m:ctrlPr>
                        <w:rPr>
                          <w:rFonts w:ascii="Cambria Math" w:hAnsi="Cambria Math"/>
                          <w:szCs w:val="20"/>
                        </w:rPr>
                      </m:ctrlPr>
                    </m:mPr>
                    <m:mr>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mr>
                    <m:mr>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z</m:t>
                            </m:r>
                          </m:sub>
                          <m:sup>
                            <m:r>
                              <m:rPr>
                                <m:sty m:val="p"/>
                              </m:rPr>
                              <w:rPr>
                                <w:rFonts w:ascii="Cambria Math" w:hAnsi="Cambria Math"/>
                                <w:noProof/>
                                <w:szCs w:val="20"/>
                              </w:rPr>
                              <m:t>*</m:t>
                            </m:r>
                          </m:sup>
                        </m:sSubSup>
                      </m:e>
                      <m:e>
                        <m:r>
                          <m:rPr>
                            <m:sty m:val="p"/>
                          </m:rPr>
                          <w:rPr>
                            <w:rFonts w:ascii="Cambria Math" w:hAnsi="Cambria Math"/>
                            <w:noProof/>
                            <w:szCs w:val="20"/>
                          </w:rPr>
                          <m:t>0</m:t>
                        </m:r>
                      </m:e>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mr>
                    <m:mr>
                      <m:e>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y</m:t>
                            </m:r>
                          </m:sub>
                          <m:sup>
                            <m:r>
                              <m:rPr>
                                <m:sty m:val="p"/>
                              </m:rPr>
                              <w:rPr>
                                <w:rFonts w:ascii="Cambria Math" w:hAnsi="Cambria Math"/>
                                <w:noProof/>
                                <w:szCs w:val="20"/>
                              </w:rPr>
                              <m:t>*</m:t>
                            </m:r>
                          </m:sup>
                        </m:sSubSup>
                      </m:e>
                      <m:e>
                        <m:r>
                          <w:rPr>
                            <w:rFonts w:ascii="Cambria Math" w:hAnsi="Cambria Math"/>
                            <w:noProof/>
                            <w:szCs w:val="20"/>
                          </w:rPr>
                          <m:t>-</m:t>
                        </m:r>
                        <m:sSubSup>
                          <m:sSubSupPr>
                            <m:ctrlPr>
                              <w:rPr>
                                <w:rFonts w:ascii="Cambria Math" w:hAnsi="Cambria Math"/>
                                <w:szCs w:val="20"/>
                              </w:rPr>
                            </m:ctrlPr>
                          </m:sSubSupPr>
                          <m:e>
                            <m:r>
                              <w:rPr>
                                <w:rFonts w:ascii="Cambria Math" w:hAnsi="Cambria Math"/>
                                <w:noProof/>
                                <w:szCs w:val="20"/>
                              </w:rPr>
                              <m:t>B</m:t>
                            </m:r>
                          </m:e>
                          <m:sub>
                            <m:r>
                              <w:rPr>
                                <w:rFonts w:ascii="Cambria Math" w:hAnsi="Cambria Math"/>
                                <w:noProof/>
                                <w:szCs w:val="20"/>
                              </w:rPr>
                              <m:t>x</m:t>
                            </m:r>
                          </m:sub>
                          <m:sup>
                            <m:r>
                              <m:rPr>
                                <m:sty m:val="p"/>
                              </m:rPr>
                              <w:rPr>
                                <w:rFonts w:ascii="Cambria Math" w:hAnsi="Cambria Math"/>
                                <w:noProof/>
                                <w:szCs w:val="20"/>
                              </w:rPr>
                              <m:t>*</m:t>
                            </m:r>
                          </m:sup>
                        </m:sSubSup>
                      </m:e>
                      <m:e>
                        <m:r>
                          <m:rPr>
                            <m:sty m:val="p"/>
                          </m:rPr>
                          <w:rPr>
                            <w:rFonts w:ascii="Cambria Math" w:hAnsi="Cambria Math"/>
                            <w:noProof/>
                            <w:szCs w:val="20"/>
                          </w:rPr>
                          <m:t>0</m:t>
                        </m:r>
                      </m:e>
                    </m:mr>
                  </m:m>
                </m:e>
              </m:d>
              <m:r>
                <w:rPr>
                  <w:rFonts w:ascii="Cambria Math" w:hAnsi="Cambria Math"/>
                  <w:szCs w:val="20"/>
                </w:rPr>
                <m:t>#</m:t>
              </m:r>
              <w:bookmarkStart w:id="121" w:name="_Hlk186710919"/>
              <w:bookmarkStart w:id="122" w:name="Bmatrix"/>
              <m:d>
                <m:dPr>
                  <m:ctrlPr>
                    <w:rPr>
                      <w:rFonts w:ascii="Cambria Math" w:hAnsi="Cambria Math"/>
                      <w:i/>
                      <w:noProof/>
                      <w:szCs w:val="20"/>
                      <w:lang w:eastAsia="zh-CN"/>
                    </w:rPr>
                  </m:ctrlPr>
                </m:dPr>
                <m:e>
                  <m:r>
                    <w:rPr>
                      <w:rFonts w:ascii="Cambria Math" w:hAnsi="Cambria Math"/>
                      <w:i/>
                      <w:noProof/>
                      <w:szCs w:val="20"/>
                      <w:lang w:eastAsia="zh-CN"/>
                    </w:rPr>
                    <w:fldChar w:fldCharType="begin"/>
                  </m:r>
                  <m:r>
                    <m:rPr>
                      <m:sty m:val="p"/>
                    </m:rPr>
                    <w:rPr>
                      <w:rFonts w:ascii="Cambria Math" w:hAnsi="Cambria Math"/>
                      <w:noProof/>
                      <w:szCs w:val="20"/>
                      <w:lang w:eastAsia="zh-CN"/>
                    </w:rPr>
                    <m:t xml:space="preserve"> SEQ equation </m:t>
                  </m:r>
                  <m:r>
                    <w:rPr>
                      <w:rFonts w:ascii="Cambria Math" w:hAnsi="Cambria Math"/>
                      <w:i/>
                      <w:noProof/>
                      <w:szCs w:val="20"/>
                      <w:lang w:eastAsia="zh-CN"/>
                    </w:rPr>
                    <w:fldChar w:fldCharType="separate"/>
                  </m:r>
                  <m:r>
                    <m:rPr>
                      <m:sty m:val="p"/>
                    </m:rPr>
                    <w:rPr>
                      <w:rFonts w:ascii="Cambria Math" w:hAnsi="Cambria Math"/>
                      <w:noProof/>
                      <w:szCs w:val="20"/>
                      <w:lang w:eastAsia="zh-CN"/>
                    </w:rPr>
                    <m:t>3</m:t>
                  </m:r>
                  <m:r>
                    <w:rPr>
                      <w:rFonts w:ascii="Cambria Math" w:hAnsi="Cambria Math"/>
                      <w:i/>
                      <w:noProof/>
                      <w:szCs w:val="20"/>
                      <w:lang w:eastAsia="zh-CN"/>
                    </w:rPr>
                    <w:fldChar w:fldCharType="end"/>
                  </m:r>
                </m:e>
              </m:d>
              <w:bookmarkEnd w:id="121"/>
              <w:bookmarkEnd w:id="122"/>
            </m:e>
          </m:eqArr>
        </m:oMath>
      </m:oMathPara>
    </w:p>
    <w:p w14:paraId="0BF67727" w14:textId="5F1F7968" w:rsidR="00C31084" w:rsidRDefault="00C31084" w:rsidP="004D2B93">
      <w:pPr>
        <w:pStyle w:val="IOPText"/>
        <w:ind w:firstLineChars="100" w:firstLine="200"/>
        <w:rPr>
          <w:szCs w:val="20"/>
          <w:lang w:eastAsia="zh-CN"/>
        </w:rPr>
      </w:pPr>
      <w:r w:rsidRPr="00C31084">
        <w:rPr>
          <w:rFonts w:hint="eastAsia"/>
          <w:szCs w:val="20"/>
          <w:lang w:eastAsia="zh-CN"/>
        </w:rPr>
        <w:lastRenderedPageBreak/>
        <w:t xml:space="preserve">The dimensionless parameters are momentum </w:t>
      </w:r>
      <m:oMath>
        <m:sSup>
          <m:sSupPr>
            <m:ctrlPr>
              <w:rPr>
                <w:rFonts w:ascii="Cambria Math" w:hAnsi="Cambria Math"/>
                <w:i/>
                <w:szCs w:val="20"/>
                <w:lang w:eastAsia="zh-CN"/>
              </w:rPr>
            </m:ctrlPr>
          </m:sSupPr>
          <m:e>
            <m:r>
              <w:rPr>
                <w:rFonts w:ascii="Cambria Math" w:hAnsi="Cambria Math" w:hint="eastAsia"/>
                <w:szCs w:val="20"/>
                <w:lang w:eastAsia="zh-CN"/>
              </w:rPr>
              <m:t>p</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=p/(</m:t>
        </m:r>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c)</m:t>
        </m:r>
      </m:oMath>
      <w:r w:rsidRPr="00C31084">
        <w:rPr>
          <w:rFonts w:hint="eastAsia"/>
          <w:szCs w:val="20"/>
          <w:lang w:eastAsia="zh-CN"/>
        </w:rPr>
        <w:t xml:space="preserve">, magnetic field </w:t>
      </w:r>
      <m:oMath>
        <m:sSup>
          <m:sSupPr>
            <m:ctrlPr>
              <w:rPr>
                <w:rFonts w:ascii="Cambria Math" w:hAnsi="Cambria Math"/>
                <w:i/>
                <w:szCs w:val="20"/>
                <w:lang w:eastAsia="zh-CN"/>
              </w:rPr>
            </m:ctrlPr>
          </m:sSupPr>
          <m:e>
            <m:r>
              <w:rPr>
                <w:rFonts w:ascii="Cambria Math" w:hAnsi="Cambria Math" w:hint="eastAsia"/>
                <w:szCs w:val="20"/>
                <w:lang w:eastAsia="zh-CN"/>
              </w:rPr>
              <m:t>B</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=B/(</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num>
          <m:den>
            <m:r>
              <w:rPr>
                <w:rFonts w:ascii="Cambria Math" w:hAnsi="Cambria Math" w:hint="eastAsia"/>
                <w:szCs w:val="20"/>
                <w:lang w:eastAsia="zh-CN"/>
              </w:rPr>
              <m:t>e</m:t>
            </m:r>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r>
              <w:rPr>
                <w:rFonts w:ascii="Cambria Math" w:hAnsi="Cambria Math" w:hint="eastAsia"/>
                <w:szCs w:val="20"/>
                <w:lang w:eastAsia="zh-CN"/>
              </w:rPr>
              <m:t xml:space="preserve"> </m:t>
            </m:r>
          </m:den>
        </m:f>
        <m:r>
          <w:rPr>
            <w:rFonts w:ascii="Cambria Math" w:hAnsi="Cambria Math" w:hint="eastAsia"/>
            <w:szCs w:val="20"/>
            <w:lang w:eastAsia="zh-CN"/>
          </w:rPr>
          <m:t>)</m:t>
        </m:r>
      </m:oMath>
      <w:r w:rsidRPr="00C31084">
        <w:rPr>
          <w:rFonts w:hint="eastAsia"/>
          <w:szCs w:val="20"/>
          <w:lang w:eastAsia="zh-CN"/>
        </w:rPr>
        <w:t>,</w:t>
      </w:r>
      <w:r>
        <w:rPr>
          <w:rFonts w:hint="eastAsia"/>
          <w:szCs w:val="20"/>
          <w:lang w:eastAsia="zh-CN"/>
        </w:rPr>
        <w:t xml:space="preserve"> </w:t>
      </w:r>
      <w:r w:rsidRPr="00C31084">
        <w:rPr>
          <w:rFonts w:hint="eastAsia"/>
          <w:szCs w:val="20"/>
          <w:lang w:eastAsia="zh-CN"/>
        </w:rPr>
        <w:t xml:space="preserve">total electric field </w:t>
      </w:r>
      <m:oMath>
        <m:sSup>
          <m:sSupPr>
            <m:ctrlPr>
              <w:rPr>
                <w:rFonts w:ascii="Cambria Math" w:hAnsi="Cambria Math"/>
                <w:i/>
                <w:szCs w:val="20"/>
                <w:lang w:eastAsia="zh-CN"/>
              </w:rPr>
            </m:ctrlPr>
          </m:sSupPr>
          <m:e>
            <m:r>
              <w:rPr>
                <w:rFonts w:ascii="Cambria Math" w:hAnsi="Cambria Math" w:hint="eastAsia"/>
                <w:szCs w:val="20"/>
                <w:lang w:eastAsia="zh-CN"/>
              </w:rPr>
              <m:t>E</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=E/(</m:t>
        </m:r>
        <m:f>
          <m:fPr>
            <m:ctrlPr>
              <w:rPr>
                <w:rFonts w:ascii="Cambria Math" w:hAnsi="Cambria Math"/>
                <w:i/>
                <w:szCs w:val="20"/>
                <w:lang w:eastAsia="zh-CN"/>
              </w:rPr>
            </m:ctrlPr>
          </m:fPr>
          <m:num>
            <m:sSub>
              <m:sSubPr>
                <m:ctrlPr>
                  <w:rPr>
                    <w:rFonts w:ascii="Cambria Math" w:hAnsi="Cambria Math"/>
                    <w:i/>
                    <w:szCs w:val="20"/>
                    <w:lang w:eastAsia="zh-CN"/>
                  </w:rPr>
                </m:ctrlPr>
              </m:sSubPr>
              <m:e>
                <m:r>
                  <w:rPr>
                    <w:rFonts w:ascii="Cambria Math" w:hAnsi="Cambria Math" w:hint="eastAsia"/>
                    <w:szCs w:val="20"/>
                    <w:lang w:eastAsia="zh-CN"/>
                  </w:rPr>
                  <m:t>m</m:t>
                </m:r>
              </m:e>
              <m:sub>
                <m:r>
                  <w:rPr>
                    <w:rFonts w:ascii="Cambria Math" w:hAnsi="Cambria Math" w:hint="eastAsia"/>
                    <w:szCs w:val="20"/>
                    <w:lang w:eastAsia="zh-CN"/>
                  </w:rPr>
                  <m:t>e</m:t>
                </m:r>
              </m:sub>
            </m:sSub>
            <m:r>
              <w:rPr>
                <w:rFonts w:ascii="Cambria Math" w:hAnsi="Cambria Math" w:hint="eastAsia"/>
                <w:szCs w:val="20"/>
                <w:lang w:eastAsia="zh-CN"/>
              </w:rPr>
              <m:t xml:space="preserve"> c</m:t>
            </m:r>
          </m:num>
          <m:den>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e</m:t>
            </m:r>
          </m:den>
        </m:f>
        <m:r>
          <w:rPr>
            <w:rFonts w:ascii="Cambria Math" w:hAnsi="Cambria Math" w:hint="eastAsia"/>
            <w:szCs w:val="20"/>
            <w:lang w:eastAsia="zh-CN"/>
          </w:rPr>
          <m:t>)</m:t>
        </m:r>
      </m:oMath>
      <w:r w:rsidRPr="00C31084">
        <w:rPr>
          <w:rFonts w:hint="eastAsia"/>
          <w:szCs w:val="20"/>
          <w:lang w:eastAsia="zh-CN"/>
        </w:rPr>
        <w:t xml:space="preserve">, time step </w:t>
      </w:r>
      <m:oMath>
        <m:r>
          <w:rPr>
            <w:rFonts w:ascii="Cambria Math" w:hAnsi="Cambria Math" w:hint="eastAsia"/>
            <w:szCs w:val="20"/>
            <w:lang w:eastAsia="zh-CN"/>
          </w:rPr>
          <m:t>Δ</m:t>
        </m:r>
        <m:sSup>
          <m:sSupPr>
            <m:ctrlPr>
              <w:rPr>
                <w:rFonts w:ascii="Cambria Math" w:hAnsi="Cambria Math"/>
                <w:i/>
                <w:szCs w:val="20"/>
                <w:lang w:eastAsia="zh-CN"/>
              </w:rPr>
            </m:ctrlPr>
          </m:sSupPr>
          <m:e>
            <m:r>
              <w:rPr>
                <w:rFonts w:ascii="Cambria Math" w:hAnsi="Cambria Math" w:hint="eastAsia"/>
                <w:szCs w:val="20"/>
                <w:lang w:eastAsia="zh-CN"/>
              </w:rPr>
              <m:t>t</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=Δt/</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oMath>
      <w:r w:rsidRPr="00C31084">
        <w:rPr>
          <w:rFonts w:hint="eastAsia"/>
          <w:szCs w:val="20"/>
          <w:lang w:eastAsia="zh-CN"/>
        </w:rPr>
        <w:t xml:space="preserve"> , and position </w:t>
      </w:r>
      <m:oMath>
        <m:sSup>
          <m:sSupPr>
            <m:ctrlPr>
              <w:rPr>
                <w:rFonts w:ascii="Cambria Math" w:hAnsi="Cambria Math"/>
                <w:i/>
                <w:szCs w:val="20"/>
                <w:lang w:eastAsia="zh-CN"/>
              </w:rPr>
            </m:ctrlPr>
          </m:sSupPr>
          <m:e>
            <m:r>
              <w:rPr>
                <w:rFonts w:ascii="Cambria Math" w:hAnsi="Cambria Math" w:hint="eastAsia"/>
                <w:szCs w:val="20"/>
                <w:lang w:eastAsia="zh-CN"/>
              </w:rPr>
              <m:t>x</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=x/(</m:t>
        </m:r>
        <m:sSub>
          <m:sSubPr>
            <m:ctrlPr>
              <w:rPr>
                <w:rFonts w:ascii="Cambria Math" w:hAnsi="Cambria Math"/>
                <w:i/>
                <w:szCs w:val="20"/>
                <w:lang w:eastAsia="zh-CN"/>
              </w:rPr>
            </m:ctrlPr>
          </m:sSubPr>
          <m:e>
            <m:r>
              <w:rPr>
                <w:rFonts w:ascii="Cambria Math" w:hAnsi="Cambria Math" w:hint="eastAsia"/>
                <w:szCs w:val="20"/>
                <w:lang w:eastAsia="zh-CN"/>
              </w:rPr>
              <m:t>τ</m:t>
            </m:r>
          </m:e>
          <m:sub>
            <m:r>
              <w:rPr>
                <w:rFonts w:ascii="Cambria Math" w:hAnsi="Cambria Math" w:hint="eastAsia"/>
                <w:szCs w:val="20"/>
                <w:lang w:eastAsia="zh-CN"/>
              </w:rPr>
              <m:t>ce</m:t>
            </m:r>
          </m:sub>
        </m:sSub>
        <m:r>
          <w:rPr>
            <w:rFonts w:ascii="Cambria Math" w:hAnsi="Cambria Math" w:hint="eastAsia"/>
            <w:szCs w:val="20"/>
            <w:lang w:eastAsia="zh-CN"/>
          </w:rPr>
          <m:t xml:space="preserve"> c)</m:t>
        </m:r>
      </m:oMath>
      <w:r w:rsidRPr="00C31084">
        <w:rPr>
          <w:rFonts w:hint="eastAsia"/>
          <w:szCs w:val="20"/>
          <w:lang w:eastAsia="zh-CN"/>
        </w:rPr>
        <w:t xml:space="preserve"> respectively, where the </w:t>
      </w:r>
      <m:oMath>
        <m:sSub>
          <m:sSubPr>
            <m:ctrlPr>
              <w:rPr>
                <w:rFonts w:ascii="Cambria Math" w:hAnsi="Cambria Math"/>
                <w:i/>
                <w:szCs w:val="20"/>
                <w:lang w:eastAsia="zh-CN"/>
              </w:rPr>
            </m:ctrlPr>
          </m:sSubPr>
          <m:e>
            <m:r>
              <w:rPr>
                <w:rFonts w:ascii="Cambria Math" w:hAnsi="Cambria Math" w:hint="eastAsia"/>
                <w:szCs w:val="20"/>
                <w:lang w:eastAsia="zh-CN"/>
              </w:rPr>
              <m:t>τ</m:t>
            </m:r>
            <m:ctrlPr>
              <w:rPr>
                <w:rFonts w:ascii="Cambria Math" w:hAnsi="Cambria Math" w:hint="eastAsia"/>
                <w:i/>
                <w:szCs w:val="20"/>
                <w:lang w:eastAsia="zh-CN"/>
              </w:rPr>
            </m:ctrlPr>
          </m:e>
          <m:sub>
            <m:r>
              <w:rPr>
                <w:rFonts w:ascii="Cambria Math" w:hAnsi="Cambria Math" w:hint="eastAsia"/>
                <w:szCs w:val="20"/>
                <w:lang w:eastAsia="zh-CN"/>
              </w:rPr>
              <m:t>ce</m:t>
            </m:r>
          </m:sub>
        </m:sSub>
      </m:oMath>
      <w:r w:rsidRPr="00C31084">
        <w:rPr>
          <w:rFonts w:hint="eastAsia"/>
          <w:szCs w:val="20"/>
          <w:lang w:eastAsia="zh-CN"/>
        </w:rPr>
        <w:t xml:space="preserve"> is the electron cyclotron period </w:t>
      </w:r>
      <w:r w:rsidRPr="00163814">
        <w:rPr>
          <w:rFonts w:hint="eastAsia"/>
          <w:szCs w:val="20"/>
          <w:lang w:eastAsia="zh-CN"/>
        </w:rPr>
        <w:t xml:space="preserve">and </w:t>
      </w:r>
      <m:oMath>
        <m:sSup>
          <m:sSupPr>
            <m:ctrlPr>
              <w:rPr>
                <w:rFonts w:ascii="Cambria Math" w:hAnsi="Cambria Math"/>
                <w:i/>
                <w:szCs w:val="20"/>
                <w:lang w:eastAsia="zh-CN"/>
              </w:rPr>
            </m:ctrlPr>
          </m:sSupPr>
          <m:e>
            <m:r>
              <w:rPr>
                <w:rFonts w:ascii="Cambria Math" w:hAnsi="Cambria Math" w:hint="eastAsia"/>
                <w:szCs w:val="20"/>
                <w:lang w:eastAsia="zh-CN"/>
              </w:rPr>
              <m:t>γ</m:t>
            </m:r>
            <m:ctrlPr>
              <w:rPr>
                <w:rFonts w:ascii="Cambria Math" w:hAnsi="Cambria Math" w:hint="eastAsia"/>
                <w:i/>
                <w:szCs w:val="20"/>
                <w:lang w:eastAsia="zh-CN"/>
              </w:rPr>
            </m:ctrlPr>
          </m:e>
          <m:sup>
            <m:r>
              <w:rPr>
                <w:rFonts w:ascii="MS Gothic" w:eastAsia="MS Gothic" w:hAnsi="MS Gothic" w:cs="MS Gothic" w:hint="eastAsia"/>
                <w:szCs w:val="20"/>
                <w:lang w:eastAsia="zh-CN"/>
              </w:rPr>
              <m:t>*</m:t>
            </m:r>
          </m:sup>
        </m:sSup>
        <m:r>
          <w:rPr>
            <w:rFonts w:ascii="Cambria Math" w:hAnsi="Cambria Math" w:hint="eastAsia"/>
            <w:szCs w:val="20"/>
            <w:lang w:eastAsia="zh-CN"/>
          </w:rPr>
          <m:t>=</m:t>
        </m:r>
        <m:rad>
          <m:radPr>
            <m:degHide m:val="1"/>
            <m:ctrlPr>
              <w:rPr>
                <w:rFonts w:ascii="Cambria Math" w:hAnsi="Cambria Math"/>
                <w:i/>
                <w:szCs w:val="20"/>
                <w:lang w:eastAsia="zh-CN"/>
              </w:rPr>
            </m:ctrlPr>
          </m:radPr>
          <m:deg>
            <m:ctrlPr>
              <w:rPr>
                <w:rFonts w:ascii="Cambria Math" w:hAnsi="Cambria Math" w:hint="eastAsia"/>
                <w:i/>
                <w:szCs w:val="20"/>
                <w:lang w:eastAsia="zh-CN"/>
              </w:rPr>
            </m:ctrlPr>
          </m:deg>
          <m:e>
            <m:r>
              <w:rPr>
                <w:rFonts w:ascii="Cambria Math" w:hAnsi="Cambria Math" w:hint="eastAsia"/>
                <w:szCs w:val="20"/>
                <w:lang w:eastAsia="zh-CN"/>
              </w:rPr>
              <m:t>1+</m:t>
            </m:r>
            <m:sSup>
              <m:sSupPr>
                <m:ctrlPr>
                  <w:rPr>
                    <w:rFonts w:ascii="Cambria Math" w:hAnsi="Cambria Math"/>
                    <w:i/>
                    <w:szCs w:val="20"/>
                    <w:lang w:eastAsia="zh-CN"/>
                  </w:rPr>
                </m:ctrlPr>
              </m:sSupPr>
              <m:e>
                <m:r>
                  <w:rPr>
                    <w:rFonts w:ascii="Cambria Math" w:hAnsi="Cambria Math" w:hint="eastAsia"/>
                    <w:szCs w:val="20"/>
                    <w:lang w:eastAsia="zh-CN"/>
                  </w:rPr>
                  <m:t>p</m:t>
                </m:r>
              </m:e>
              <m:sup>
                <m:r>
                  <w:rPr>
                    <w:rFonts w:ascii="MS Gothic" w:eastAsia="MS Gothic" w:hAnsi="MS Gothic" w:cs="MS Gothic" w:hint="eastAsia"/>
                    <w:szCs w:val="20"/>
                    <w:lang w:eastAsia="zh-CN"/>
                  </w:rPr>
                  <m:t>*</m:t>
                </m:r>
                <m:r>
                  <w:rPr>
                    <w:rFonts w:ascii="Cambria Math" w:hAnsi="Cambria Math" w:hint="eastAsia"/>
                    <w:szCs w:val="20"/>
                    <w:lang w:eastAsia="zh-CN"/>
                  </w:rPr>
                  <m:t>2</m:t>
                </m:r>
              </m:sup>
            </m:sSup>
            <m:r>
              <w:rPr>
                <w:rFonts w:ascii="Cambria Math" w:hAnsi="Cambria Math" w:hint="eastAsia"/>
                <w:szCs w:val="20"/>
                <w:lang w:eastAsia="zh-CN"/>
              </w:rPr>
              <m:t xml:space="preserve"> </m:t>
            </m:r>
          </m:e>
        </m:rad>
      </m:oMath>
      <w:r w:rsidR="004E24E5" w:rsidRPr="00163814">
        <w:rPr>
          <w:rFonts w:hint="eastAsia"/>
          <w:szCs w:val="20"/>
          <w:lang w:eastAsia="zh-CN"/>
        </w:rPr>
        <w:t xml:space="preserve">  is Lorentz factor</w:t>
      </w:r>
      <w:r w:rsidRPr="00163814">
        <w:rPr>
          <w:rFonts w:hint="eastAsia"/>
          <w:szCs w:val="20"/>
          <w:lang w:eastAsia="zh-CN"/>
        </w:rPr>
        <w:t>.</w:t>
      </w:r>
    </w:p>
    <w:p w14:paraId="5FD16F8B" w14:textId="6100574A" w:rsidR="004D2B93" w:rsidRDefault="004D2B93" w:rsidP="00FC22AE">
      <w:pPr>
        <w:pStyle w:val="IOPText"/>
        <w:ind w:firstLineChars="100" w:firstLine="200"/>
        <w:rPr>
          <w:szCs w:val="20"/>
          <w:lang w:eastAsia="zh-CN"/>
        </w:rPr>
      </w:pPr>
      <w:r w:rsidRPr="004D2B93">
        <w:rPr>
          <w:szCs w:val="20"/>
          <w:lang w:eastAsia="zh-CN"/>
        </w:rPr>
        <w:t>As a preliminary validation calculation, the parameters are set as follow</w:t>
      </w:r>
      <w:ins w:id="123" w:author="jinlin xie" w:date="2025-01-07T10:04:00Z">
        <w:r w:rsidR="00F82A82">
          <w:rPr>
            <w:szCs w:val="20"/>
            <w:lang w:eastAsia="zh-CN"/>
          </w:rPr>
          <w:t>ing</w:t>
        </w:r>
      </w:ins>
      <w:del w:id="124" w:author="jinlin xie" w:date="2025-01-07T10:03:00Z">
        <w:r w:rsidRPr="004D2B93" w:rsidDel="00F82A82">
          <w:rPr>
            <w:szCs w:val="20"/>
            <w:lang w:eastAsia="zh-CN"/>
          </w:rPr>
          <w:delText>s</w:delText>
        </w:r>
      </w:del>
      <w:ins w:id="125" w:author="jinlin xie" w:date="2025-01-07T10:03:00Z">
        <w:r w:rsidR="00F82A82">
          <w:rPr>
            <w:szCs w:val="20"/>
            <w:lang w:eastAsia="zh-CN"/>
          </w:rPr>
          <w:t>:</w:t>
        </w:r>
      </w:ins>
      <w:del w:id="126" w:author="jinlin xie" w:date="2025-01-07T10:03:00Z">
        <w:r w:rsidRPr="004D2B93" w:rsidDel="00F82A82">
          <w:rPr>
            <w:szCs w:val="20"/>
            <w:lang w:eastAsia="zh-CN"/>
          </w:rPr>
          <w:delText>.</w:delText>
        </w:r>
      </w:del>
      <w:r w:rsidRPr="004D2B93">
        <w:rPr>
          <w:szCs w:val="20"/>
          <w:lang w:eastAsia="zh-CN"/>
        </w:rPr>
        <w:t xml:space="preserve"> </w:t>
      </w:r>
      <w:del w:id="127" w:author="jinlin xie" w:date="2025-01-07T10:04:00Z">
        <w:r w:rsidRPr="004D2B93" w:rsidDel="00F82A82">
          <w:rPr>
            <w:szCs w:val="20"/>
            <w:lang w:eastAsia="zh-CN"/>
          </w:rPr>
          <w:delText xml:space="preserve">The </w:delText>
        </w:r>
      </w:del>
      <w:r w:rsidRPr="004D2B93">
        <w:rPr>
          <w:szCs w:val="20"/>
          <w:lang w:eastAsia="zh-CN"/>
        </w:rPr>
        <w:t xml:space="preserve">background magnetic field </w:t>
      </w:r>
      <m:oMath>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 xml:space="preserve"> = 0.02 T</m:t>
        </m:r>
      </m:oMath>
      <w:r w:rsidRPr="004D2B93">
        <w:rPr>
          <w:szCs w:val="20"/>
          <w:lang w:eastAsia="zh-CN"/>
        </w:rPr>
        <w:t xml:space="preserve"> </w:t>
      </w:r>
      <w:ins w:id="128" w:author="jinlin xie" w:date="2025-01-07T10:04:00Z">
        <w:r w:rsidR="00F82A82">
          <w:rPr>
            <w:szCs w:val="20"/>
            <w:lang w:eastAsia="zh-CN"/>
          </w:rPr>
          <w:t>,</w:t>
        </w:r>
      </w:ins>
      <w:del w:id="129" w:author="jinlin xie" w:date="2025-01-07T10:04:00Z">
        <w:r w:rsidRPr="004D2B93" w:rsidDel="00F82A82">
          <w:rPr>
            <w:szCs w:val="20"/>
            <w:lang w:eastAsia="zh-CN"/>
          </w:rPr>
          <w:delText>.</w:delText>
        </w:r>
      </w:del>
      <w:r w:rsidRPr="004D2B93">
        <w:rPr>
          <w:szCs w:val="20"/>
          <w:lang w:eastAsia="zh-CN"/>
        </w:rPr>
        <w:t xml:space="preserve"> </w:t>
      </w:r>
      <w:del w:id="130" w:author="jinlin xie" w:date="2025-01-07T10:04:00Z">
        <w:r w:rsidRPr="004D2B93" w:rsidDel="00F82A82">
          <w:rPr>
            <w:szCs w:val="20"/>
            <w:lang w:eastAsia="zh-CN"/>
          </w:rPr>
          <w:delText xml:space="preserve">The </w:delText>
        </w:r>
      </w:del>
      <w:r w:rsidRPr="00163814">
        <w:rPr>
          <w:szCs w:val="20"/>
          <w:lang w:eastAsia="zh-CN"/>
        </w:rPr>
        <w:t>wave ang</w:t>
      </w:r>
      <w:r w:rsidR="004E24E5" w:rsidRPr="00163814">
        <w:rPr>
          <w:rFonts w:hint="eastAsia"/>
          <w:szCs w:val="20"/>
          <w:lang w:eastAsia="zh-CN"/>
        </w:rPr>
        <w:t>u</w:t>
      </w:r>
      <w:r w:rsidRPr="00163814">
        <w:rPr>
          <w:szCs w:val="20"/>
          <w:lang w:eastAsia="zh-CN"/>
        </w:rPr>
        <w:t>l</w:t>
      </w:r>
      <w:r w:rsidR="004E24E5" w:rsidRPr="00163814">
        <w:rPr>
          <w:rFonts w:hint="eastAsia"/>
          <w:szCs w:val="20"/>
          <w:lang w:eastAsia="zh-CN"/>
        </w:rPr>
        <w:t>ar</w:t>
      </w:r>
      <w:r w:rsidRPr="00163814">
        <w:rPr>
          <w:szCs w:val="20"/>
          <w:lang w:eastAsia="zh-CN"/>
        </w:rPr>
        <w:t xml:space="preserve"> frequency</w:t>
      </w:r>
      <w:r w:rsidRPr="004D2B93">
        <w:rPr>
          <w:szCs w:val="20"/>
          <w:lang w:eastAsia="zh-CN"/>
        </w:rPr>
        <w:t xml:space="preserve"> </w:t>
      </w:r>
      <w:del w:id="131" w:author="jinlin xie" w:date="2025-01-07T10:04:00Z">
        <w:r w:rsidRPr="004D2B93" w:rsidDel="00F82A82">
          <w:rPr>
            <w:szCs w:val="20"/>
            <w:lang w:eastAsia="zh-CN"/>
          </w:rPr>
          <w:delText xml:space="preserve">is </w:delText>
        </w:r>
      </w:del>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s</m:t>
            </m:r>
          </m:sub>
        </m:sSub>
        <m:r>
          <w:rPr>
            <w:rFonts w:ascii="Cambria Math" w:hAnsi="Cambria Math"/>
            <w:szCs w:val="20"/>
            <w:lang w:eastAsia="zh-CN"/>
          </w:rPr>
          <m:t xml:space="preserve">=1.5 </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del w:id="132" w:author="jinlin xie" w:date="2025-01-07T10:04:00Z">
        <w:r w:rsidRPr="004D2B93" w:rsidDel="00F82A82">
          <w:rPr>
            <w:szCs w:val="20"/>
            <w:lang w:eastAsia="zh-CN"/>
          </w:rPr>
          <w:delText>,</w:delText>
        </w:r>
      </w:del>
      <w:r w:rsidRPr="004D2B93">
        <w:rPr>
          <w:szCs w:val="20"/>
          <w:lang w:eastAsia="zh-CN"/>
        </w:rPr>
        <w:t xml:space="preserve"> where </w:t>
      </w:r>
      <m:oMath>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r>
          <w:rPr>
            <w:rFonts w:ascii="Cambria Math" w:hAnsi="Cambria Math"/>
            <w:szCs w:val="20"/>
            <w:lang w:eastAsia="zh-CN"/>
          </w:rPr>
          <m:t>=(e</m:t>
        </m:r>
        <m:sSub>
          <m:sSubPr>
            <m:ctrlPr>
              <w:rPr>
                <w:rFonts w:ascii="Cambria Math" w:hAnsi="Cambria Math"/>
                <w:i/>
                <w:szCs w:val="20"/>
                <w:lang w:eastAsia="zh-CN"/>
              </w:rPr>
            </m:ctrlPr>
          </m:sSubPr>
          <m:e>
            <m:r>
              <w:rPr>
                <w:rFonts w:ascii="Cambria Math" w:hAnsi="Cambria Math"/>
                <w:szCs w:val="20"/>
                <w:lang w:eastAsia="zh-CN"/>
              </w:rPr>
              <m:t>B</m:t>
            </m:r>
          </m:e>
          <m:sub>
            <m:r>
              <w:rPr>
                <w:rFonts w:ascii="Cambria Math" w:hAnsi="Cambria Math"/>
                <w:szCs w:val="20"/>
                <w:lang w:eastAsia="zh-CN"/>
              </w:rPr>
              <m:t>0</m:t>
            </m:r>
          </m:sub>
        </m:sSub>
        <m:r>
          <w:rPr>
            <w:rFonts w:ascii="Cambria Math" w:hAnsi="Cambria Math"/>
            <w:szCs w:val="20"/>
            <w:lang w:eastAsia="zh-CN"/>
          </w:rPr>
          <m:t>)/</m:t>
        </m:r>
        <m:sSub>
          <m:sSubPr>
            <m:ctrlPr>
              <w:rPr>
                <w:rFonts w:ascii="Cambria Math" w:hAnsi="Cambria Math"/>
                <w:i/>
                <w:szCs w:val="20"/>
                <w:lang w:eastAsia="zh-CN"/>
              </w:rPr>
            </m:ctrlPr>
          </m:sSubPr>
          <m:e>
            <m:r>
              <w:rPr>
                <w:rFonts w:ascii="Cambria Math" w:hAnsi="Cambria Math"/>
                <w:szCs w:val="20"/>
                <w:lang w:eastAsia="zh-CN"/>
              </w:rPr>
              <m:t>m</m:t>
            </m:r>
          </m:e>
          <m:sub>
            <m:r>
              <w:rPr>
                <w:rFonts w:ascii="Cambria Math" w:hAnsi="Cambria Math"/>
                <w:szCs w:val="20"/>
                <w:lang w:eastAsia="zh-CN"/>
              </w:rPr>
              <m:t>e</m:t>
            </m:r>
          </m:sub>
        </m:sSub>
        <m:r>
          <w:rPr>
            <w:rFonts w:ascii="Cambria Math" w:hAnsi="Cambria Math"/>
            <w:szCs w:val="20"/>
            <w:lang w:eastAsia="zh-CN"/>
          </w:rPr>
          <m:t xml:space="preserve"> </m:t>
        </m:r>
      </m:oMath>
      <w:del w:id="133" w:author="jinlin xie" w:date="2025-01-07T10:04:00Z">
        <w:r w:rsidRPr="004D2B93" w:rsidDel="00F82A82">
          <w:rPr>
            <w:szCs w:val="20"/>
            <w:lang w:eastAsia="zh-CN"/>
          </w:rPr>
          <w:delText>.</w:delText>
        </w:r>
      </w:del>
      <w:ins w:id="134" w:author="jinlin xie" w:date="2025-01-07T10:04:00Z">
        <w:r w:rsidR="00F82A82">
          <w:rPr>
            <w:szCs w:val="20"/>
            <w:lang w:eastAsia="zh-CN"/>
          </w:rPr>
          <w:t>,</w:t>
        </w:r>
      </w:ins>
      <w:r w:rsidRPr="004D2B93">
        <w:rPr>
          <w:szCs w:val="20"/>
          <w:lang w:eastAsia="zh-CN"/>
        </w:rPr>
        <w:t xml:space="preserve"> </w:t>
      </w:r>
      <w:del w:id="135" w:author="jinlin xie" w:date="2025-01-07T10:04:00Z">
        <w:r w:rsidRPr="004D2B93" w:rsidDel="00F82A82">
          <w:rPr>
            <w:szCs w:val="20"/>
            <w:lang w:eastAsia="zh-CN"/>
          </w:rPr>
          <w:delText xml:space="preserve">The </w:delText>
        </w:r>
      </w:del>
      <w:r w:rsidRPr="004D2B93">
        <w:rPr>
          <w:szCs w:val="20"/>
          <w:lang w:eastAsia="zh-CN"/>
        </w:rPr>
        <w:t xml:space="preserve">wavevector </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szCs w:val="20"/>
            <w:lang w:eastAsia="zh-CN"/>
          </w:rPr>
          <m:t xml:space="preserve"> =</m:t>
        </m:r>
        <m:sSup>
          <m:sSupPr>
            <m:ctrlPr>
              <w:rPr>
                <w:rFonts w:ascii="Cambria Math" w:hAnsi="Cambria Math"/>
                <w:i/>
                <w:szCs w:val="20"/>
                <w:lang w:eastAsia="zh-CN"/>
              </w:rPr>
            </m:ctrlPr>
          </m:sSupPr>
          <m:e>
            <m:r>
              <w:rPr>
                <w:rFonts w:ascii="Cambria Math" w:hAnsi="Cambria Math"/>
                <w:szCs w:val="20"/>
                <w:lang w:eastAsia="zh-CN"/>
              </w:rPr>
              <m:t>10</m:t>
            </m:r>
          </m:e>
          <m:sup>
            <m:r>
              <w:rPr>
                <w:rFonts w:ascii="Cambria Math" w:hAnsi="Cambria Math"/>
                <w:szCs w:val="20"/>
                <w:lang w:eastAsia="zh-CN"/>
              </w:rPr>
              <m:t>5</m:t>
            </m:r>
          </m:sup>
        </m:sSup>
        <m:r>
          <w:rPr>
            <w:rFonts w:ascii="Cambria Math" w:hAnsi="Cambria Math"/>
            <w:szCs w:val="20"/>
            <w:lang w:eastAsia="zh-CN"/>
          </w:rPr>
          <m:t>/m</m:t>
        </m:r>
      </m:oMath>
      <w:del w:id="136" w:author="jinlin xie" w:date="2025-01-07T10:04:00Z">
        <w:r w:rsidRPr="004D2B93" w:rsidDel="00F82A82">
          <w:rPr>
            <w:szCs w:val="20"/>
            <w:lang w:eastAsia="zh-CN"/>
          </w:rPr>
          <w:delText>.</w:delText>
        </w:r>
      </w:del>
      <w:ins w:id="137" w:author="jinlin xie" w:date="2025-01-07T10:04:00Z">
        <w:r w:rsidR="00F82A82">
          <w:rPr>
            <w:szCs w:val="20"/>
            <w:lang w:eastAsia="zh-CN"/>
          </w:rPr>
          <w:t>,</w:t>
        </w:r>
      </w:ins>
      <w:r w:rsidRPr="004D2B93">
        <w:rPr>
          <w:szCs w:val="20"/>
          <w:lang w:eastAsia="zh-CN"/>
        </w:rPr>
        <w:t xml:space="preserve"> </w:t>
      </w:r>
      <w:del w:id="138" w:author="jinlin xie" w:date="2025-01-07T10:05:00Z">
        <w:r w:rsidRPr="004D2B93" w:rsidDel="00F82A82">
          <w:rPr>
            <w:szCs w:val="20"/>
            <w:lang w:eastAsia="zh-CN"/>
          </w:rPr>
          <w:delText xml:space="preserve">The amplitude of </w:delText>
        </w:r>
      </w:del>
      <w:r w:rsidRPr="004D2B93">
        <w:rPr>
          <w:szCs w:val="20"/>
          <w:lang w:eastAsia="zh-CN"/>
        </w:rPr>
        <w:t xml:space="preserve">the </w:t>
      </w:r>
      <w:r w:rsidRPr="00194577">
        <w:rPr>
          <w:szCs w:val="20"/>
          <w:lang w:eastAsia="zh-CN"/>
        </w:rPr>
        <w:t>electric field</w:t>
      </w:r>
      <w:ins w:id="139" w:author="jinlin xie" w:date="2025-01-07T10:05:00Z">
        <w:r w:rsidR="00F82A82">
          <w:rPr>
            <w:szCs w:val="20"/>
            <w:lang w:eastAsia="zh-CN"/>
          </w:rPr>
          <w:t xml:space="preserve"> component</w:t>
        </w:r>
      </w:ins>
      <w:r w:rsidRPr="004D2B93">
        <w:rPr>
          <w:szCs w:val="20"/>
          <w:lang w:eastAsia="zh-CN"/>
        </w:rPr>
        <w:t xml:space="preserve"> of the electromagnetic wave </w:t>
      </w:r>
      <w:del w:id="140" w:author="jinlin xie" w:date="2025-01-07T10:06:00Z">
        <w:r w:rsidRPr="004D2B93" w:rsidDel="008C0296">
          <w:rPr>
            <w:szCs w:val="20"/>
            <w:lang w:eastAsia="zh-CN"/>
          </w:rPr>
          <w:delText xml:space="preserve">is </w:delText>
        </w:r>
      </w:del>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w</m:t>
            </m:r>
          </m:sub>
        </m:sSub>
        <m:r>
          <w:rPr>
            <w:rFonts w:ascii="Cambria Math" w:hAnsi="Cambria Math"/>
            <w:szCs w:val="20"/>
            <w:lang w:eastAsia="zh-CN"/>
          </w:rPr>
          <m:t>=9 V/m</m:t>
        </m:r>
      </m:oMath>
      <w:r w:rsidRPr="004D2B93">
        <w:rPr>
          <w:szCs w:val="20"/>
          <w:lang w:eastAsia="zh-CN"/>
        </w:rPr>
        <w:t xml:space="preserve">, and the electrostatic field is </w:t>
      </w:r>
      <m:oMath>
        <m:sSub>
          <m:sSubPr>
            <m:ctrlPr>
              <w:rPr>
                <w:rFonts w:ascii="Cambria Math" w:hAnsi="Cambria Math"/>
                <w:i/>
                <w:szCs w:val="20"/>
                <w:lang w:eastAsia="zh-CN"/>
              </w:rPr>
            </m:ctrlPr>
          </m:sSubPr>
          <m:e>
            <m:r>
              <w:rPr>
                <w:rFonts w:ascii="Cambria Math" w:hAnsi="Cambria Math"/>
                <w:szCs w:val="20"/>
                <w:lang w:eastAsia="zh-CN"/>
              </w:rPr>
              <m:t>E</m:t>
            </m:r>
          </m:e>
          <m:sub>
            <m:r>
              <w:rPr>
                <w:rFonts w:ascii="Cambria Math" w:hAnsi="Cambria Math"/>
                <w:szCs w:val="20"/>
                <w:lang w:eastAsia="zh-CN"/>
              </w:rPr>
              <m:t>0</m:t>
            </m:r>
          </m:sub>
        </m:sSub>
        <m:r>
          <w:rPr>
            <w:rFonts w:ascii="Cambria Math" w:hAnsi="Cambria Math"/>
            <w:szCs w:val="20"/>
            <w:lang w:eastAsia="zh-CN"/>
          </w:rPr>
          <m:t>=-2.5 V</m:t>
        </m:r>
      </m:oMath>
      <w:r w:rsidRPr="004D2B93">
        <w:rPr>
          <w:szCs w:val="20"/>
          <w:lang w:eastAsia="zh-CN"/>
        </w:rPr>
        <w:t xml:space="preserve">. All these parameters are only set for the purpose of </w:t>
      </w:r>
      <w:del w:id="141" w:author="jinlin xie" w:date="2025-01-07T10:06:00Z">
        <w:r w:rsidRPr="004D2B93" w:rsidDel="008C0296">
          <w:rPr>
            <w:szCs w:val="20"/>
            <w:lang w:eastAsia="zh-CN"/>
          </w:rPr>
          <w:delText xml:space="preserve">rapid </w:delText>
        </w:r>
      </w:del>
      <w:ins w:id="142" w:author="jinlin xie" w:date="2025-01-07T10:06:00Z">
        <w:r w:rsidR="008C0296">
          <w:rPr>
            <w:szCs w:val="20"/>
            <w:lang w:eastAsia="zh-CN"/>
          </w:rPr>
          <w:t>quick</w:t>
        </w:r>
        <w:r w:rsidR="008C0296" w:rsidRPr="004D2B93">
          <w:rPr>
            <w:szCs w:val="20"/>
            <w:lang w:eastAsia="zh-CN"/>
          </w:rPr>
          <w:t xml:space="preserve"> </w:t>
        </w:r>
      </w:ins>
      <w:r w:rsidRPr="004D2B93">
        <w:rPr>
          <w:szCs w:val="20"/>
          <w:lang w:eastAsia="zh-CN"/>
        </w:rPr>
        <w:t xml:space="preserve">simulation. The real tokamak scale calculation will be discussed in the following section. The time step is always chosen to satisfy </w:t>
      </w:r>
      <m:oMath>
        <m:r>
          <w:rPr>
            <w:rFonts w:ascii="Cambria Math" w:hAnsi="Cambria Math"/>
            <w:szCs w:val="20"/>
            <w:lang w:eastAsia="zh-CN"/>
          </w:rPr>
          <m:t>Δt=min(2π/(</m:t>
        </m:r>
      </m:oMath>
      <w:r w:rsidRPr="004D2B93">
        <w:rPr>
          <w:szCs w:val="20"/>
          <w:lang w:eastAsia="zh-CN"/>
        </w:rPr>
        <w:t>50(</w:t>
      </w:r>
      <m:oMath>
        <m:r>
          <w:rPr>
            <w:rFonts w:ascii="Cambria Math" w:hAnsi="Cambria Math"/>
            <w:szCs w:val="20"/>
            <w:lang w:eastAsia="zh-CN"/>
          </w:rPr>
          <m:t xml:space="preserve"> </m:t>
        </m:r>
        <m:acc>
          <m:accPr>
            <m:chr m:val="⃗"/>
            <m:ctrlPr>
              <w:rPr>
                <w:rFonts w:ascii="Cambria Math" w:hAnsi="Cambria Math" w:cs="Segoe UI Symbol"/>
                <w:i/>
                <w:szCs w:val="20"/>
                <w:lang w:eastAsia="zh-CN"/>
              </w:rPr>
            </m:ctrlPr>
          </m:accPr>
          <m:e>
            <m:r>
              <w:rPr>
                <w:rFonts w:ascii="Cambria Math" w:hAnsi="Cambria Math"/>
                <w:szCs w:val="20"/>
                <w:lang w:eastAsia="zh-CN"/>
              </w:rPr>
              <m:t>k</m:t>
            </m:r>
            <m:ctrlPr>
              <w:rPr>
                <w:rFonts w:ascii="Cambria Math" w:hAnsi="Cambria Math"/>
                <w:i/>
                <w:szCs w:val="20"/>
                <w:lang w:eastAsia="zh-CN"/>
              </w:rPr>
            </m:ctrlPr>
          </m:e>
        </m:acc>
        <m:r>
          <w:rPr>
            <w:rFonts w:ascii="Cambria Math" w:hAnsi="Cambria Math" w:cs="Segoe UI Symbol"/>
            <w:szCs w:val="20"/>
            <w:lang w:eastAsia="zh-CN"/>
          </w:rPr>
          <m:t>⋅</m:t>
        </m:r>
        <m:acc>
          <m:accPr>
            <m:chr m:val="⃗"/>
            <m:ctrlPr>
              <w:rPr>
                <w:rFonts w:ascii="Cambria Math" w:hAnsi="Cambria Math"/>
                <w:i/>
                <w:szCs w:val="20"/>
                <w:lang w:eastAsia="zh-CN"/>
              </w:rPr>
            </m:ctrlPr>
          </m:accPr>
          <m:e>
            <m:r>
              <w:rPr>
                <w:rFonts w:ascii="Cambria Math" w:hAnsi="Cambria Math"/>
                <w:szCs w:val="20"/>
                <w:lang w:eastAsia="zh-CN"/>
              </w:rPr>
              <m:t>v</m:t>
            </m:r>
            <m:ctrlPr>
              <w:rPr>
                <w:rFonts w:ascii="Cambria Math" w:hAnsi="Cambria Math" w:cs="Segoe UI Symbol"/>
                <w:i/>
                <w:szCs w:val="20"/>
                <w:lang w:eastAsia="zh-CN"/>
              </w:rPr>
            </m:ctrlPr>
          </m:e>
        </m:acc>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r>
          <w:rPr>
            <w:rFonts w:ascii="Cambria Math" w:hAnsi="Cambria Math" w:cs="Times New Roman"/>
            <w:szCs w:val="20"/>
            <w:lang w:eastAsia="zh-CN"/>
          </w:rPr>
          <m:t>ω</m:t>
        </m:r>
        <m:r>
          <w:rPr>
            <w:rFonts w:ascii="Cambria Math" w:hAnsi="Cambria Math"/>
            <w:szCs w:val="20"/>
            <w:lang w:eastAsia="zh-CN"/>
          </w:rPr>
          <m:t>,2</m:t>
        </m:r>
        <m:r>
          <w:rPr>
            <w:rFonts w:ascii="Cambria Math" w:hAnsi="Cambria Math" w:cs="Times New Roman"/>
            <w:szCs w:val="20"/>
            <w:lang w:eastAsia="zh-CN"/>
          </w:rPr>
          <m:t>π</m:t>
        </m:r>
        <m:r>
          <w:rPr>
            <w:rFonts w:ascii="Cambria Math" w:hAnsi="Cambria Math"/>
            <w:szCs w:val="20"/>
            <w:lang w:eastAsia="zh-CN"/>
          </w:rPr>
          <m:t>/(50</m:t>
        </m:r>
        <m:sSub>
          <m:sSubPr>
            <m:ctrlPr>
              <w:rPr>
                <w:rFonts w:ascii="Cambria Math" w:hAnsi="Cambria Math"/>
                <w:i/>
                <w:szCs w:val="20"/>
                <w:lang w:eastAsia="zh-CN"/>
              </w:rPr>
            </m:ctrlPr>
          </m:sSubPr>
          <m:e>
            <m:r>
              <w:rPr>
                <w:rFonts w:ascii="Cambria Math" w:hAnsi="Cambria Math"/>
                <w:szCs w:val="20"/>
                <w:lang w:eastAsia="zh-CN"/>
              </w:rPr>
              <m:t>ω</m:t>
            </m:r>
          </m:e>
          <m:sub>
            <m:r>
              <w:rPr>
                <w:rFonts w:ascii="Cambria Math" w:hAnsi="Cambria Math"/>
                <w:szCs w:val="20"/>
                <w:lang w:eastAsia="zh-CN"/>
              </w:rPr>
              <m:t>0</m:t>
            </m:r>
          </m:sub>
        </m:sSub>
      </m:oMath>
      <w:r w:rsidRPr="004D2B93">
        <w:rPr>
          <w:szCs w:val="20"/>
          <w:lang w:eastAsia="zh-CN"/>
        </w:rPr>
        <w:t xml:space="preserve">)) to ensure the accuracy of the simulation. The </w:t>
      </w:r>
      <w:ins w:id="143" w:author="jinlin xie" w:date="2025-01-07T10:08:00Z">
        <w:r w:rsidR="008C0296">
          <w:rPr>
            <w:szCs w:val="20"/>
            <w:lang w:eastAsia="zh-CN"/>
          </w:rPr>
          <w:t xml:space="preserve">test </w:t>
        </w:r>
      </w:ins>
      <w:r w:rsidRPr="004D2B93">
        <w:rPr>
          <w:szCs w:val="20"/>
          <w:lang w:eastAsia="zh-CN"/>
        </w:rPr>
        <w:t>electron begins at rest and gradually gains speed</w:t>
      </w:r>
      <w:r w:rsidR="002E340D">
        <w:rPr>
          <w:rFonts w:hint="eastAsia"/>
          <w:szCs w:val="20"/>
          <w:lang w:eastAsia="zh-CN"/>
        </w:rPr>
        <w:t xml:space="preserve"> and</w:t>
      </w:r>
      <w:r w:rsidRPr="004D2B93">
        <w:rPr>
          <w:szCs w:val="20"/>
          <w:lang w:eastAsia="zh-CN"/>
        </w:rPr>
        <w:t xml:space="preserve"> </w:t>
      </w:r>
      <w:r w:rsidR="002E340D">
        <w:rPr>
          <w:rFonts w:hint="eastAsia"/>
          <w:szCs w:val="20"/>
          <w:lang w:eastAsia="zh-CN"/>
        </w:rPr>
        <w:t>t</w:t>
      </w:r>
      <w:r w:rsidRPr="004D2B93">
        <w:rPr>
          <w:szCs w:val="20"/>
          <w:lang w:eastAsia="zh-CN"/>
        </w:rPr>
        <w:t>he resonant frequency</w:t>
      </w:r>
      <w:r w:rsidR="00491B27">
        <w:rPr>
          <w:rFonts w:hint="eastAsia"/>
          <w:szCs w:val="20"/>
          <w:lang w:eastAsia="zh-CN"/>
        </w:rPr>
        <w:t xml:space="preserve"> of Normal Doppler effect and Anomalous </w:t>
      </w:r>
      <w:r w:rsidR="00491B27">
        <w:rPr>
          <w:szCs w:val="20"/>
          <w:lang w:eastAsia="zh-CN"/>
        </w:rPr>
        <w:t>Doppler</w:t>
      </w:r>
      <w:r w:rsidR="00491B27">
        <w:rPr>
          <w:rFonts w:hint="eastAsia"/>
          <w:szCs w:val="20"/>
          <w:lang w:eastAsia="zh-CN"/>
        </w:rPr>
        <w:t xml:space="preserve"> effect</w:t>
      </w:r>
      <w:r w:rsidRPr="004D2B93">
        <w:rPr>
          <w:szCs w:val="20"/>
          <w:lang w:eastAsia="zh-CN"/>
        </w:rPr>
        <w:t xml:space="preserve"> increases </w:t>
      </w:r>
      <w:r w:rsidRPr="008C0296">
        <w:rPr>
          <w:szCs w:val="20"/>
          <w:highlight w:val="yellow"/>
          <w:lang w:eastAsia="zh-CN"/>
          <w:rPrChange w:id="144" w:author="jinlin xie" w:date="2025-01-07T10:09:00Z">
            <w:rPr>
              <w:szCs w:val="20"/>
              <w:lang w:eastAsia="zh-CN"/>
            </w:rPr>
          </w:rPrChange>
        </w:rPr>
        <w:t>according t</w:t>
      </w:r>
      <w:r w:rsidRPr="00FD5A0A">
        <w:rPr>
          <w:szCs w:val="20"/>
          <w:lang w:eastAsia="zh-CN"/>
        </w:rPr>
        <w:t xml:space="preserve">o </w:t>
      </w:r>
      <w:r w:rsidR="008605F8" w:rsidRPr="00FD5A0A">
        <w:rPr>
          <w:rFonts w:hint="eastAsia"/>
          <w:szCs w:val="20"/>
          <w:lang w:eastAsia="zh-CN"/>
        </w:rPr>
        <w:t>e</w:t>
      </w:r>
      <w:r w:rsidRPr="00FD5A0A">
        <w:rPr>
          <w:szCs w:val="20"/>
          <w:lang w:eastAsia="zh-CN"/>
        </w:rPr>
        <w:t>q.</w:t>
      </w:r>
      <w:r w:rsidR="002E340D" w:rsidRPr="00FD5A0A">
        <w:rPr>
          <w:szCs w:val="20"/>
          <w:lang w:eastAsia="zh-CN"/>
        </w:rPr>
        <w:fldChar w:fldCharType="begin"/>
      </w:r>
      <w:r w:rsidR="002E340D" w:rsidRPr="00FD5A0A">
        <w:rPr>
          <w:szCs w:val="20"/>
          <w:lang w:eastAsia="zh-CN"/>
        </w:rPr>
        <w:instrText xml:space="preserve"> REF NDE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21</m:t>
            </m:r>
          </m:e>
        </m:d>
      </m:oMath>
      <w:r w:rsidR="002E340D" w:rsidRPr="00FD5A0A">
        <w:rPr>
          <w:szCs w:val="20"/>
          <w:lang w:eastAsia="zh-CN"/>
        </w:rPr>
        <w:fldChar w:fldCharType="end"/>
      </w:r>
      <w:r w:rsidRPr="00FD5A0A">
        <w:rPr>
          <w:szCs w:val="20"/>
          <w:lang w:eastAsia="zh-CN"/>
        </w:rPr>
        <w:t xml:space="preserve">, and </w:t>
      </w:r>
      <w:r w:rsidR="002E340D" w:rsidRPr="00FD5A0A">
        <w:rPr>
          <w:szCs w:val="20"/>
          <w:lang w:eastAsia="zh-CN"/>
        </w:rPr>
        <w:fldChar w:fldCharType="begin"/>
      </w:r>
      <w:r w:rsidR="002E340D" w:rsidRPr="00FD5A0A">
        <w:rPr>
          <w:szCs w:val="20"/>
          <w:lang w:eastAsia="zh-CN"/>
        </w:rPr>
        <w:instrText xml:space="preserve"> REF ADE \h </w:instrText>
      </w:r>
      <w:r w:rsidR="00FD5A0A">
        <w:rPr>
          <w:szCs w:val="20"/>
          <w:lang w:eastAsia="zh-CN"/>
        </w:rPr>
        <w:instrText xml:space="preserve"> \* MERGEFORMAT </w:instrText>
      </w:r>
      <w:r w:rsidR="002E340D" w:rsidRPr="00FD5A0A">
        <w:rPr>
          <w:szCs w:val="20"/>
          <w:lang w:eastAsia="zh-CN"/>
        </w:rPr>
      </w:r>
      <w:r w:rsidR="002E340D" w:rsidRPr="00FD5A0A">
        <w:rPr>
          <w:szCs w:val="20"/>
          <w:lang w:eastAsia="zh-CN"/>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23</m:t>
            </m:r>
          </m:e>
        </m:d>
      </m:oMath>
      <w:r w:rsidR="002E340D" w:rsidRPr="00FD5A0A">
        <w:rPr>
          <w:szCs w:val="20"/>
          <w:lang w:eastAsia="zh-CN"/>
        </w:rPr>
        <w:fldChar w:fldCharType="end"/>
      </w:r>
      <w:r w:rsidRPr="00FD5A0A">
        <w:rPr>
          <w:szCs w:val="20"/>
          <w:lang w:eastAsia="zh-CN"/>
        </w:rPr>
        <w:t>.</w:t>
      </w:r>
    </w:p>
    <w:p w14:paraId="7F848291" w14:textId="77777777" w:rsidR="004D2B93" w:rsidRDefault="004D2B93" w:rsidP="004D2B93">
      <w:pPr>
        <w:pStyle w:val="IOPText"/>
        <w:keepNext/>
        <w:ind w:firstLine="0"/>
      </w:pPr>
      <w:r>
        <w:rPr>
          <w:noProof/>
        </w:rPr>
        <w:drawing>
          <wp:inline distT="0" distB="0" distL="0" distR="0" wp14:anchorId="1D3B6863" wp14:editId="4D48395F">
            <wp:extent cx="2731552" cy="1551715"/>
            <wp:effectExtent l="0" t="0" r="0" b="0"/>
            <wp:docPr id="5" name="图片 5" descr="A diagram of a coil with a wi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 diagram of a coil with a wire&#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5665" cy="1554052"/>
                    </a:xfrm>
                    <a:prstGeom prst="rect">
                      <a:avLst/>
                    </a:prstGeom>
                    <a:noFill/>
                    <a:ln>
                      <a:noFill/>
                    </a:ln>
                  </pic:spPr>
                </pic:pic>
              </a:graphicData>
            </a:graphic>
          </wp:inline>
        </w:drawing>
      </w:r>
    </w:p>
    <w:p w14:paraId="7567713E" w14:textId="4943692D" w:rsidR="004D2B93" w:rsidRDefault="004D2B93" w:rsidP="004D2B93">
      <w:pPr>
        <w:pStyle w:val="Caption"/>
        <w:jc w:val="both"/>
        <w:rPr>
          <w:lang w:eastAsia="zh-CN"/>
        </w:rPr>
      </w:pPr>
      <w:bookmarkStart w:id="145" w:name="_Ref186679706"/>
      <w:r>
        <w:t xml:space="preserve">Figure </w:t>
      </w:r>
      <w:fldSimple w:instr=" SEQ Figure \* ARABIC ">
        <w:r w:rsidR="00501828">
          <w:rPr>
            <w:noProof/>
          </w:rPr>
          <w:t>2</w:t>
        </w:r>
      </w:fldSimple>
      <w:bookmarkEnd w:id="145"/>
      <w:r>
        <w:rPr>
          <w:rFonts w:hint="eastAsia"/>
          <w:lang w:eastAsia="zh-CN"/>
        </w:rPr>
        <w:t>.</w:t>
      </w:r>
      <w:r w:rsidR="002E340D" w:rsidRPr="002E340D">
        <w:t xml:space="preserve"> </w:t>
      </w:r>
      <w:r w:rsidR="002E340D" w:rsidRPr="002E340D">
        <w:rPr>
          <w:lang w:eastAsia="zh-CN"/>
        </w:rPr>
        <w:t>Orbit trajectory of electron motion (left). Momentum phase space of electron motion(right)</w:t>
      </w:r>
    </w:p>
    <w:p w14:paraId="1EF9757C" w14:textId="41025922" w:rsidR="00360A74" w:rsidRPr="00360A74" w:rsidRDefault="009E7910" w:rsidP="00360A74">
      <w:pPr>
        <w:rPr>
          <w:lang w:eastAsia="zh-CN"/>
        </w:rPr>
      </w:pPr>
      <w:ins w:id="146" w:author="jinlin xie" w:date="2025-01-09T16:32:00Z">
        <w:r>
          <w:rPr>
            <w:rFonts w:hint="eastAsia"/>
            <w:lang w:eastAsia="zh-CN"/>
          </w:rPr>
          <w:t>(</w:t>
        </w:r>
        <w:r>
          <w:rPr>
            <w:rFonts w:hint="eastAsia"/>
            <w:lang w:eastAsia="zh-CN"/>
          </w:rPr>
          <w:t>下图里</w:t>
        </w:r>
        <w:r>
          <w:rPr>
            <w:rFonts w:hint="eastAsia"/>
            <w:lang w:eastAsia="zh-CN"/>
          </w:rPr>
          <w:t>a</w:t>
        </w:r>
        <w:r>
          <w:rPr>
            <w:rFonts w:hint="eastAsia"/>
            <w:lang w:eastAsia="zh-CN"/>
          </w:rPr>
          <w:t>的公式排得太密了，把黑色单独做一列</w:t>
        </w:r>
        <w:r>
          <w:rPr>
            <w:lang w:eastAsia="zh-CN"/>
          </w:rPr>
          <w:t>)</w:t>
        </w:r>
      </w:ins>
    </w:p>
    <w:p w14:paraId="75B3EDFC" w14:textId="6AC0FBD2" w:rsidR="00FC22AE" w:rsidRDefault="00FD5A0A" w:rsidP="00FC22AE">
      <w:pPr>
        <w:keepNext/>
      </w:pPr>
      <w:r w:rsidRPr="00FD5A0A">
        <w:rPr>
          <w:noProof/>
        </w:rPr>
        <w:drawing>
          <wp:inline distT="0" distB="0" distL="0" distR="0" wp14:anchorId="08898DDF" wp14:editId="51F99A3D">
            <wp:extent cx="3222025" cy="3800475"/>
            <wp:effectExtent l="0" t="0" r="0" b="0"/>
            <wp:docPr id="11" name="Picture 1">
              <a:extLst xmlns:a="http://schemas.openxmlformats.org/drawingml/2006/main">
                <a:ext uri="{FF2B5EF4-FFF2-40B4-BE49-F238E27FC236}">
                  <a16:creationId xmlns:a16="http://schemas.microsoft.com/office/drawing/2014/main" id="{263AD80A-E827-41C2-AE7A-0ED86B2808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63AD80A-E827-41C2-AE7A-0ED86B2808E3}"/>
                        </a:ext>
                      </a:extLst>
                    </pic:cNvPr>
                    <pic:cNvPicPr>
                      <a:picLocks noChangeAspect="1"/>
                    </pic:cNvPicPr>
                  </pic:nvPicPr>
                  <pic:blipFill rotWithShape="1">
                    <a:blip r:embed="rId18"/>
                    <a:srcRect l="3802" t="1652" b="4654"/>
                    <a:stretch/>
                  </pic:blipFill>
                  <pic:spPr bwMode="auto">
                    <a:xfrm>
                      <a:off x="0" y="0"/>
                      <a:ext cx="3224665" cy="3803589"/>
                    </a:xfrm>
                    <a:prstGeom prst="rect">
                      <a:avLst/>
                    </a:prstGeom>
                    <a:ln>
                      <a:noFill/>
                    </a:ln>
                    <a:extLst>
                      <a:ext uri="{53640926-AAD7-44D8-BBD7-CCE9431645EC}">
                        <a14:shadowObscured xmlns:a14="http://schemas.microsoft.com/office/drawing/2010/main"/>
                      </a:ext>
                    </a:extLst>
                  </pic:spPr>
                </pic:pic>
              </a:graphicData>
            </a:graphic>
          </wp:inline>
        </w:drawing>
      </w:r>
    </w:p>
    <w:p w14:paraId="7BA0DB12" w14:textId="77777777" w:rsidR="00934E29" w:rsidRDefault="00FC22AE" w:rsidP="00FC22AE">
      <w:pPr>
        <w:pStyle w:val="Caption"/>
        <w:rPr>
          <w:ins w:id="147" w:author="jinlin xie" w:date="2025-01-09T16:36:00Z"/>
          <w:lang w:eastAsia="zh-CN"/>
        </w:rPr>
      </w:pPr>
      <w:bookmarkStart w:id="148" w:name="_Ref186679777"/>
      <w:r>
        <w:t xml:space="preserve">Figure </w:t>
      </w:r>
      <w:fldSimple w:instr=" SEQ Figure \* ARABIC ">
        <w:r w:rsidR="00501828">
          <w:rPr>
            <w:noProof/>
          </w:rPr>
          <w:t>3</w:t>
        </w:r>
      </w:fldSimple>
      <w:bookmarkEnd w:id="148"/>
      <w:r>
        <w:rPr>
          <w:rFonts w:hint="eastAsia"/>
          <w:lang w:eastAsia="zh-CN"/>
        </w:rPr>
        <w:t>.</w:t>
      </w:r>
      <w:r w:rsidRPr="00FC22AE">
        <w:t xml:space="preserve"> </w:t>
      </w:r>
      <w:r w:rsidRPr="00FC22AE">
        <w:rPr>
          <w:lang w:eastAsia="zh-CN"/>
        </w:rPr>
        <w:t xml:space="preserve">Kinetic evolution of electrons in a magnetic field with electromagnetic wave during acceleration.  (a) Wave frequencies of </w:t>
      </w:r>
      <w:r w:rsidR="00FD5A0A">
        <w:rPr>
          <w:lang w:eastAsia="zh-CN"/>
        </w:rPr>
        <w:t>A</w:t>
      </w:r>
      <w:r w:rsidRPr="00FC22AE">
        <w:rPr>
          <w:lang w:eastAsia="zh-CN"/>
        </w:rPr>
        <w:t xml:space="preserve">nomalous Doppler </w:t>
      </w:r>
      <w:proofErr w:type="gramStart"/>
      <w:r w:rsidR="003E560C">
        <w:rPr>
          <w:lang w:eastAsia="zh-CN"/>
        </w:rPr>
        <w:t>Effect(</w:t>
      </w:r>
      <w:proofErr w:type="gramEnd"/>
      <w:r w:rsidR="003E560C">
        <w:rPr>
          <w:lang w:eastAsia="zh-CN"/>
        </w:rPr>
        <w:t>ADE)</w:t>
      </w:r>
      <w:r w:rsidRPr="00FC22AE">
        <w:rPr>
          <w:lang w:eastAsia="zh-CN"/>
        </w:rPr>
        <w:t xml:space="preserve">, </w:t>
      </w:r>
      <w:r w:rsidR="00FD5A0A">
        <w:rPr>
          <w:lang w:eastAsia="zh-CN"/>
        </w:rPr>
        <w:t>N</w:t>
      </w:r>
      <w:r w:rsidRPr="00FC22AE">
        <w:rPr>
          <w:lang w:eastAsia="zh-CN"/>
        </w:rPr>
        <w:t xml:space="preserve">ormal Doppler </w:t>
      </w:r>
      <w:r w:rsidR="003E560C">
        <w:rPr>
          <w:lang w:eastAsia="zh-CN"/>
        </w:rPr>
        <w:t>Effect(NDE)</w:t>
      </w:r>
      <w:r w:rsidRPr="00FC22AE">
        <w:rPr>
          <w:lang w:eastAsia="zh-CN"/>
        </w:rPr>
        <w:t>, and source wave frequency. (b) The parallel velocity</w:t>
      </w:r>
      <m:oMath>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v</m:t>
            </m:r>
          </m:e>
          <m:sub>
            <m:r>
              <w:rPr>
                <w:rFonts w:ascii="Cambria Math" w:hAnsi="Cambria Math"/>
                <w:lang w:eastAsia="zh-CN"/>
              </w:rPr>
              <m:t>z</m:t>
            </m:r>
          </m:sub>
        </m:sSub>
      </m:oMath>
      <w:r w:rsidR="00D50F6C">
        <w:rPr>
          <w:rFonts w:hint="eastAsia"/>
          <w:lang w:eastAsia="zh-CN"/>
        </w:rPr>
        <w:t xml:space="preserve">  </w:t>
      </w:r>
      <w:r w:rsidRPr="00FC22AE">
        <w:rPr>
          <w:lang w:eastAsia="zh-CN"/>
        </w:rPr>
        <w:t xml:space="preserve">in the case with and </w:t>
      </w:r>
      <w:r w:rsidRPr="00FC22AE">
        <w:rPr>
          <w:rFonts w:hint="eastAsia"/>
          <w:lang w:eastAsia="zh-CN"/>
        </w:rPr>
        <w:t xml:space="preserve">without the electromagnetic wave. (c) The change of parallel velocity caused by the electromagnetic wave. (d) The cyclotron </w:t>
      </w:r>
      <w:r w:rsidRPr="00FD5A0A">
        <w:rPr>
          <w:rFonts w:hint="eastAsia"/>
          <w:lang w:eastAsia="zh-CN"/>
        </w:rPr>
        <w:t xml:space="preserve">velocity </w:t>
      </w:r>
      <m:oMath>
        <m:sSub>
          <m:sSubPr>
            <m:ctrlPr>
              <w:rPr>
                <w:rFonts w:ascii="Cambria Math" w:hAnsi="Cambria Math"/>
                <w:i/>
                <w:lang w:eastAsia="zh-CN"/>
              </w:rPr>
            </m:ctrlPr>
          </m:sSubPr>
          <m:e>
            <m:r>
              <w:rPr>
                <w:rFonts w:ascii="Cambria Math" w:hAnsi="Cambria Math" w:hint="eastAsia"/>
                <w:lang w:eastAsia="zh-CN"/>
              </w:rPr>
              <m:t>v</m:t>
            </m:r>
            <m:ctrlPr>
              <w:rPr>
                <w:rFonts w:ascii="Cambria Math" w:hAnsi="Cambria Math" w:hint="eastAsia"/>
                <w:i/>
                <w:lang w:eastAsia="zh-CN"/>
              </w:rPr>
            </m:ctrlPr>
          </m:e>
          <m:sub>
            <m:r>
              <w:rPr>
                <w:rFonts w:ascii="Cambria Math" w:hAnsi="Cambria Math"/>
                <w:lang w:eastAsia="zh-CN"/>
              </w:rPr>
              <m:t>⊥</m:t>
            </m:r>
          </m:sub>
        </m:sSub>
      </m:oMath>
      <w:r w:rsidRPr="00FD5A0A">
        <w:rPr>
          <w:rFonts w:hint="eastAsia"/>
          <w:lang w:eastAsia="zh-CN"/>
        </w:rPr>
        <w:t xml:space="preserve">. </w:t>
      </w:r>
      <w:r w:rsidRPr="00FC22AE">
        <w:rPr>
          <w:rFonts w:hint="eastAsia"/>
          <w:lang w:eastAsia="zh-CN"/>
        </w:rPr>
        <w:t>(e) The change of circular velocity during interaction with linear, right-hand circular, and left-hand circular polari</w:t>
      </w:r>
      <w:r w:rsidRPr="00FC22AE">
        <w:rPr>
          <w:lang w:eastAsia="zh-CN"/>
        </w:rPr>
        <w:t xml:space="preserve">zation. (f) The change of parallel velocity during interaction with linear, right-hand circular, and left-hand circular </w:t>
      </w:r>
      <w:proofErr w:type="gramStart"/>
      <w:r w:rsidRPr="00FC22AE">
        <w:rPr>
          <w:lang w:eastAsia="zh-CN"/>
        </w:rPr>
        <w:t>polarization.</w:t>
      </w:r>
      <w:ins w:id="149" w:author="jinlin xie" w:date="2025-01-09T16:34:00Z">
        <w:r w:rsidR="009E7910">
          <w:rPr>
            <w:rFonts w:hint="eastAsia"/>
            <w:lang w:eastAsia="zh-CN"/>
          </w:rPr>
          <w:t>（</w:t>
        </w:r>
        <w:proofErr w:type="gramEnd"/>
        <w:r w:rsidR="009E7910">
          <w:rPr>
            <w:rFonts w:hint="eastAsia"/>
            <w:lang w:eastAsia="zh-CN"/>
          </w:rPr>
          <w:t>图里的数值显示点可去</w:t>
        </w:r>
      </w:ins>
    </w:p>
    <w:p w14:paraId="7DD375DE" w14:textId="77777777" w:rsidR="00934E29" w:rsidRDefault="00934E29" w:rsidP="00FC22AE">
      <w:pPr>
        <w:pStyle w:val="Caption"/>
        <w:rPr>
          <w:ins w:id="150" w:author="jinlin xie" w:date="2025-01-09T16:36:00Z"/>
          <w:lang w:eastAsia="zh-CN"/>
        </w:rPr>
      </w:pPr>
    </w:p>
    <w:p w14:paraId="0926546E" w14:textId="77777777" w:rsidR="00934E29" w:rsidRDefault="00934E29" w:rsidP="00FC22AE">
      <w:pPr>
        <w:pStyle w:val="Caption"/>
        <w:rPr>
          <w:ins w:id="151" w:author="jinlin xie" w:date="2025-01-09T16:36:00Z"/>
          <w:lang w:eastAsia="zh-CN"/>
        </w:rPr>
      </w:pPr>
    </w:p>
    <w:p w14:paraId="7246306A" w14:textId="77777777" w:rsidR="00934E29" w:rsidRDefault="00934E29" w:rsidP="00FC22AE">
      <w:pPr>
        <w:pStyle w:val="Caption"/>
        <w:rPr>
          <w:ins w:id="152" w:author="jinlin xie" w:date="2025-01-09T16:36:00Z"/>
          <w:lang w:eastAsia="zh-CN"/>
        </w:rPr>
      </w:pPr>
    </w:p>
    <w:p w14:paraId="7F3F8D6B" w14:textId="1E81BD41" w:rsidR="00FC22AE" w:rsidRDefault="009E7910" w:rsidP="00FC22AE">
      <w:pPr>
        <w:pStyle w:val="Caption"/>
        <w:rPr>
          <w:lang w:eastAsia="zh-CN"/>
        </w:rPr>
      </w:pPr>
      <w:ins w:id="153" w:author="jinlin xie" w:date="2025-01-09T16:34:00Z">
        <w:r>
          <w:rPr>
            <w:rFonts w:hint="eastAsia"/>
            <w:lang w:eastAsia="zh-CN"/>
          </w:rPr>
          <w:t>）</w:t>
        </w:r>
      </w:ins>
    </w:p>
    <w:p w14:paraId="74978ABD" w14:textId="64511C0B" w:rsidR="00FC22AE" w:rsidRDefault="00EA1165" w:rsidP="00FC22AE">
      <w:pPr>
        <w:pStyle w:val="IOPText"/>
        <w:rPr>
          <w:lang w:val="en-US" w:eastAsia="zh-CN"/>
        </w:rPr>
      </w:pPr>
      <w:r>
        <w:rPr>
          <w:rFonts w:hint="eastAsia"/>
          <w:lang w:val="en-US" w:eastAsia="zh-CN"/>
        </w:rPr>
        <w:t xml:space="preserve">Figure </w:t>
      </w:r>
      <w:r w:rsidR="00214673">
        <w:rPr>
          <w:lang w:val="en-US" w:eastAsia="zh-CN"/>
        </w:rPr>
        <w:fldChar w:fldCharType="begin"/>
      </w:r>
      <w:r w:rsidR="00214673">
        <w:rPr>
          <w:lang w:val="en-US" w:eastAsia="zh-CN"/>
        </w:rPr>
        <w:instrText xml:space="preserve"> REF _Ref186679706 \h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2</w:t>
      </w:r>
      <w:r w:rsidR="00214673">
        <w:rPr>
          <w:lang w:val="en-US" w:eastAsia="zh-CN"/>
        </w:rPr>
        <w:fldChar w:fldCharType="end"/>
      </w:r>
      <w:r w:rsidR="00214673">
        <w:rPr>
          <w:rFonts w:hint="eastAsia"/>
          <w:lang w:val="en-US" w:eastAsia="zh-CN"/>
        </w:rPr>
        <w:t xml:space="preserve"> </w:t>
      </w:r>
      <w:r w:rsidR="00FC22AE" w:rsidRPr="00FC22AE">
        <w:rPr>
          <w:lang w:val="en-US" w:eastAsia="zh-CN"/>
        </w:rPr>
        <w:t>illustrates the evolution of the electron’s orbit and velocity phase during acceleration. The details of the electron’s motion are shown in</w:t>
      </w:r>
      <w:r w:rsidR="00214673">
        <w:rPr>
          <w:rFonts w:hint="eastAsia"/>
          <w:lang w:val="en-US" w:eastAsia="zh-CN"/>
        </w:rPr>
        <w:t xml:space="preserve">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FC22AE" w:rsidRPr="00FC22AE">
        <w:rPr>
          <w:lang w:val="en-US" w:eastAsia="zh-CN"/>
        </w:rPr>
        <w:t>. As the electron accelerates in the electrostatic field (</w:t>
      </w:r>
      <w:r>
        <w:rPr>
          <w:rFonts w:hint="eastAsia"/>
          <w:lang w:val="en-US" w:eastAsia="zh-CN"/>
        </w:rPr>
        <w:t xml:space="preserve">figure </w:t>
      </w:r>
      <w:r w:rsidR="00214673">
        <w:rPr>
          <w:lang w:val="en-US" w:eastAsia="zh-CN"/>
        </w:rPr>
        <w:fldChar w:fldCharType="begin"/>
      </w:r>
      <w:r w:rsidR="00214673">
        <w:rPr>
          <w:lang w:val="en-US" w:eastAsia="zh-CN"/>
        </w:rPr>
        <w:instrText xml:space="preserve"> </w:instrText>
      </w:r>
      <w:r w:rsidR="00214673">
        <w:rPr>
          <w:rFonts w:hint="eastAsia"/>
          <w:lang w:val="en-US" w:eastAsia="zh-CN"/>
        </w:rPr>
        <w:instrText>REF _Ref186679777 \h</w:instrText>
      </w:r>
      <w:r w:rsidR="00214673">
        <w:rPr>
          <w:lang w:val="en-US" w:eastAsia="zh-CN"/>
        </w:rPr>
        <w:instrText xml:space="preserve"> </w:instrText>
      </w:r>
      <w:r>
        <w:rPr>
          <w:rFonts w:hint="eastAsia"/>
          <w:lang w:val="en-US" w:eastAsia="zh-CN"/>
        </w:rPr>
        <w:instrText>\#"0"</w:instrText>
      </w:r>
      <w:r w:rsidR="00214673">
        <w:rPr>
          <w:lang w:val="en-US" w:eastAsia="zh-CN"/>
        </w:rPr>
      </w:r>
      <w:r w:rsidR="00214673">
        <w:rPr>
          <w:lang w:val="en-US" w:eastAsia="zh-CN"/>
        </w:rPr>
        <w:fldChar w:fldCharType="separate"/>
      </w:r>
      <w:r w:rsidR="00501828">
        <w:rPr>
          <w:lang w:val="en-US" w:eastAsia="zh-CN"/>
        </w:rPr>
        <w:t>3</w:t>
      </w:r>
      <w:r w:rsidR="00214673">
        <w:rPr>
          <w:lang w:val="en-US" w:eastAsia="zh-CN"/>
        </w:rPr>
        <w:fldChar w:fldCharType="end"/>
      </w:r>
      <w:r w:rsidR="00214673">
        <w:rPr>
          <w:rFonts w:hint="eastAsia"/>
          <w:lang w:val="en-US" w:eastAsia="zh-CN"/>
        </w:rPr>
        <w:t>(</w:t>
      </w:r>
      <w:r w:rsidR="00FC22AE" w:rsidRPr="00FC22AE">
        <w:rPr>
          <w:lang w:val="en-US" w:eastAsia="zh-CN"/>
        </w:rPr>
        <w:t>b</w:t>
      </w:r>
      <w:r w:rsidR="00214673">
        <w:rPr>
          <w:rFonts w:hint="eastAsia"/>
          <w:lang w:val="en-US" w:eastAsia="zh-CN"/>
        </w:rPr>
        <w:t>)</w:t>
      </w:r>
      <w:r w:rsidR="00FC22AE" w:rsidRPr="00FC22AE">
        <w:rPr>
          <w:lang w:val="en-US" w:eastAsia="zh-CN"/>
        </w:rPr>
        <w:t>), the resonant frequencies increa</w:t>
      </w:r>
      <w:r w:rsidR="00FC22AE" w:rsidRPr="00FC22AE">
        <w:rPr>
          <w:rFonts w:hint="eastAsia"/>
          <w:lang w:val="en-US" w:eastAsia="zh-CN"/>
        </w:rPr>
        <w:t>se concurrently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a</w:t>
      </w:r>
      <w:r w:rsidR="00214673">
        <w:rPr>
          <w:rFonts w:hint="eastAsia"/>
          <w:lang w:val="en-US" w:eastAsia="zh-CN"/>
        </w:rPr>
        <w:t>)</w:t>
      </w:r>
      <w:r w:rsidR="00FC22AE" w:rsidRPr="00FC22AE">
        <w:rPr>
          <w:rFonts w:hint="eastAsia"/>
          <w:lang w:val="en-US" w:eastAsia="zh-CN"/>
        </w:rPr>
        <w:t>). At around 23</w:t>
      </w:r>
      <m:oMath>
        <m:sSub>
          <m:sSubPr>
            <m:ctrlPr>
              <w:rPr>
                <w:rFonts w:ascii="Cambria Math" w:hAnsi="Cambria Math"/>
                <w:i/>
                <w:lang w:val="en-US" w:eastAsia="zh-CN"/>
              </w:rPr>
            </m:ctrlPr>
          </m:sSubPr>
          <m:e>
            <m:r>
              <w:rPr>
                <w:rFonts w:ascii="Cambria Math" w:hAnsi="Cambria Math" w:hint="eastAsia"/>
                <w:lang w:val="en-US" w:eastAsia="zh-CN"/>
              </w:rPr>
              <m:t>τ</m:t>
            </m:r>
            <m:ctrlPr>
              <w:rPr>
                <w:rFonts w:ascii="Cambria Math" w:hAnsi="Cambria Math" w:hint="eastAsia"/>
                <w:i/>
                <w:lang w:val="en-US" w:eastAsia="zh-CN"/>
              </w:rPr>
            </m:ctrlPr>
          </m:e>
          <m:sub>
            <m:r>
              <w:rPr>
                <w:rFonts w:ascii="Cambria Math" w:hAnsi="Cambria Math" w:hint="eastAsia"/>
                <w:lang w:val="en-US" w:eastAsia="zh-CN"/>
              </w:rPr>
              <m:t>ce</m:t>
            </m:r>
          </m:sub>
        </m:sSub>
      </m:oMath>
      <w:r w:rsidR="00FC22AE">
        <w:rPr>
          <w:rFonts w:hint="eastAsia"/>
          <w:lang w:val="en-US" w:eastAsia="zh-CN"/>
        </w:rPr>
        <w:t xml:space="preserve"> </w:t>
      </w:r>
      <w:r w:rsidR="00FC22AE" w:rsidRPr="00FC22AE">
        <w:rPr>
          <w:rFonts w:hint="eastAsia"/>
          <w:lang w:val="en-US" w:eastAsia="zh-CN"/>
        </w:rPr>
        <w:t>, when the Normal Doppler Frequency</w:t>
      </w:r>
      <w:r w:rsidR="00F07B28">
        <w:rPr>
          <w:rFonts w:hint="eastAsia"/>
          <w:lang w:val="en-US" w:eastAsia="zh-CN"/>
        </w:rPr>
        <w:t xml:space="preserve"> </w:t>
      </w:r>
      <w:r w:rsidR="00FC22AE" w:rsidRPr="00FC22AE">
        <w:rPr>
          <w:rFonts w:hint="eastAsia"/>
          <w:lang w:val="en-US" w:eastAsia="zh-CN"/>
        </w:rPr>
        <w:t xml:space="preserve">matches that of the induced wave, the perpendicular velocity (or rotational 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00FC22AE" w:rsidRPr="00FC22AE">
        <w:rPr>
          <w:rFonts w:hint="eastAsia"/>
          <w:lang w:val="en-US" w:eastAsia="zh-CN"/>
        </w:rPr>
        <w:t>increases rapidly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w:t>
      </w:r>
      <w:r w:rsidR="00FC22AE" w:rsidRPr="00FC22AE">
        <w:rPr>
          <w:rFonts w:hint="eastAsia"/>
          <w:lang w:val="en-US" w:eastAsia="zh-CN"/>
        </w:rPr>
        <w:t>d</w:t>
      </w:r>
      <w:r w:rsidR="00214673">
        <w:rPr>
          <w:rFonts w:hint="eastAsia"/>
          <w:lang w:val="en-US" w:eastAsia="zh-CN"/>
        </w:rPr>
        <w:t>)</w:t>
      </w:r>
      <w:r w:rsidR="00FC22AE" w:rsidRPr="00FC22AE">
        <w:rPr>
          <w:rFonts w:hint="eastAsia"/>
          <w:lang w:val="en-US" w:eastAsia="zh-CN"/>
        </w:rPr>
        <w:t xml:space="preserve">).  The parallel </w:t>
      </w:r>
      <w:r w:rsidR="00FC22AE" w:rsidRPr="00FC22AE">
        <w:rPr>
          <w:rFonts w:hint="eastAsia"/>
          <w:lang w:val="en-US" w:eastAsia="zh-CN"/>
        </w:rPr>
        <w:lastRenderedPageBreak/>
        <w:t xml:space="preserve">velocity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sidR="00FC22AE">
        <w:rPr>
          <w:rFonts w:hint="eastAsia"/>
          <w:lang w:val="en-US" w:eastAsia="zh-CN"/>
        </w:rPr>
        <w:t xml:space="preserve">  </w:t>
      </w:r>
      <w:r w:rsidR="00FC22AE" w:rsidRPr="00FC22AE">
        <w:rPr>
          <w:rFonts w:hint="eastAsia"/>
          <w:lang w:val="en-US" w:eastAsia="zh-CN"/>
        </w:rPr>
        <w:t>induced by the electromagnetic wa</w:t>
      </w:r>
      <w:r w:rsidR="00FC22AE" w:rsidRPr="00FC22AE">
        <w:rPr>
          <w:lang w:val="en-US" w:eastAsia="zh-CN"/>
        </w:rPr>
        <w:t xml:space="preserve">ve also increases,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sidR="00214673">
        <w:rPr>
          <w:rFonts w:hint="eastAsia"/>
          <w:lang w:val="en-US" w:eastAsia="zh-CN"/>
        </w:rPr>
        <w:t>(c)</w:t>
      </w:r>
      <w:r w:rsidR="00FC22AE" w:rsidRPr="00FC22AE">
        <w:rPr>
          <w:lang w:val="en-US" w:eastAsia="zh-CN"/>
        </w:rPr>
        <w:t xml:space="preserve">. This change can be calculated as </w:t>
      </w:r>
      <m:oMath>
        <m: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oMath>
      <w:r w:rsidR="00214673">
        <w:rPr>
          <w:rFonts w:hint="eastAsia"/>
          <w:lang w:val="en-US" w:eastAsia="zh-CN"/>
        </w:rPr>
        <w:t xml:space="preserve"> </w:t>
      </w:r>
      <w:r w:rsidR="00FC22AE" w:rsidRPr="00FC22AE">
        <w:rPr>
          <w:lang w:val="en-US" w:eastAsia="zh-CN"/>
        </w:rPr>
        <w:t xml:space="preserve">is the parallel velocity due to both the electromagnetic wave and the electrostatic field, </w:t>
      </w:r>
      <w:r w:rsidR="00774E80">
        <w:rPr>
          <w:lang w:val="en-US" w:eastAsia="zh-CN"/>
        </w:rPr>
        <w:t>while</w:t>
      </w:r>
      <w:r w:rsidR="00FC22AE" w:rsidRPr="00FC22AE">
        <w:rPr>
          <w:lang w:val="en-US" w:eastAsia="zh-CN"/>
        </w:rPr>
        <w:t xml:space="preserve">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zE0</m:t>
            </m:r>
          </m:sub>
        </m:sSub>
      </m:oMath>
      <w:r w:rsidR="00FC22AE" w:rsidRPr="00FC22AE">
        <w:rPr>
          <w:lang w:val="en-US" w:eastAsia="zh-CN"/>
        </w:rPr>
        <w:t xml:space="preserve"> is the parallel velocity resulting only from the electrostatic field.</w:t>
      </w:r>
    </w:p>
    <w:p w14:paraId="0963B715" w14:textId="6D16247B" w:rsidR="00FC22AE" w:rsidRDefault="00FC22AE" w:rsidP="00FC22AE">
      <w:pPr>
        <w:pStyle w:val="IOPText"/>
        <w:rPr>
          <w:lang w:val="en-US" w:eastAsia="zh-CN"/>
        </w:rPr>
      </w:pPr>
      <w:r w:rsidRPr="00FC22AE">
        <w:rPr>
          <w:lang w:val="en-US" w:eastAsia="zh-CN"/>
        </w:rPr>
        <w:t xml:space="preserve">This phenomenon corresponds to the Normal Doppler Effect, where the resonant velocity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NDE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r>
          <w:rPr>
            <w:rFonts w:ascii="Cambria Math" w:hAnsi="Cambria Math"/>
            <w:lang w:val="en-US" w:eastAsia="zh-CN"/>
          </w:rPr>
          <m:t xml:space="preserve"> &lt;</m:t>
        </m:r>
        <m:sSup>
          <m:sSupPr>
            <m:ctrlPr>
              <w:rPr>
                <w:rFonts w:ascii="Cambria Math" w:hAnsi="Cambria Math"/>
                <w:i/>
                <w:lang w:val="en-US" w:eastAsia="zh-CN"/>
              </w:rPr>
            </m:ctrlPr>
          </m:sSupPr>
          <m:e>
            <m:r>
              <w:rPr>
                <w:rFonts w:ascii="Cambria Math" w:hAnsi="Cambria Math"/>
                <w:lang w:val="en-US" w:eastAsia="zh-CN"/>
              </w:rPr>
              <m:t>c</m:t>
            </m:r>
          </m:e>
          <m:sup>
            <m:r>
              <w:rPr>
                <w:rFonts w:ascii="Cambria Math" w:hAnsi="Cambria Math"/>
                <w:lang w:val="en-US" w:eastAsia="zh-CN"/>
              </w:rPr>
              <m:t>'</m:t>
            </m:r>
          </m:sup>
        </m:sSup>
      </m:oMath>
      <w:r w:rsidRPr="00FC22AE">
        <w:rPr>
          <w:lang w:val="en-US" w:eastAsia="zh-CN"/>
        </w:rPr>
        <w:t xml:space="preserve"> </w:t>
      </w:r>
      <w:r w:rsidRPr="00163814">
        <w:rPr>
          <w:lang w:val="en-US" w:eastAsia="zh-CN"/>
        </w:rPr>
        <w:t xml:space="preserve">is "subluminal." </w:t>
      </w:r>
      <w:r w:rsidRPr="00FC22AE">
        <w:rPr>
          <w:lang w:val="en-US" w:eastAsia="zh-CN"/>
        </w:rPr>
        <w:t xml:space="preserve">The absorption of induced waves by the cyclotron electron results in an increase in both parallel and perpendicular velocities, which can be considered a reverse process to the photon emission described in the appendix. The  Normal Doppler Effect process is widely used for current drive </w:t>
      </w:r>
      <w:r w:rsidR="00D50F6C">
        <w:rPr>
          <w:lang w:val="en-US" w:eastAsia="zh-CN"/>
        </w:rPr>
        <w:fldChar w:fldCharType="begin"/>
      </w:r>
      <w:r w:rsidR="00D50F6C">
        <w:rPr>
          <w:lang w:val="en-US" w:eastAsia="zh-CN"/>
        </w:rPr>
        <w:instrText xml:space="preserve"> ADDIN EN.CITE &lt;EndNote&gt;&lt;Cite&gt;&lt;Author&gt;Alikaev&lt;/Author&gt;&lt;Year&gt;1991&lt;/Year&gt;&lt;RecNum&gt;2237&lt;/RecNum&gt;&lt;DisplayText&gt;[28]&lt;/DisplayText&gt;&lt;record&gt;&lt;rec-number&gt;2237&lt;/rec-number&gt;&lt;foreign-keys&gt;&lt;key app="EN" db-id="f0atdtsz3wzwebesv0npwr9e520zx0xd0xpe" timestamp="1735714262"&gt;2237&lt;/key&gt;&lt;/foreign-keys&gt;&lt;ref-type name="Journal Article"&gt;17&lt;/ref-type&gt;&lt;contributors&gt;&lt;authors&gt;&lt;author&gt;Alikaev, VV&lt;/author&gt;&lt;author&gt;Parail, VV&lt;/author&gt;&lt;/authors&gt;&lt;/contributors&gt;&lt;titles&gt;&lt;title&gt;Current drive by electron cyclotron waves&lt;/title&gt;&lt;secondary-title&gt;Plasma Physics and Controlled Fusion&lt;/secondary-title&gt;&lt;/titles&gt;&lt;periodical&gt;&lt;full-title&gt;Plasma Physics and Controlled Fusion&lt;/full-title&gt;&lt;/periodical&gt;&lt;pages&gt;1639-1656&lt;/pages&gt;&lt;volume&gt;33&lt;/volume&gt;&lt;number&gt;13&lt;/number&gt;&lt;dates&gt;&lt;year&gt;1991&lt;/year&gt;&lt;/dates&gt;&lt;urls&gt;&lt;/urls&gt;&lt;/record&gt;&lt;/Cite&gt;&lt;/EndNote&gt;</w:instrText>
      </w:r>
      <w:r w:rsidR="00D50F6C">
        <w:rPr>
          <w:lang w:val="en-US" w:eastAsia="zh-CN"/>
        </w:rPr>
        <w:fldChar w:fldCharType="separate"/>
      </w:r>
      <w:r w:rsidR="00D50F6C">
        <w:rPr>
          <w:noProof/>
          <w:lang w:val="en-US" w:eastAsia="zh-CN"/>
        </w:rPr>
        <w:t>[</w:t>
      </w:r>
      <w:hyperlink w:anchor="_ENREF_28" w:tooltip="Alikaev, 1991 #2237" w:history="1">
        <w:r w:rsidR="0006700C">
          <w:rPr>
            <w:noProof/>
            <w:lang w:val="en-US" w:eastAsia="zh-CN"/>
          </w:rPr>
          <w:t>28</w:t>
        </w:r>
      </w:hyperlink>
      <w:r w:rsidR="00D50F6C">
        <w:rPr>
          <w:noProof/>
          <w:lang w:val="en-US" w:eastAsia="zh-CN"/>
        </w:rPr>
        <w:t>]</w:t>
      </w:r>
      <w:r w:rsidR="00D50F6C">
        <w:rPr>
          <w:lang w:val="en-US" w:eastAsia="zh-CN"/>
        </w:rPr>
        <w:fldChar w:fldCharType="end"/>
      </w:r>
      <w:r w:rsidRPr="00FC22AE">
        <w:rPr>
          <w:lang w:val="en-US" w:eastAsia="zh-CN"/>
        </w:rPr>
        <w:t xml:space="preserve"> and plasma heating </w:t>
      </w:r>
      <w:r w:rsidR="00D50F6C">
        <w:rPr>
          <w:lang w:val="en-US" w:eastAsia="zh-CN"/>
        </w:rPr>
        <w:fldChar w:fldCharType="begin"/>
      </w:r>
      <w:r w:rsidR="00D50F6C">
        <w:rPr>
          <w:lang w:val="en-US" w:eastAsia="zh-CN"/>
        </w:rPr>
        <w:instrText xml:space="preserve"> ADDIN EN.CITE &lt;EndNote&gt;&lt;Cite&gt;&lt;Author&gt;Mauel&lt;/Author&gt;&lt;Year&gt;1981&lt;/Year&gt;&lt;RecNum&gt;1939&lt;/RecNum&gt;&lt;DisplayText&gt;[29]&lt;/DisplayText&gt;&lt;record&gt;&lt;rec-number&gt;1939&lt;/rec-number&gt;&lt;foreign-keys&gt;&lt;key app="EN" db-id="f0atdtsz3wzwebesv0npwr9e520zx0xd0xpe" timestamp="1662969627"&gt;1939&lt;/key&gt;&lt;/foreign-keys&gt;&lt;ref-type name="Journal Article"&gt;17&lt;/ref-type&gt;&lt;contributors&gt;&lt;authors&gt;&lt;author&gt;Mauel, Michael E&lt;/author&gt;&lt;/authors&gt;&lt;/contributors&gt;&lt;titles&gt;&lt;title&gt;Theory of electron cyclotron heating in the Constance II experiment&lt;/title&gt;&lt;/titles&gt;&lt;dates&gt;&lt;year&gt;1981&lt;/year&gt;&lt;/dates&gt;&lt;urls&gt;&lt;/urls&gt;&lt;/record&gt;&lt;/Cite&gt;&lt;/EndNote&gt;</w:instrText>
      </w:r>
      <w:r w:rsidR="00D50F6C">
        <w:rPr>
          <w:lang w:val="en-US" w:eastAsia="zh-CN"/>
        </w:rPr>
        <w:fldChar w:fldCharType="separate"/>
      </w:r>
      <w:r w:rsidR="00D50F6C">
        <w:rPr>
          <w:noProof/>
          <w:lang w:val="en-US" w:eastAsia="zh-CN"/>
        </w:rPr>
        <w:t>[</w:t>
      </w:r>
      <w:hyperlink w:anchor="_ENREF_29" w:tooltip="Mauel, 1981 #1939" w:history="1">
        <w:r w:rsidR="0006700C">
          <w:rPr>
            <w:noProof/>
            <w:lang w:val="en-US" w:eastAsia="zh-CN"/>
          </w:rPr>
          <w:t>29</w:t>
        </w:r>
      </w:hyperlink>
      <w:r w:rsidR="00D50F6C">
        <w:rPr>
          <w:noProof/>
          <w:lang w:val="en-US" w:eastAsia="zh-CN"/>
        </w:rPr>
        <w:t>]</w:t>
      </w:r>
      <w:r w:rsidR="00D50F6C">
        <w:rPr>
          <w:lang w:val="en-US" w:eastAsia="zh-CN"/>
        </w:rPr>
        <w:fldChar w:fldCharType="end"/>
      </w:r>
      <w:r w:rsidRPr="00FC22AE">
        <w:rPr>
          <w:lang w:val="en-US" w:eastAsia="zh-CN"/>
        </w:rPr>
        <w:t xml:space="preserve"> in tokamaks. However, it is generally believed that current drive via electromagnetic waves follows the Fisch mechanism </w:t>
      </w:r>
      <w:r w:rsidR="00D50F6C">
        <w:rPr>
          <w:lang w:val="en-US" w:eastAsia="zh-CN"/>
        </w:rPr>
        <w:fldChar w:fldCharType="begin"/>
      </w:r>
      <w:r w:rsidR="00D50F6C">
        <w:rPr>
          <w:lang w:val="en-US" w:eastAsia="zh-CN"/>
        </w:rPr>
        <w:instrText xml:space="preserve"> ADDIN EN.CITE &lt;EndNote&gt;&lt;Cite&gt;&lt;Author&gt;Fisch&lt;/Author&gt;&lt;Year&gt;1980&lt;/Year&gt;&lt;RecNum&gt;2244&lt;/RecNum&gt;&lt;DisplayText&gt;[30]&lt;/DisplayText&gt;&lt;record&gt;&lt;rec-number&gt;2244&lt;/rec-number&gt;&lt;foreign-keys&gt;&lt;key app="EN" db-id="f0atdtsz3wzwebesv0npwr9e520zx0xd0xpe" timestamp="1735728412"&gt;2244&lt;/key&gt;&lt;/foreign-keys&gt;&lt;ref-type name="Journal Article"&gt;17&lt;/ref-type&gt;&lt;contributors&gt;&lt;authors&gt;&lt;author&gt;Fisch, NJ&lt;/author&gt;&lt;author&gt;Boozer, Allen H&lt;/author&gt;&lt;/authors&gt;&lt;/contributors&gt;&lt;titles&gt;&lt;title&gt;Creating an asymmetric plasma resistivity with waves&lt;/title&gt;&lt;secondary-title&gt;Physical Review Letters&lt;/secondary-title&gt;&lt;/titles&gt;&lt;periodical&gt;&lt;full-title&gt;Physical Review Letters&lt;/full-title&gt;&lt;/periodical&gt;&lt;pages&gt;720&lt;/pages&gt;&lt;volume&gt;45&lt;/volume&gt;&lt;number&gt;9&lt;/number&gt;&lt;dates&gt;&lt;year&gt;1980&lt;/year&gt;&lt;/dates&gt;&lt;urls&gt;&lt;/urls&gt;&lt;/record&gt;&lt;/Cite&gt;&lt;/EndNote&gt;</w:instrText>
      </w:r>
      <w:r w:rsidR="00D50F6C">
        <w:rPr>
          <w:lang w:val="en-US" w:eastAsia="zh-CN"/>
        </w:rPr>
        <w:fldChar w:fldCharType="separate"/>
      </w:r>
      <w:r w:rsidR="00D50F6C">
        <w:rPr>
          <w:noProof/>
          <w:lang w:val="en-US" w:eastAsia="zh-CN"/>
        </w:rPr>
        <w:t>[</w:t>
      </w:r>
      <w:hyperlink w:anchor="_ENREF_30" w:tooltip="Fisch, 1980 #2244" w:history="1">
        <w:r w:rsidR="0006700C">
          <w:rPr>
            <w:noProof/>
            <w:lang w:val="en-US" w:eastAsia="zh-CN"/>
          </w:rPr>
          <w:t>30</w:t>
        </w:r>
      </w:hyperlink>
      <w:r w:rsidR="00D50F6C">
        <w:rPr>
          <w:noProof/>
          <w:lang w:val="en-US" w:eastAsia="zh-CN"/>
        </w:rPr>
        <w:t>]</w:t>
      </w:r>
      <w:r w:rsidR="00D50F6C">
        <w:rPr>
          <w:lang w:val="en-US" w:eastAsia="zh-CN"/>
        </w:rPr>
        <w:fldChar w:fldCharType="end"/>
      </w:r>
      <w:r w:rsidRPr="00FC22AE">
        <w:rPr>
          <w:lang w:val="en-US" w:eastAsia="zh-CN"/>
        </w:rPr>
        <w:t>, due to the limited toroidal momentum injected by the waves.</w:t>
      </w:r>
    </w:p>
    <w:p w14:paraId="2FDF244E" w14:textId="28244E05" w:rsidR="00821D74" w:rsidRPr="000E0F30" w:rsidRDefault="00821D74" w:rsidP="00821D74">
      <w:pPr>
        <w:pStyle w:val="IOPText"/>
        <w:rPr>
          <w:lang w:val="en-US" w:eastAsia="zh-CN"/>
        </w:rPr>
      </w:pPr>
      <w:r w:rsidRPr="00821D74">
        <w:rPr>
          <w:lang w:val="en-US" w:eastAsia="zh-CN"/>
        </w:rPr>
        <w:t xml:space="preserve">The resonant condition is quickly disrupted as the parallel velocity continues to increase until it reaches </w:t>
      </w:r>
      <m:oMath>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ADE</m:t>
            </m:r>
          </m:sub>
        </m:sSub>
        <m:r>
          <w:rPr>
            <w:rFonts w:ascii="Cambria Math" w:hAnsi="Cambria Math"/>
            <w:lang w:val="en-US" w:eastAsia="zh-CN"/>
          </w:rPr>
          <m:t>=(ω+</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ce</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k</m:t>
            </m:r>
          </m:e>
          <m:sub>
            <m:r>
              <w:rPr>
                <w:rFonts w:ascii="Cambria Math" w:hAnsi="Cambria Math"/>
                <w:lang w:val="en-US" w:eastAsia="zh-CN"/>
              </w:rPr>
              <m:t>z</m:t>
            </m:r>
          </m:sub>
        </m:sSub>
      </m:oMath>
      <w:r w:rsidRPr="00821D74">
        <w:rPr>
          <w:lang w:val="en-US" w:eastAsia="zh-CN"/>
        </w:rPr>
        <w:t xml:space="preserve">, at which point the Anomalous Doppler Effect begins to emerge. When the time reaches </w:t>
      </w:r>
      <m:oMath>
        <m:r>
          <w:rPr>
            <w:rFonts w:ascii="Cambria Math" w:hAnsi="Cambria Math"/>
            <w:lang w:val="en-US" w:eastAsia="zh-CN"/>
          </w:rPr>
          <m:t xml:space="preserve">113 </m:t>
        </m:r>
        <m:sSub>
          <m:sSubPr>
            <m:ctrlPr>
              <w:rPr>
                <w:rFonts w:ascii="Cambria Math" w:hAnsi="Cambria Math"/>
                <w:i/>
                <w:lang w:val="en-US" w:eastAsia="zh-CN"/>
              </w:rPr>
            </m:ctrlPr>
          </m:sSubPr>
          <m:e>
            <m:r>
              <w:rPr>
                <w:rFonts w:ascii="Cambria Math" w:hAnsi="Cambria Math"/>
                <w:lang w:val="en-US" w:eastAsia="zh-CN"/>
              </w:rPr>
              <m:t>τ</m:t>
            </m:r>
          </m:e>
          <m:sub>
            <m:r>
              <w:rPr>
                <w:rFonts w:ascii="Cambria Math" w:hAnsi="Cambria Math"/>
                <w:lang w:val="en-US" w:eastAsia="zh-CN"/>
              </w:rPr>
              <m:t>ce</m:t>
            </m:r>
          </m:sub>
        </m:sSub>
      </m:oMath>
      <w:r w:rsidRPr="00821D74">
        <w:rPr>
          <w:lang w:val="en-US" w:eastAsia="zh-CN"/>
        </w:rPr>
        <w:t xml:space="preserve">, </w:t>
      </w:r>
      <w:r w:rsidRPr="00163814">
        <w:rPr>
          <w:lang w:val="en-US" w:eastAsia="zh-CN"/>
        </w:rPr>
        <w:t>the system starts resonating with</w:t>
      </w:r>
      <w:r w:rsidRPr="00163814">
        <w:rPr>
          <w:rFonts w:hint="eastAsia"/>
          <w:lang w:val="en-US" w:eastAsia="zh-CN"/>
        </w:rPr>
        <w:t xml:space="preserve"> the induced wave through the Anomalous Doppler Effect, where </w:t>
      </w:r>
      <m:oMath>
        <m:sSub>
          <m:sSubPr>
            <m:ctrlPr>
              <w:rPr>
                <w:rFonts w:ascii="Cambria Math" w:hAnsi="Cambria Math"/>
                <w:i/>
                <w:lang w:val="en-US" w:eastAsia="zh-CN"/>
              </w:rPr>
            </m:ctrlPr>
          </m:sSubPr>
          <m:e>
            <m:r>
              <w:rPr>
                <w:rFonts w:ascii="Cambria Math" w:hAnsi="Cambria Math" w:hint="eastAsia"/>
                <w:lang w:val="en-US" w:eastAsia="zh-CN"/>
              </w:rPr>
              <m:t>ω</m:t>
            </m:r>
            <m:ctrlPr>
              <w:rPr>
                <w:rFonts w:ascii="Cambria Math" w:hAnsi="Cambria Math" w:hint="eastAsia"/>
                <w:i/>
                <w:lang w:val="en-US" w:eastAsia="zh-CN"/>
              </w:rPr>
            </m:ctrlPr>
          </m:e>
          <m:sub>
            <m:r>
              <w:rPr>
                <w:rFonts w:ascii="Cambria Math" w:hAnsi="Cambria Math" w:hint="eastAsia"/>
                <w:lang w:val="en-US" w:eastAsia="zh-CN"/>
              </w:rPr>
              <m:t>ADE</m:t>
            </m:r>
          </m:sub>
        </m:sSub>
        <m:r>
          <w:rPr>
            <w:rFonts w:ascii="Cambria Math" w:hAnsi="Cambria Math" w:hint="eastAsia"/>
            <w:lang w:val="en-US" w:eastAsia="zh-CN"/>
          </w:rPr>
          <m:t>=ω</m:t>
        </m:r>
      </m:oMath>
      <w:r w:rsidRPr="00163814">
        <w:rPr>
          <w:rFonts w:hint="eastAsia"/>
          <w:lang w:val="en-US" w:eastAsia="zh-CN"/>
        </w:rPr>
        <w:t xml:space="preserve"> as shown in </w:t>
      </w:r>
      <w:r w:rsidR="00962B87" w:rsidRPr="00163814">
        <w:rPr>
          <w:rFonts w:hint="eastAsia"/>
          <w:lang w:val="en-US" w:eastAsia="zh-CN"/>
        </w:rPr>
        <w:t xml:space="preserve">figure </w:t>
      </w:r>
      <w:r w:rsidR="00962B87" w:rsidRPr="00163814">
        <w:rPr>
          <w:lang w:val="en-US" w:eastAsia="zh-CN"/>
        </w:rPr>
        <w:fldChar w:fldCharType="begin"/>
      </w:r>
      <w:r w:rsidR="00962B87" w:rsidRPr="00163814">
        <w:rPr>
          <w:lang w:val="en-US" w:eastAsia="zh-CN"/>
        </w:rPr>
        <w:instrText xml:space="preserve"> </w:instrText>
      </w:r>
      <w:r w:rsidR="00962B87" w:rsidRPr="00163814">
        <w:rPr>
          <w:rFonts w:hint="eastAsia"/>
          <w:lang w:val="en-US" w:eastAsia="zh-CN"/>
        </w:rPr>
        <w:instrText>REF _Ref186679777 \h</w:instrText>
      </w:r>
      <w:r w:rsidR="00962B87" w:rsidRPr="00163814">
        <w:rPr>
          <w:lang w:val="en-US" w:eastAsia="zh-CN"/>
        </w:rPr>
        <w:instrText xml:space="preserve"> </w:instrText>
      </w:r>
      <w:r w:rsidR="00962B87" w:rsidRPr="00163814">
        <w:rPr>
          <w:rFonts w:hint="eastAsia"/>
          <w:lang w:val="en-US" w:eastAsia="zh-CN"/>
        </w:rPr>
        <w:instrText>\#"0"</w:instrText>
      </w:r>
      <w:r w:rsidR="00163814">
        <w:rPr>
          <w:lang w:val="en-US" w:eastAsia="zh-CN"/>
        </w:rPr>
        <w:instrText xml:space="preserve"> \* MERGEFORMAT </w:instrText>
      </w:r>
      <w:r w:rsidR="00962B87" w:rsidRPr="00163814">
        <w:rPr>
          <w:lang w:val="en-US" w:eastAsia="zh-CN"/>
        </w:rPr>
      </w:r>
      <w:r w:rsidR="00962B87" w:rsidRPr="00163814">
        <w:rPr>
          <w:lang w:val="en-US" w:eastAsia="zh-CN"/>
        </w:rPr>
        <w:fldChar w:fldCharType="separate"/>
      </w:r>
      <w:r w:rsidR="00962B87" w:rsidRPr="00163814">
        <w:rPr>
          <w:lang w:val="en-US" w:eastAsia="zh-CN"/>
        </w:rPr>
        <w:t>3</w:t>
      </w:r>
      <w:r w:rsidR="00962B87" w:rsidRPr="00163814">
        <w:rPr>
          <w:lang w:val="en-US" w:eastAsia="zh-CN"/>
        </w:rPr>
        <w:fldChar w:fldCharType="end"/>
      </w:r>
      <w:r w:rsidR="00962B87" w:rsidRPr="00163814">
        <w:rPr>
          <w:rFonts w:hint="eastAsia"/>
          <w:lang w:val="en-US" w:eastAsia="zh-CN"/>
        </w:rPr>
        <w:t>(a)</w:t>
      </w:r>
      <w:r w:rsidRPr="00163814">
        <w:rPr>
          <w:rFonts w:hint="eastAsia"/>
          <w:lang w:val="en-US" w:eastAsia="zh-CN"/>
        </w:rPr>
        <w:t>.</w:t>
      </w:r>
      <w:r w:rsidRPr="00821D74">
        <w:rPr>
          <w:rFonts w:hint="eastAsia"/>
          <w:lang w:val="en-US" w:eastAsia="zh-CN"/>
        </w:rPr>
        <w:t xml:space="preserve"> At this point, the parallel velocity begins to scatter into the perpendicular direction, evident from the decrease in </w:t>
      </w:r>
      <m:oMath>
        <m:r>
          <w:rPr>
            <w:rFonts w:ascii="Cambria Math" w:hAnsi="Cambria Math" w:hint="eastAsia"/>
            <w:lang w:val="en-US" w:eastAsia="zh-CN"/>
          </w:rPr>
          <m:t>Δ</m:t>
        </m:r>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z</m:t>
            </m:r>
          </m:sub>
        </m:sSub>
      </m:oMath>
      <w:r>
        <w:rPr>
          <w:lang w:val="en-US" w:eastAsia="zh-CN"/>
        </w:rPr>
        <w:t xml:space="preserve">  </w:t>
      </w:r>
      <w:r w:rsidRPr="00821D74">
        <w:rPr>
          <w:rFonts w:hint="eastAsia"/>
          <w:lang w:val="en-US" w:eastAsia="zh-CN"/>
        </w:rPr>
        <w:t xml:space="preserve">and the increase in </w:t>
      </w:r>
      <m:oMath>
        <m:sSub>
          <m:sSubPr>
            <m:ctrlPr>
              <w:rPr>
                <w:rFonts w:ascii="Cambria Math" w:hAnsi="Cambria Math"/>
                <w:i/>
                <w:lang w:val="en-US" w:eastAsia="zh-CN"/>
              </w:rPr>
            </m:ctrlPr>
          </m:sSubPr>
          <m:e>
            <m:r>
              <w:rPr>
                <w:rFonts w:ascii="Cambria Math" w:hAnsi="Cambria Math" w:hint="eastAsia"/>
                <w:lang w:val="en-US" w:eastAsia="zh-CN"/>
              </w:rPr>
              <m:t>v</m:t>
            </m:r>
            <m:ctrlPr>
              <w:rPr>
                <w:rFonts w:ascii="Cambria Math" w:hAnsi="Cambria Math" w:hint="eastAsia"/>
                <w:i/>
                <w:lang w:val="en-US" w:eastAsia="zh-CN"/>
              </w:rPr>
            </m:ctrlPr>
          </m:e>
          <m:sub>
            <m:r>
              <w:rPr>
                <w:rFonts w:ascii="Cambria Math" w:hAnsi="Cambria Math" w:hint="eastAsia"/>
                <w:lang w:val="en-US" w:eastAsia="zh-CN"/>
              </w:rPr>
              <m:t>⊥</m:t>
            </m:r>
          </m:sub>
        </m:sSub>
      </m:oMath>
      <w:r w:rsidRPr="00821D74">
        <w:rPr>
          <w:rFonts w:hint="eastAsia"/>
          <w:lang w:val="en-US" w:eastAsia="zh-CN"/>
        </w:rPr>
        <w:t xml:space="preserve"> as seen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(c)</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d</w:t>
      </w:r>
      <w:r>
        <w:rPr>
          <w:rFonts w:hint="eastAsia"/>
          <w:lang w:val="en-US" w:eastAsia="zh-CN"/>
        </w:rPr>
        <w:t>)</w:t>
      </w:r>
      <w:r w:rsidRPr="00821D74">
        <w:rPr>
          <w:lang w:val="en-US" w:eastAsia="zh-CN"/>
        </w:rPr>
        <w:t xml:space="preserve">. The resonant condition rapidly disappears as the parallel velocity exceeds the resonant region. </w:t>
      </w:r>
      <w:r w:rsidR="003E560C" w:rsidRPr="003E560C">
        <w:rPr>
          <w:lang w:val="en-US" w:eastAsia="zh-CN"/>
        </w:rPr>
        <w:t>During the resonant period, the changes in perpendicular and parallel energies are calculated as</w:t>
      </w:r>
      <w:r w:rsidR="00774E80">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m:t>
            </m:r>
          </m:sub>
          <m:sup>
            <m:r>
              <w:rPr>
                <w:rFonts w:ascii="Cambria Math" w:hAnsi="Cambria Math"/>
                <w:lang w:val="en-US" w:eastAsia="zh-CN"/>
              </w:rPr>
              <m:t>2</m:t>
            </m:r>
          </m:sup>
        </m:sSubSup>
        <m:r>
          <w:rPr>
            <w:rFonts w:ascii="Cambria Math" w:hAnsi="Cambria Math"/>
            <w:lang w:val="en-US" w:eastAsia="zh-CN"/>
          </w:rPr>
          <m:t>≈6.1556⋅</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-23</m:t>
            </m:r>
          </m:sup>
        </m:sSup>
        <m:r>
          <w:rPr>
            <w:rFonts w:ascii="Cambria Math" w:hAnsi="Cambria Math"/>
            <w:lang w:val="en-US" w:eastAsia="zh-CN"/>
          </w:rPr>
          <m:t xml:space="preserve"> J</m:t>
        </m:r>
      </m:oMath>
      <w:r w:rsidR="00EE5A01">
        <w:rPr>
          <w:lang w:val="en-US" w:eastAsia="zh-CN"/>
        </w:rPr>
        <w:t xml:space="preserve"> and</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f>
          <m:fPr>
            <m:ctrlPr>
              <w:rPr>
                <w:rFonts w:ascii="Cambria Math" w:hAnsi="Cambria Math"/>
                <w:i/>
                <w:lang w:val="en-US" w:eastAsia="zh-CN"/>
              </w:rPr>
            </m:ctrlPr>
          </m:fPr>
          <m:num>
            <m:r>
              <w:rPr>
                <w:rFonts w:ascii="Cambria Math" w:hAnsi="Cambria Math"/>
                <w:lang w:val="en-US" w:eastAsia="zh-CN"/>
              </w:rPr>
              <m:t>1</m:t>
            </m:r>
          </m:num>
          <m:den>
            <m:r>
              <w:rPr>
                <w:rFonts w:ascii="Cambria Math" w:hAnsi="Cambria Math"/>
                <w:lang w:val="en-US" w:eastAsia="zh-CN"/>
              </w:rPr>
              <m:t>2</m:t>
            </m:r>
          </m:den>
        </m:f>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Sup>
          <m:sSubSupPr>
            <m:ctrlPr>
              <w:rPr>
                <w:rFonts w:ascii="Cambria Math" w:hAnsi="Cambria Math"/>
                <w:i/>
                <w:lang w:val="en-US" w:eastAsia="zh-CN"/>
              </w:rPr>
            </m:ctrlPr>
          </m:sSubSupPr>
          <m:e>
            <m:r>
              <w:rPr>
                <w:rFonts w:ascii="Cambria Math" w:hAnsi="Cambria Math"/>
                <w:lang w:val="en-US" w:eastAsia="zh-CN"/>
              </w:rPr>
              <m:t>v</m:t>
            </m:r>
          </m:e>
          <m:sub>
            <m:r>
              <w:rPr>
                <w:rFonts w:ascii="Cambria Math" w:hAnsi="Cambria Math"/>
                <w:lang w:val="en-US" w:eastAsia="zh-CN"/>
              </w:rPr>
              <m:t>z</m:t>
            </m:r>
          </m:sub>
          <m:sup>
            <m:r>
              <w:rPr>
                <w:rFonts w:ascii="Cambria Math" w:hAnsi="Cambria Math"/>
                <w:lang w:val="en-US" w:eastAsia="zh-CN"/>
              </w:rPr>
              <m:t>2</m:t>
            </m:r>
          </m:sup>
        </m:sSubSup>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e</m:t>
            </m:r>
          </m:sub>
        </m:sSub>
        <m:r>
          <m:rPr>
            <m:sty m:val="p"/>
          </m:rPr>
          <w:rPr>
            <w:rFonts w:ascii="Cambria Math" w:hAnsi="Cambria Math"/>
            <w:lang w:val="en-US" w:eastAsia="zh-CN"/>
          </w:rPr>
          <m:t>Δ</m:t>
        </m:r>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z</m:t>
            </m:r>
          </m:sub>
        </m:sSub>
        <m:sSub>
          <m:sSubPr>
            <m:ctrlPr>
              <w:rPr>
                <w:rFonts w:ascii="Cambria Math" w:hAnsi="Cambria Math"/>
                <w:i/>
                <w:lang w:val="en-US" w:eastAsia="zh-CN"/>
              </w:rPr>
            </m:ctrlPr>
          </m:sSubPr>
          <m:e>
            <m:r>
              <w:rPr>
                <w:rFonts w:ascii="Cambria Math" w:hAnsi="Cambria Math"/>
                <w:lang w:val="en-US" w:eastAsia="zh-CN"/>
              </w:rPr>
              <m:t>v</m:t>
            </m:r>
          </m:e>
          <m:sub>
            <m:r>
              <w:rPr>
                <w:rFonts w:ascii="Cambria Math" w:hAnsi="Cambria Math"/>
                <w:lang w:val="en-US" w:eastAsia="zh-CN"/>
              </w:rPr>
              <m:t>c</m:t>
            </m:r>
          </m:sub>
        </m:sSub>
        <m:r>
          <w:rPr>
            <w:rFonts w:ascii="Cambria Math" w:hAnsi="Cambria Math"/>
            <w:lang w:val="en-US" w:eastAsia="zh-CN"/>
          </w:rPr>
          <m:t>≈-1.5987⋅</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-22</m:t>
            </m:r>
          </m:sup>
        </m:sSup>
      </m:oMath>
      <w:r w:rsidR="00086AA5">
        <w:rPr>
          <w:lang w:val="en-US" w:eastAsia="zh-CN"/>
        </w:rPr>
        <w:t xml:space="preserve">J </w:t>
      </w:r>
      <w:r w:rsidR="003E560C" w:rsidRPr="003E560C">
        <w:rPr>
          <w:lang w:val="en-US" w:eastAsia="zh-CN"/>
        </w:rPr>
        <w:t xml:space="preserve">respectively, as shown in </w:t>
      </w:r>
      <w:r w:rsidR="003E560C">
        <w:rPr>
          <w:rFonts w:hint="eastAsia"/>
          <w:lang w:val="en-US" w:eastAsia="zh-CN"/>
        </w:rPr>
        <w:t xml:space="preserve">figure </w:t>
      </w:r>
      <w:r w:rsidR="003E560C">
        <w:rPr>
          <w:lang w:val="en-US" w:eastAsia="zh-CN"/>
        </w:rPr>
        <w:fldChar w:fldCharType="begin"/>
      </w:r>
      <w:r w:rsidR="003E560C">
        <w:rPr>
          <w:lang w:val="en-US" w:eastAsia="zh-CN"/>
        </w:rPr>
        <w:instrText xml:space="preserve"> </w:instrText>
      </w:r>
      <w:r w:rsidR="003E560C">
        <w:rPr>
          <w:rFonts w:hint="eastAsia"/>
          <w:lang w:val="en-US" w:eastAsia="zh-CN"/>
        </w:rPr>
        <w:instrText>REF _Ref186679777 \h</w:instrText>
      </w:r>
      <w:r w:rsidR="003E560C">
        <w:rPr>
          <w:lang w:val="en-US" w:eastAsia="zh-CN"/>
        </w:rPr>
        <w:instrText xml:space="preserve"> </w:instrText>
      </w:r>
      <w:r w:rsidR="003E560C">
        <w:rPr>
          <w:rFonts w:hint="eastAsia"/>
          <w:lang w:val="en-US" w:eastAsia="zh-CN"/>
        </w:rPr>
        <w:instrText>\#"0"</w:instrText>
      </w:r>
      <w:r w:rsidR="003E560C">
        <w:rPr>
          <w:lang w:val="en-US" w:eastAsia="zh-CN"/>
        </w:rPr>
      </w:r>
      <w:r w:rsidR="003E560C">
        <w:rPr>
          <w:lang w:val="en-US" w:eastAsia="zh-CN"/>
        </w:rPr>
        <w:fldChar w:fldCharType="separate"/>
      </w:r>
      <w:r w:rsidR="003E560C">
        <w:rPr>
          <w:lang w:val="en-US" w:eastAsia="zh-CN"/>
        </w:rPr>
        <w:t>3</w:t>
      </w:r>
      <w:r w:rsidR="003E560C">
        <w:rPr>
          <w:lang w:val="en-US" w:eastAsia="zh-CN"/>
        </w:rPr>
        <w:fldChar w:fldCharType="end"/>
      </w:r>
      <w:r w:rsidR="003E560C">
        <w:rPr>
          <w:rFonts w:hint="eastAsia"/>
          <w:lang w:val="en-US" w:eastAsia="zh-CN"/>
        </w:rPr>
        <w:t>(</w:t>
      </w:r>
      <w:r w:rsidR="003E560C">
        <w:rPr>
          <w:lang w:val="en-US" w:eastAsia="zh-CN"/>
        </w:rPr>
        <w:t>c</w:t>
      </w:r>
      <w:r w:rsidR="003E560C">
        <w:rPr>
          <w:rFonts w:hint="eastAsia"/>
          <w:lang w:val="en-US" w:eastAsia="zh-CN"/>
        </w:rPr>
        <w:t>)</w:t>
      </w:r>
      <w:r w:rsidR="003E560C">
        <w:rPr>
          <w:lang w:val="en-US" w:eastAsia="zh-CN"/>
        </w:rPr>
        <w:t xml:space="preserve"> and </w:t>
      </w:r>
      <w:r w:rsidR="00086AA5">
        <w:rPr>
          <w:rFonts w:hint="eastAsia"/>
          <w:lang w:val="en-US" w:eastAsia="zh-CN"/>
        </w:rPr>
        <w:t xml:space="preserve">figure </w:t>
      </w:r>
      <w:r w:rsidR="00086AA5">
        <w:rPr>
          <w:lang w:val="en-US" w:eastAsia="zh-CN"/>
        </w:rPr>
        <w:fldChar w:fldCharType="begin"/>
      </w:r>
      <w:r w:rsidR="00086AA5">
        <w:rPr>
          <w:lang w:val="en-US" w:eastAsia="zh-CN"/>
        </w:rPr>
        <w:instrText xml:space="preserve"> </w:instrText>
      </w:r>
      <w:r w:rsidR="00086AA5">
        <w:rPr>
          <w:rFonts w:hint="eastAsia"/>
          <w:lang w:val="en-US" w:eastAsia="zh-CN"/>
        </w:rPr>
        <w:instrText>REF _Ref186679777 \h</w:instrText>
      </w:r>
      <w:r w:rsidR="00086AA5">
        <w:rPr>
          <w:lang w:val="en-US" w:eastAsia="zh-CN"/>
        </w:rPr>
        <w:instrText xml:space="preserve"> </w:instrText>
      </w:r>
      <w:r w:rsidR="00086AA5">
        <w:rPr>
          <w:rFonts w:hint="eastAsia"/>
          <w:lang w:val="en-US" w:eastAsia="zh-CN"/>
        </w:rPr>
        <w:instrText>\#"0"</w:instrText>
      </w:r>
      <w:r w:rsidR="00086AA5">
        <w:rPr>
          <w:lang w:val="en-US" w:eastAsia="zh-CN"/>
        </w:rPr>
      </w:r>
      <w:r w:rsidR="00086AA5">
        <w:rPr>
          <w:lang w:val="en-US" w:eastAsia="zh-CN"/>
        </w:rPr>
        <w:fldChar w:fldCharType="separate"/>
      </w:r>
      <w:r w:rsidR="00086AA5">
        <w:rPr>
          <w:lang w:val="en-US" w:eastAsia="zh-CN"/>
        </w:rPr>
        <w:t>3</w:t>
      </w:r>
      <w:r w:rsidR="00086AA5">
        <w:rPr>
          <w:lang w:val="en-US" w:eastAsia="zh-CN"/>
        </w:rPr>
        <w:fldChar w:fldCharType="end"/>
      </w:r>
      <w:r w:rsidR="00086AA5">
        <w:rPr>
          <w:rFonts w:hint="eastAsia"/>
          <w:lang w:val="en-US" w:eastAsia="zh-CN"/>
        </w:rPr>
        <w:t>(</w:t>
      </w:r>
      <w:r w:rsidR="00086AA5">
        <w:rPr>
          <w:lang w:val="en-US" w:eastAsia="zh-CN"/>
        </w:rPr>
        <w:t>d</w:t>
      </w:r>
      <w:r w:rsidR="00086AA5">
        <w:rPr>
          <w:rFonts w:hint="eastAsia"/>
          <w:lang w:val="en-US" w:eastAsia="zh-CN"/>
        </w:rPr>
        <w:t>)</w:t>
      </w:r>
      <w:r w:rsidR="00086AA5">
        <w:rPr>
          <w:lang w:val="en-US" w:eastAsia="zh-CN"/>
        </w:rPr>
        <w:t>.</w:t>
      </w:r>
      <w:r w:rsidR="003E560C">
        <w:rPr>
          <w:lang w:val="en-US" w:eastAsia="zh-CN"/>
        </w:rPr>
        <w:t xml:space="preserve"> </w:t>
      </w:r>
      <w:r w:rsidR="003E560C" w:rsidRPr="003E560C">
        <w:rPr>
          <w:lang w:val="en-US" w:eastAsia="zh-CN"/>
        </w:rPr>
        <w:t>The ratio of the energy changes is</w:t>
      </w:r>
      <w:r w:rsidR="00086AA5">
        <w:rPr>
          <w:lang w:val="en-US" w:eastAsia="zh-CN"/>
        </w:rPr>
        <w:t xml:space="preserve">  </w:t>
      </w:r>
      <m:oMath>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w:rPr>
            <w:rFonts w:ascii="Cambria Math" w:hAnsi="Cambria Math"/>
            <w:lang w:val="en-US" w:eastAsia="zh-CN"/>
          </w:rPr>
          <m:t>/</m:t>
        </m:r>
        <m:r>
          <m:rPr>
            <m:sty m:val="p"/>
          </m:rPr>
          <w:rPr>
            <w:rFonts w:ascii="Cambria Math" w:hAnsi="Cambria Math"/>
            <w:lang w:val="en-US" w:eastAsia="zh-CN"/>
          </w:rPr>
          <m:t>Δ</m:t>
        </m:r>
        <m:sSub>
          <m:sSubPr>
            <m:ctrlPr>
              <w:rPr>
                <w:rFonts w:ascii="Cambria Math" w:hAnsi="Cambria Math"/>
                <w:lang w:val="en-US" w:eastAsia="zh-CN"/>
              </w:rPr>
            </m:ctrlPr>
          </m:sSubPr>
          <m:e>
            <m:r>
              <m:rPr>
                <m:sty m:val="p"/>
              </m:rPr>
              <w:rPr>
                <w:rFonts w:ascii="Cambria Math" w:hAnsi="Cambria Math"/>
                <w:lang w:val="en-US" w:eastAsia="zh-CN"/>
              </w:rPr>
              <m:t>E</m:t>
            </m:r>
          </m:e>
          <m:sub>
            <m:r>
              <m:rPr>
                <m:sty m:val="p"/>
              </m:rPr>
              <w:rPr>
                <w:rFonts w:ascii="Cambria Math" w:hAnsi="Cambria Math"/>
                <w:lang w:val="en-US" w:eastAsia="zh-CN"/>
              </w:rPr>
              <m:t>||</m:t>
            </m:r>
          </m:sub>
        </m:sSub>
        <m:r>
          <m:rPr>
            <m:sty m:val="p"/>
          </m:rPr>
          <w:rPr>
            <w:rFonts w:ascii="Cambria Math" w:hAnsi="Cambria Math"/>
            <w:lang w:val="en-US" w:eastAsia="zh-CN"/>
          </w:rPr>
          <m:t>≈-0.385</m:t>
        </m:r>
      </m:oMath>
      <w:r w:rsidR="003E560C">
        <w:rPr>
          <w:rFonts w:hint="eastAsia"/>
          <w:lang w:val="en-US" w:eastAsia="zh-CN"/>
        </w:rPr>
        <w:t>.</w:t>
      </w:r>
      <w:r w:rsidR="00086AA5">
        <w:rPr>
          <w:lang w:val="en-US" w:eastAsia="zh-CN"/>
        </w:rPr>
        <w:t xml:space="preserve"> </w:t>
      </w:r>
      <w:r w:rsidR="003E560C" w:rsidRPr="003E560C">
        <w:rPr>
          <w:lang w:val="en-US" w:eastAsia="zh-CN"/>
        </w:rPr>
        <w:t>According to quantum theory, as derived in Appendix eq. (19)</w:t>
      </w:r>
      <w:r w:rsidR="003E560C">
        <w:rPr>
          <w:lang w:val="en-US" w:eastAsia="zh-CN"/>
        </w:rPr>
        <w:t xml:space="preserve">, </w:t>
      </w:r>
      <w:r w:rsidR="00086AA5">
        <w:rPr>
          <w:lang w:val="en-US" w:eastAsia="zh-CN"/>
        </w:rPr>
        <w:t xml:space="preserve">the change ratio of </w:t>
      </w:r>
      <m:oMath>
        <m:sSub>
          <m:sSubPr>
            <m:ctrlPr>
              <w:rPr>
                <w:rFonts w:ascii="Cambria Math" w:hAnsi="Cambria Math"/>
                <w:szCs w:val="20"/>
              </w:rPr>
            </m:ctrlPr>
          </m:sSubPr>
          <m:e>
            <m:r>
              <m:rPr>
                <m:sty m:val="p"/>
              </m:rPr>
              <w:rPr>
                <w:rFonts w:ascii="Cambria Math" w:hAnsi="Cambria Math" w:cs="Cambria Math"/>
                <w:noProof/>
                <w:szCs w:val="20"/>
              </w:rPr>
              <m:t>Δ</m:t>
            </m:r>
            <m:r>
              <w:rPr>
                <w:rFonts w:ascii="Cambria Math" w:hAnsi="Cambria Math"/>
                <w:noProof/>
                <w:szCs w:val="20"/>
              </w:rPr>
              <m:t>U</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Δ</m:t>
        </m:r>
        <m:sSub>
          <m:sSubPr>
            <m:ctrlPr>
              <w:rPr>
                <w:rFonts w:ascii="Cambria Math" w:hAnsi="Cambria Math"/>
                <w:szCs w:val="20"/>
              </w:rPr>
            </m:ctrlPr>
          </m:sSubPr>
          <m:e>
            <m:r>
              <w:rPr>
                <w:rFonts w:ascii="Cambria Math" w:hAnsi="Cambria Math"/>
                <w:noProof/>
                <w:szCs w:val="20"/>
              </w:rPr>
              <m:t>T</m:t>
            </m:r>
          </m:e>
          <m:sub>
            <m:r>
              <m:rPr>
                <m:sty m:val="p"/>
              </m:rPr>
              <w:rPr>
                <w:rFonts w:ascii="Cambria Math" w:hAnsi="Cambria Math"/>
                <w:noProof/>
                <w:szCs w:val="20"/>
              </w:rPr>
              <m:t>21</m:t>
            </m:r>
          </m:sub>
        </m:sSub>
        <m:r>
          <w:rPr>
            <w:rFonts w:ascii="Cambria Math" w:hAnsi="Cambria Math"/>
            <w:lang w:val="en-US" w:eastAsia="zh-CN"/>
          </w:rPr>
          <m:t>=</m:t>
        </m:r>
        <m:r>
          <m:rPr>
            <m:sty m:val="p"/>
          </m:rPr>
          <w:rPr>
            <w:rFonts w:ascii="Cambria Math" w:hAnsi="Cambria Math" w:cs="Cambria Math"/>
            <w:noProof/>
            <w:szCs w:val="20"/>
          </w:rPr>
          <m:t>-ℏ</m:t>
        </m:r>
        <m:sSub>
          <m:sSubPr>
            <m:ctrlPr>
              <w:rPr>
                <w:rFonts w:ascii="Cambria Math" w:hAnsi="Cambria Math" w:cs="Cambria Math"/>
                <w:noProof/>
                <w:szCs w:val="20"/>
              </w:rPr>
            </m:ctrlPr>
          </m:sSubPr>
          <m:e>
            <m:r>
              <m:rPr>
                <m:sty m:val="p"/>
              </m:rPr>
              <w:rPr>
                <w:rFonts w:ascii="Cambria Math" w:hAnsi="Cambria Math" w:cs="Cambria Math"/>
                <w:noProof/>
                <w:szCs w:val="20"/>
              </w:rPr>
              <m:t>ω</m:t>
            </m:r>
          </m:e>
          <m:sub>
            <m:r>
              <m:rPr>
                <m:sty m:val="p"/>
              </m:rPr>
              <w:rPr>
                <w:rFonts w:ascii="Cambria Math" w:hAnsi="Cambria Math" w:cs="Cambria Math"/>
                <w:noProof/>
                <w:szCs w:val="20"/>
              </w:rPr>
              <m:t>ce</m:t>
            </m:r>
          </m:sub>
        </m:sSub>
        <m:r>
          <w:rPr>
            <w:rFonts w:ascii="Cambria Math" w:hAnsi="Cambria Math" w:cs="Cambria Math"/>
            <w:noProof/>
            <w:szCs w:val="20"/>
          </w:rPr>
          <m:t>/ℏ</m:t>
        </m:r>
        <m:acc>
          <m:accPr>
            <m:chr m:val="⃗"/>
            <m:ctrlPr>
              <w:rPr>
                <w:rFonts w:ascii="Cambria Math" w:hAnsi="Cambria Math" w:cs="Cambria Math"/>
                <w:noProof/>
                <w:szCs w:val="20"/>
              </w:rPr>
            </m:ctrlPr>
          </m:accPr>
          <m:e>
            <m:r>
              <m:rPr>
                <m:sty m:val="p"/>
              </m:rPr>
              <w:rPr>
                <w:rFonts w:ascii="Cambria Math" w:hAnsi="Cambria Math" w:cs="Cambria Math"/>
                <w:noProof/>
                <w:szCs w:val="20"/>
              </w:rPr>
              <m:t>k</m:t>
            </m:r>
          </m:e>
        </m:acc>
        <m:r>
          <w:rPr>
            <w:rFonts w:ascii="Cambria Math" w:hAnsi="Cambria Math" w:cs="Cambria Math"/>
            <w:noProof/>
            <w:szCs w:val="20"/>
          </w:rPr>
          <m:t>⋅</m:t>
        </m:r>
        <m:acc>
          <m:accPr>
            <m:chr m:val="⃗"/>
            <m:ctrlPr>
              <w:rPr>
                <w:rFonts w:ascii="Cambria Math" w:hAnsi="Cambria Math" w:cs="Cambria Math"/>
                <w:i/>
                <w:noProof/>
                <w:szCs w:val="20"/>
              </w:rPr>
            </m:ctrlPr>
          </m:accPr>
          <m:e>
            <m:r>
              <w:rPr>
                <w:rFonts w:ascii="Cambria Math" w:hAnsi="Cambria Math" w:cs="Cambria Math"/>
                <w:noProof/>
                <w:szCs w:val="20"/>
              </w:rPr>
              <m:t>v</m:t>
            </m:r>
          </m:e>
        </m:acc>
      </m:oMath>
      <w:r w:rsidR="000E0F30">
        <w:rPr>
          <w:szCs w:val="20"/>
        </w:rPr>
        <w:t>=</w:t>
      </w:r>
      <m:oMath>
        <m:r>
          <m:rPr>
            <m:sty m:val="p"/>
          </m:rPr>
          <w:rPr>
            <w:rFonts w:ascii="Cambria Math" w:hAnsi="Cambria Math"/>
            <w:szCs w:val="20"/>
          </w:rPr>
          <m:t>-0.3908</m:t>
        </m:r>
      </m:oMath>
      <w:r w:rsidR="000E0F30">
        <w:rPr>
          <w:szCs w:val="20"/>
        </w:rPr>
        <w:t xml:space="preserve">,where </w:t>
      </w:r>
      <m:oMath>
        <m:sSub>
          <m:sSubPr>
            <m:ctrlPr>
              <w:rPr>
                <w:rFonts w:ascii="Cambria Math" w:hAnsi="Cambria Math"/>
                <w:szCs w:val="20"/>
              </w:rPr>
            </m:ctrlPr>
          </m:sSubPr>
          <m:e>
            <m:r>
              <m:rPr>
                <m:sty m:val="p"/>
              </m:rPr>
              <w:rPr>
                <w:rFonts w:ascii="Cambria Math" w:hAnsi="Cambria Math"/>
                <w:szCs w:val="20"/>
              </w:rPr>
              <m:t>ω</m:t>
            </m:r>
          </m:e>
          <m:sub>
            <m:r>
              <m:rPr>
                <m:sty m:val="p"/>
              </m:rPr>
              <w:rPr>
                <w:rFonts w:ascii="Cambria Math" w:hAnsi="Cambria Math"/>
                <w:szCs w:val="20"/>
              </w:rPr>
              <m:t>ce</m:t>
            </m:r>
          </m:sub>
        </m:sSub>
        <m:r>
          <w:rPr>
            <w:rFonts w:ascii="Cambria Math" w:hAnsi="Cambria Math"/>
            <w:szCs w:val="20"/>
          </w:rPr>
          <m:t>≈3.5176⋅</m:t>
        </m:r>
        <m:sSup>
          <m:sSupPr>
            <m:ctrlPr>
              <w:rPr>
                <w:rFonts w:ascii="Cambria Math" w:hAnsi="Cambria Math"/>
                <w:i/>
                <w:szCs w:val="20"/>
              </w:rPr>
            </m:ctrlPr>
          </m:sSupPr>
          <m:e>
            <m:r>
              <w:rPr>
                <w:rFonts w:ascii="Cambria Math" w:hAnsi="Cambria Math"/>
                <w:szCs w:val="20"/>
              </w:rPr>
              <m:t>10</m:t>
            </m:r>
          </m:e>
          <m:sup>
            <m:r>
              <w:rPr>
                <w:rFonts w:ascii="Cambria Math" w:hAnsi="Cambria Math"/>
                <w:szCs w:val="20"/>
              </w:rPr>
              <m:t>9</m:t>
            </m:r>
          </m:sup>
        </m:sSup>
        <m:r>
          <w:rPr>
            <w:rFonts w:ascii="Cambria Math" w:hAnsi="Cambria Math"/>
            <w:szCs w:val="20"/>
          </w:rPr>
          <m:t>/s</m:t>
        </m:r>
      </m:oMath>
      <w:r w:rsidR="000E0F30">
        <w:rPr>
          <w:szCs w:val="20"/>
        </w:rPr>
        <w:t>, and k = 10</w:t>
      </w:r>
      <w:r w:rsidR="000E0F30">
        <w:rPr>
          <w:szCs w:val="20"/>
          <w:vertAlign w:val="superscript"/>
        </w:rPr>
        <w:t>5</w:t>
      </w:r>
      <w:r w:rsidR="000E0F30">
        <w:rPr>
          <w:szCs w:val="20"/>
        </w:rPr>
        <w:t xml:space="preserve"> /m, v = 90 km/s. </w:t>
      </w:r>
      <w:r w:rsidR="00163814">
        <w:rPr>
          <w:szCs w:val="20"/>
        </w:rPr>
        <w:t>T</w:t>
      </w:r>
      <w:r w:rsidR="003E560C" w:rsidRPr="003E560C">
        <w:rPr>
          <w:szCs w:val="20"/>
        </w:rPr>
        <w:t xml:space="preserve">he quantum theory results </w:t>
      </w:r>
      <w:r w:rsidR="00507CEA">
        <w:t xml:space="preserve">are in good agreement with </w:t>
      </w:r>
      <w:r w:rsidR="003E560C" w:rsidRPr="003E560C">
        <w:rPr>
          <w:szCs w:val="20"/>
        </w:rPr>
        <w:t>the numerical calculations.</w:t>
      </w:r>
    </w:p>
    <w:p w14:paraId="7DFB3B7E" w14:textId="3AEAFB2E" w:rsidR="00466416" w:rsidRDefault="00466416" w:rsidP="0025790B">
      <w:pPr>
        <w:pStyle w:val="IOPText"/>
        <w:rPr>
          <w:lang w:val="en-US" w:eastAsia="zh-CN"/>
        </w:rPr>
      </w:pPr>
    </w:p>
    <w:p w14:paraId="1B5C343A" w14:textId="35DFEE19" w:rsidR="00466416" w:rsidRDefault="00466416" w:rsidP="0025790B">
      <w:pPr>
        <w:pStyle w:val="IOPText"/>
        <w:rPr>
          <w:lang w:val="en-US" w:eastAsia="zh-CN"/>
        </w:rPr>
      </w:pPr>
      <w:r w:rsidRPr="007E27BE">
        <w:rPr>
          <w:noProof/>
        </w:rPr>
        <w:drawing>
          <wp:anchor distT="0" distB="0" distL="114300" distR="114300" simplePos="0" relativeHeight="251670528" behindDoc="1" locked="0" layoutInCell="1" allowOverlap="1" wp14:anchorId="3DB5845D" wp14:editId="7BBA4264">
            <wp:simplePos x="0" y="0"/>
            <wp:positionH relativeFrom="column">
              <wp:posOffset>208915</wp:posOffset>
            </wp:positionH>
            <wp:positionV relativeFrom="paragraph">
              <wp:posOffset>8360</wp:posOffset>
            </wp:positionV>
            <wp:extent cx="2698750" cy="5759450"/>
            <wp:effectExtent l="0" t="0" r="0" b="0"/>
            <wp:wrapNone/>
            <wp:docPr id="15" name="Picture 14">
              <a:extLst xmlns:a="http://schemas.openxmlformats.org/drawingml/2006/main">
                <a:ext uri="{FF2B5EF4-FFF2-40B4-BE49-F238E27FC236}">
                  <a16:creationId xmlns:a16="http://schemas.microsoft.com/office/drawing/2014/main" id="{CA0575F2-F8E7-491E-A70F-0A63FB923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A0575F2-F8E7-491E-A70F-0A63FB9235D0}"/>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8750" cy="5759450"/>
                    </a:xfrm>
                    <a:prstGeom prst="rect">
                      <a:avLst/>
                    </a:prstGeom>
                  </pic:spPr>
                </pic:pic>
              </a:graphicData>
            </a:graphic>
          </wp:anchor>
        </w:drawing>
      </w:r>
    </w:p>
    <w:p w14:paraId="7B14772C" w14:textId="77777777" w:rsidR="00466416" w:rsidRDefault="00466416" w:rsidP="0025790B">
      <w:pPr>
        <w:pStyle w:val="IOPText"/>
        <w:rPr>
          <w:lang w:val="en-US" w:eastAsia="zh-CN"/>
        </w:rPr>
      </w:pPr>
    </w:p>
    <w:p w14:paraId="5F67245C" w14:textId="732AC7E7" w:rsidR="00466416" w:rsidRDefault="00466416" w:rsidP="0025790B">
      <w:pPr>
        <w:pStyle w:val="IOPText"/>
        <w:rPr>
          <w:lang w:val="en-US" w:eastAsia="zh-CN"/>
        </w:rPr>
      </w:pPr>
    </w:p>
    <w:p w14:paraId="56174260" w14:textId="77777777" w:rsidR="00466416" w:rsidRDefault="00466416" w:rsidP="0025790B">
      <w:pPr>
        <w:pStyle w:val="IOPText"/>
        <w:rPr>
          <w:lang w:val="en-US" w:eastAsia="zh-CN"/>
        </w:rPr>
      </w:pPr>
    </w:p>
    <w:p w14:paraId="027BAA70" w14:textId="1120CF22" w:rsidR="00466416" w:rsidRDefault="00466416" w:rsidP="0025790B">
      <w:pPr>
        <w:pStyle w:val="IOPText"/>
        <w:rPr>
          <w:lang w:val="en-US" w:eastAsia="zh-CN"/>
        </w:rPr>
      </w:pPr>
    </w:p>
    <w:p w14:paraId="6C5B30F4" w14:textId="77777777" w:rsidR="00466416" w:rsidRDefault="00466416" w:rsidP="0025790B">
      <w:pPr>
        <w:pStyle w:val="IOPText"/>
        <w:rPr>
          <w:lang w:val="en-US" w:eastAsia="zh-CN"/>
        </w:rPr>
      </w:pPr>
    </w:p>
    <w:p w14:paraId="0B9D46FB" w14:textId="77777777" w:rsidR="00466416" w:rsidRDefault="00466416" w:rsidP="0025790B">
      <w:pPr>
        <w:pStyle w:val="IOPText"/>
        <w:rPr>
          <w:lang w:val="en-US" w:eastAsia="zh-CN"/>
        </w:rPr>
      </w:pPr>
    </w:p>
    <w:p w14:paraId="1691B974" w14:textId="77777777" w:rsidR="00466416" w:rsidRDefault="00466416" w:rsidP="0025790B">
      <w:pPr>
        <w:pStyle w:val="IOPText"/>
        <w:rPr>
          <w:lang w:val="en-US" w:eastAsia="zh-CN"/>
        </w:rPr>
      </w:pPr>
    </w:p>
    <w:p w14:paraId="44DB56C8" w14:textId="77777777" w:rsidR="00466416" w:rsidRDefault="00466416" w:rsidP="0025790B">
      <w:pPr>
        <w:pStyle w:val="IOPText"/>
        <w:rPr>
          <w:lang w:val="en-US" w:eastAsia="zh-CN"/>
        </w:rPr>
      </w:pPr>
    </w:p>
    <w:p w14:paraId="7CC572DC" w14:textId="77777777" w:rsidR="00466416" w:rsidRDefault="00466416" w:rsidP="0025790B">
      <w:pPr>
        <w:pStyle w:val="IOPText"/>
        <w:rPr>
          <w:lang w:val="en-US" w:eastAsia="zh-CN"/>
        </w:rPr>
      </w:pPr>
    </w:p>
    <w:p w14:paraId="14F0D7F7" w14:textId="77777777" w:rsidR="00466416" w:rsidRDefault="00466416" w:rsidP="0025790B">
      <w:pPr>
        <w:pStyle w:val="IOPText"/>
        <w:rPr>
          <w:lang w:val="en-US" w:eastAsia="zh-CN"/>
        </w:rPr>
      </w:pPr>
    </w:p>
    <w:p w14:paraId="07839D06" w14:textId="77777777" w:rsidR="00466416" w:rsidRDefault="00466416" w:rsidP="0025790B">
      <w:pPr>
        <w:pStyle w:val="IOPText"/>
        <w:rPr>
          <w:lang w:val="en-US" w:eastAsia="zh-CN"/>
        </w:rPr>
      </w:pPr>
    </w:p>
    <w:p w14:paraId="26C42773" w14:textId="77777777" w:rsidR="00466416" w:rsidRDefault="00466416" w:rsidP="0025790B">
      <w:pPr>
        <w:pStyle w:val="IOPText"/>
        <w:rPr>
          <w:lang w:val="en-US" w:eastAsia="zh-CN"/>
        </w:rPr>
      </w:pPr>
    </w:p>
    <w:p w14:paraId="4196F1C4" w14:textId="77777777" w:rsidR="00466416" w:rsidRDefault="00466416" w:rsidP="0025790B">
      <w:pPr>
        <w:pStyle w:val="IOPText"/>
        <w:rPr>
          <w:lang w:val="en-US" w:eastAsia="zh-CN"/>
        </w:rPr>
      </w:pPr>
    </w:p>
    <w:p w14:paraId="7CDB1F33" w14:textId="77777777" w:rsidR="00466416" w:rsidRDefault="00466416" w:rsidP="0025790B">
      <w:pPr>
        <w:pStyle w:val="IOPText"/>
        <w:rPr>
          <w:lang w:val="en-US" w:eastAsia="zh-CN"/>
        </w:rPr>
      </w:pPr>
    </w:p>
    <w:p w14:paraId="6EBB5C07" w14:textId="77777777" w:rsidR="00466416" w:rsidRDefault="00466416" w:rsidP="0025790B">
      <w:pPr>
        <w:pStyle w:val="IOPText"/>
        <w:rPr>
          <w:lang w:val="en-US" w:eastAsia="zh-CN"/>
        </w:rPr>
      </w:pPr>
    </w:p>
    <w:p w14:paraId="68A0BC58" w14:textId="77777777" w:rsidR="00466416" w:rsidRDefault="00466416" w:rsidP="0025790B">
      <w:pPr>
        <w:pStyle w:val="IOPText"/>
        <w:rPr>
          <w:lang w:val="en-US" w:eastAsia="zh-CN"/>
        </w:rPr>
      </w:pPr>
    </w:p>
    <w:p w14:paraId="6A0A28EC" w14:textId="77777777" w:rsidR="00466416" w:rsidRDefault="00466416" w:rsidP="0025790B">
      <w:pPr>
        <w:pStyle w:val="IOPText"/>
        <w:rPr>
          <w:lang w:val="en-US" w:eastAsia="zh-CN"/>
        </w:rPr>
      </w:pPr>
    </w:p>
    <w:p w14:paraId="430C3A1E" w14:textId="77777777" w:rsidR="00466416" w:rsidRDefault="00466416" w:rsidP="0025790B">
      <w:pPr>
        <w:pStyle w:val="IOPText"/>
        <w:rPr>
          <w:lang w:val="en-US" w:eastAsia="zh-CN"/>
        </w:rPr>
      </w:pPr>
    </w:p>
    <w:p w14:paraId="761C98E1" w14:textId="77777777" w:rsidR="00466416" w:rsidRDefault="00466416" w:rsidP="0025790B">
      <w:pPr>
        <w:pStyle w:val="IOPText"/>
        <w:rPr>
          <w:lang w:val="en-US" w:eastAsia="zh-CN"/>
        </w:rPr>
      </w:pPr>
    </w:p>
    <w:p w14:paraId="29F08E75" w14:textId="77777777" w:rsidR="00466416" w:rsidRDefault="00466416" w:rsidP="0025790B">
      <w:pPr>
        <w:pStyle w:val="IOPText"/>
        <w:rPr>
          <w:lang w:val="en-US" w:eastAsia="zh-CN"/>
        </w:rPr>
      </w:pPr>
    </w:p>
    <w:p w14:paraId="6C2F2A23" w14:textId="77777777" w:rsidR="00466416" w:rsidRDefault="00466416" w:rsidP="0025790B">
      <w:pPr>
        <w:pStyle w:val="IOPText"/>
        <w:rPr>
          <w:lang w:val="en-US" w:eastAsia="zh-CN"/>
        </w:rPr>
      </w:pPr>
    </w:p>
    <w:p w14:paraId="3ADE596F" w14:textId="77777777" w:rsidR="00466416" w:rsidRDefault="00466416" w:rsidP="0025790B">
      <w:pPr>
        <w:pStyle w:val="IOPText"/>
        <w:rPr>
          <w:lang w:val="en-US" w:eastAsia="zh-CN"/>
        </w:rPr>
      </w:pPr>
    </w:p>
    <w:p w14:paraId="19245058" w14:textId="77777777" w:rsidR="00466416" w:rsidRDefault="00466416" w:rsidP="0025790B">
      <w:pPr>
        <w:pStyle w:val="IOPText"/>
        <w:rPr>
          <w:lang w:val="en-US" w:eastAsia="zh-CN"/>
        </w:rPr>
      </w:pPr>
    </w:p>
    <w:p w14:paraId="072EF513" w14:textId="77777777" w:rsidR="00466416" w:rsidRDefault="00466416" w:rsidP="0025790B">
      <w:pPr>
        <w:pStyle w:val="IOPText"/>
        <w:rPr>
          <w:lang w:val="en-US" w:eastAsia="zh-CN"/>
        </w:rPr>
      </w:pPr>
    </w:p>
    <w:p w14:paraId="571221E0" w14:textId="77777777" w:rsidR="00466416" w:rsidRDefault="00466416" w:rsidP="0025790B">
      <w:pPr>
        <w:pStyle w:val="IOPText"/>
        <w:rPr>
          <w:lang w:val="en-US" w:eastAsia="zh-CN"/>
        </w:rPr>
      </w:pPr>
    </w:p>
    <w:p w14:paraId="40D0F099" w14:textId="77777777" w:rsidR="00466416" w:rsidRDefault="00466416" w:rsidP="0025790B">
      <w:pPr>
        <w:pStyle w:val="IOPText"/>
        <w:rPr>
          <w:lang w:val="en-US" w:eastAsia="zh-CN"/>
        </w:rPr>
      </w:pPr>
    </w:p>
    <w:p w14:paraId="7947D9E8" w14:textId="77777777" w:rsidR="00466416" w:rsidRDefault="00466416" w:rsidP="0025790B">
      <w:pPr>
        <w:pStyle w:val="IOPText"/>
        <w:rPr>
          <w:lang w:val="en-US" w:eastAsia="zh-CN"/>
        </w:rPr>
      </w:pPr>
    </w:p>
    <w:p w14:paraId="3DABC1BE" w14:textId="77777777" w:rsidR="00466416" w:rsidRDefault="00466416" w:rsidP="0025790B">
      <w:pPr>
        <w:pStyle w:val="IOPText"/>
        <w:rPr>
          <w:lang w:val="en-US" w:eastAsia="zh-CN"/>
        </w:rPr>
      </w:pPr>
    </w:p>
    <w:p w14:paraId="54581B96" w14:textId="77777777" w:rsidR="00466416" w:rsidRDefault="00466416" w:rsidP="0025790B">
      <w:pPr>
        <w:pStyle w:val="IOPText"/>
        <w:rPr>
          <w:lang w:val="en-US" w:eastAsia="zh-CN"/>
        </w:rPr>
      </w:pPr>
    </w:p>
    <w:p w14:paraId="1EBCF9F1" w14:textId="77777777" w:rsidR="00466416" w:rsidRDefault="00466416" w:rsidP="0025790B">
      <w:pPr>
        <w:pStyle w:val="IOPText"/>
        <w:rPr>
          <w:lang w:val="en-US" w:eastAsia="zh-CN"/>
        </w:rPr>
      </w:pPr>
    </w:p>
    <w:p w14:paraId="291DFF8B" w14:textId="77777777" w:rsidR="00466416" w:rsidRDefault="00466416" w:rsidP="0025790B">
      <w:pPr>
        <w:pStyle w:val="IOPText"/>
        <w:rPr>
          <w:lang w:val="en-US" w:eastAsia="zh-CN"/>
        </w:rPr>
      </w:pPr>
    </w:p>
    <w:p w14:paraId="21E0C59C" w14:textId="77777777" w:rsidR="00466416" w:rsidRDefault="00466416" w:rsidP="0025790B">
      <w:pPr>
        <w:pStyle w:val="IOPText"/>
        <w:rPr>
          <w:lang w:val="en-US" w:eastAsia="zh-CN"/>
        </w:rPr>
      </w:pPr>
    </w:p>
    <w:p w14:paraId="5BC04A0E" w14:textId="77777777" w:rsidR="00466416" w:rsidRDefault="00466416" w:rsidP="0025790B">
      <w:pPr>
        <w:pStyle w:val="IOPText"/>
        <w:rPr>
          <w:lang w:val="en-US" w:eastAsia="zh-CN"/>
        </w:rPr>
      </w:pPr>
    </w:p>
    <w:p w14:paraId="627BE7D9" w14:textId="77777777" w:rsidR="00466416" w:rsidRDefault="00466416" w:rsidP="0025790B">
      <w:pPr>
        <w:pStyle w:val="IOPText"/>
        <w:rPr>
          <w:lang w:val="en-US" w:eastAsia="zh-CN"/>
        </w:rPr>
      </w:pPr>
    </w:p>
    <w:p w14:paraId="5F6B7A7F" w14:textId="77777777" w:rsidR="00466416" w:rsidRDefault="00466416" w:rsidP="0025790B">
      <w:pPr>
        <w:pStyle w:val="IOPText"/>
        <w:rPr>
          <w:lang w:val="en-US" w:eastAsia="zh-CN"/>
        </w:rPr>
      </w:pPr>
    </w:p>
    <w:p w14:paraId="7CC7024C" w14:textId="77777777" w:rsidR="00466416" w:rsidRDefault="00466416" w:rsidP="0025790B">
      <w:pPr>
        <w:pStyle w:val="IOPText"/>
        <w:rPr>
          <w:lang w:val="en-US" w:eastAsia="zh-CN"/>
        </w:rPr>
      </w:pPr>
    </w:p>
    <w:p w14:paraId="74A2843D" w14:textId="77777777" w:rsidR="00466416" w:rsidRDefault="00466416" w:rsidP="0025790B">
      <w:pPr>
        <w:pStyle w:val="IOPText"/>
        <w:rPr>
          <w:lang w:val="en-US" w:eastAsia="zh-CN"/>
        </w:rPr>
      </w:pPr>
    </w:p>
    <w:p w14:paraId="61AC78AB" w14:textId="39003512" w:rsidR="00466416" w:rsidRPr="00466416" w:rsidRDefault="00466416" w:rsidP="00466416">
      <w:pPr>
        <w:pStyle w:val="Caption"/>
      </w:pPr>
      <w:bookmarkStart w:id="154" w:name="_Ref186710143"/>
      <w:r>
        <w:t xml:space="preserve">Figure </w:t>
      </w:r>
      <w:fldSimple w:instr=" SEQ Figure \* ARABIC ">
        <w:r>
          <w:rPr>
            <w:noProof/>
          </w:rPr>
          <w:t>4</w:t>
        </w:r>
      </w:fldSimple>
      <w:bookmarkEnd w:id="154"/>
      <w:r>
        <w:t>.</w:t>
      </w:r>
      <w:r w:rsidRPr="00CE12A8">
        <w:t xml:space="preserve"> </w:t>
      </w:r>
      <w:r w:rsidRPr="00922C2A">
        <w:t xml:space="preserve">Time trace of velocity under different ratios of </w:t>
      </w:r>
      <m:oMath>
        <m:sSub>
          <m:sSubPr>
            <m:ctrlPr>
              <w:rPr>
                <w:rFonts w:ascii="Cambria Math" w:hAnsi="Cambria Math"/>
              </w:rPr>
            </m:ctrlPr>
          </m:sSubPr>
          <m:e>
            <m:r>
              <w:rPr>
                <w:rFonts w:ascii="Cambria Math" w:hAnsi="Cambria Math"/>
              </w:rPr>
              <m:t>E</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oMath>
      <w:r w:rsidRPr="00922C2A">
        <w:t>. (a)</w:t>
      </w:r>
      <w:r>
        <w:t xml:space="preserve"> V</w:t>
      </w:r>
      <w:r w:rsidRPr="00922C2A">
        <w:t>ertical velocity</w:t>
      </w:r>
      <w:r>
        <w:t>,</w:t>
      </w:r>
      <w:r w:rsidRPr="00922C2A">
        <w:t xml:space="preserve"> (b)</w:t>
      </w:r>
      <w:r>
        <w:t xml:space="preserve"> P</w:t>
      </w:r>
      <w:r w:rsidRPr="00922C2A">
        <w:t>arallel velocity</w:t>
      </w:r>
      <w:r>
        <w:t>,</w:t>
      </w:r>
      <w:r w:rsidRPr="00922C2A">
        <w:t xml:space="preserve"> (c) Zoom in parallel </w:t>
      </w:r>
      <w:r w:rsidRPr="00CE12A8">
        <w:t>velocity</w:t>
      </w:r>
      <w:r w:rsidRPr="00922C2A">
        <w:t>.</w:t>
      </w:r>
    </w:p>
    <w:p w14:paraId="773EC791" w14:textId="66EE5E81" w:rsidR="0025790B" w:rsidRDefault="00821D74" w:rsidP="0025790B">
      <w:pPr>
        <w:pStyle w:val="IOPText"/>
        <w:rPr>
          <w:lang w:val="en-US" w:eastAsia="zh-CN"/>
        </w:rPr>
      </w:pPr>
      <w:r w:rsidRPr="00821D74">
        <w:rPr>
          <w:lang w:val="en-US" w:eastAsia="zh-CN"/>
        </w:rPr>
        <w:t>To determine which type of electromagnetic wave is responsible for the</w:t>
      </w:r>
      <w:r>
        <w:rPr>
          <w:lang w:val="en-US" w:eastAsia="zh-CN"/>
        </w:rPr>
        <w:t xml:space="preserve"> </w:t>
      </w:r>
      <w:r w:rsidRPr="00821D74">
        <w:rPr>
          <w:lang w:val="en-US" w:eastAsia="zh-CN"/>
        </w:rPr>
        <w:t xml:space="preserve">Normal Doppler Effect, and the Anomalous Doppler Effect separately, we decompose the linearly polarized wave into left-handed and right-handed circular polarizations. We observe that the right-hand circular polarized wave is responsible for the Normal Doppler Effect, while the left-hand circularly polarized wave induces the Anomalous Doppler Effect,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e</w:t>
      </w:r>
      <w:r>
        <w:rPr>
          <w:rFonts w:hint="eastAsia"/>
          <w:lang w:val="en-US" w:eastAsia="zh-CN"/>
        </w:rPr>
        <w:t>)</w:t>
      </w:r>
      <w:r>
        <w:rPr>
          <w:lang w:val="en-US" w:eastAsia="zh-CN"/>
        </w:rPr>
        <w:t xml:space="preserve"> </w:t>
      </w:r>
      <w:r w:rsidRPr="00821D74">
        <w:rPr>
          <w:lang w:val="en-US" w:eastAsia="zh-CN"/>
        </w:rPr>
        <w:t xml:space="preserve">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sidR="00501828">
        <w:rPr>
          <w:lang w:val="en-US" w:eastAsia="zh-CN"/>
        </w:rPr>
        <w:t>3</w:t>
      </w:r>
      <w:r>
        <w:rPr>
          <w:lang w:val="en-US" w:eastAsia="zh-CN"/>
        </w:rPr>
        <w:fldChar w:fldCharType="end"/>
      </w:r>
      <w:r>
        <w:rPr>
          <w:rFonts w:hint="eastAsia"/>
          <w:lang w:val="en-US" w:eastAsia="zh-CN"/>
        </w:rPr>
        <w:t>(</w:t>
      </w:r>
      <w:r>
        <w:rPr>
          <w:lang w:val="en-US" w:eastAsia="zh-CN"/>
        </w:rPr>
        <w:t>f</w:t>
      </w:r>
      <w:r>
        <w:rPr>
          <w:rFonts w:hint="eastAsia"/>
          <w:lang w:val="en-US" w:eastAsia="zh-CN"/>
        </w:rPr>
        <w:t>)</w:t>
      </w:r>
      <w:r w:rsidRPr="00821D74">
        <w:rPr>
          <w:lang w:val="en-US" w:eastAsia="zh-CN"/>
        </w:rPr>
        <w:t>, which aligns well with our analysis</w:t>
      </w:r>
      <w:r w:rsidR="00507CEA">
        <w:rPr>
          <w:lang w:val="en-US" w:eastAsia="zh-CN"/>
        </w:rPr>
        <w:t xml:space="preserve"> in appendix</w:t>
      </w:r>
      <w:r w:rsidRPr="00821D74">
        <w:rPr>
          <w:lang w:val="en-US" w:eastAsia="zh-CN"/>
        </w:rPr>
        <w:t>.</w:t>
      </w:r>
    </w:p>
    <w:p w14:paraId="0AF672DB" w14:textId="77777777" w:rsidR="0025790B" w:rsidRDefault="0025790B" w:rsidP="0025790B">
      <w:pPr>
        <w:pStyle w:val="IOPText"/>
      </w:pPr>
      <w:r w:rsidRPr="0025790B">
        <w:rPr>
          <w:lang w:val="en-US" w:eastAsia="zh-CN"/>
        </w:rPr>
        <w:t xml:space="preserve">This phenomenon is understood through the conservation of angular momentum and momentum. The electron exhibits right-hand circular polarization of its orbital motion in a magnetic field. When an electron absorbs right-hand circularly polarized electromagnetic waves propagating parallel to the magnetic field, the conservation of momentum and angular momentum causes an increase in the electron's parallel momentum and rotational energy, corresponding to the Normal Doppler Effect. Conversely, when the electron emits left-hand circularly polarized electromagnetic waves propagating parallel to the magnetic field, the conservation of momentum results in a decrease in the electron’s parallel momentum, while the conservation of angular momentum leads to an increase in its rotational energy, corresponding to the Anomalous Doppler Effect. It is important to note that the </w:t>
      </w:r>
      <w:r w:rsidRPr="0025790B">
        <w:rPr>
          <w:lang w:val="en-US" w:eastAsia="zh-CN"/>
        </w:rPr>
        <w:lastRenderedPageBreak/>
        <w:t>Cherenkov effect does not involve electromagnetic waves, as it is primarily associated with electrostatic waves.</w:t>
      </w:r>
      <w:r w:rsidRPr="0025790B">
        <w:t xml:space="preserve"> </w:t>
      </w:r>
    </w:p>
    <w:p w14:paraId="62C6FCDB" w14:textId="232B6F59" w:rsidR="0025790B" w:rsidRPr="0025790B" w:rsidRDefault="0025790B" w:rsidP="0025790B">
      <w:pPr>
        <w:pStyle w:val="IOPText"/>
        <w:rPr>
          <w:lang w:val="en-US" w:eastAsia="zh-CN"/>
        </w:rPr>
      </w:pPr>
      <w:r w:rsidRPr="0025790B">
        <w:rPr>
          <w:lang w:val="en-US" w:eastAsia="zh-CN"/>
        </w:rPr>
        <w:t xml:space="preserve">We observe that when the Anomalous Doppler Effect (ADE) occurs at </w:t>
      </w:r>
      <w:r>
        <w:rPr>
          <w:lang w:val="en-US" w:eastAsia="zh-CN"/>
        </w:rPr>
        <w:t>113</w:t>
      </w:r>
      <m:oMath>
        <m:sSub>
          <m:sSubPr>
            <m:ctrlPr>
              <w:rPr>
                <w:rFonts w:ascii="Cambria Math" w:hAnsi="Cambria Math"/>
                <w:lang w:val="en-US" w:eastAsia="zh-CN"/>
              </w:rPr>
            </m:ctrlPr>
          </m:sSubPr>
          <m:e>
            <m:r>
              <m:rPr>
                <m:sty m:val="p"/>
              </m:rPr>
              <w:rPr>
                <w:rFonts w:ascii="Cambria Math" w:hAnsi="Cambria Math"/>
                <w:lang w:val="en-US" w:eastAsia="zh-CN"/>
              </w:rPr>
              <m:t>τ</m:t>
            </m:r>
          </m:e>
          <m:sub>
            <m:r>
              <m:rPr>
                <m:sty m:val="p"/>
              </m:rPr>
              <w:rPr>
                <w:rFonts w:ascii="Cambria Math" w:hAnsi="Cambria Math"/>
                <w:lang w:val="en-US" w:eastAsia="zh-CN"/>
              </w:rPr>
              <m:t>ce</m:t>
            </m:r>
          </m:sub>
        </m:sSub>
      </m:oMath>
      <w:r w:rsidRPr="0025790B">
        <w:rPr>
          <w:lang w:val="en-US" w:eastAsia="zh-CN"/>
        </w:rPr>
        <w:t xml:space="preserve"> , a portion of the parallel velocity is scattered into the cyclotron velocity, as shown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(e) and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 xml:space="preserve">(f). Despite this scattering, the parallel velocity continues to increase due to the influence of the background accelerating electrostatic field, eventually exceeding the resonant velocity, as illustrated in </w:t>
      </w:r>
      <w:r>
        <w:rPr>
          <w:rFonts w:hint="eastAsia"/>
          <w:lang w:val="en-US" w:eastAsia="zh-CN"/>
        </w:rPr>
        <w:t xml:space="preserve">figure </w:t>
      </w:r>
      <w:r>
        <w:rPr>
          <w:lang w:val="en-US" w:eastAsia="zh-CN"/>
        </w:rPr>
        <w:fldChar w:fldCharType="begin"/>
      </w:r>
      <w:r>
        <w:rPr>
          <w:lang w:val="en-US" w:eastAsia="zh-CN"/>
        </w:rPr>
        <w:instrText xml:space="preserve"> </w:instrText>
      </w:r>
      <w:r>
        <w:rPr>
          <w:rFonts w:hint="eastAsia"/>
          <w:lang w:val="en-US" w:eastAsia="zh-CN"/>
        </w:rPr>
        <w:instrText>REF _Ref186679777 \h</w:instrText>
      </w:r>
      <w:r>
        <w:rPr>
          <w:lang w:val="en-US" w:eastAsia="zh-CN"/>
        </w:rPr>
        <w:instrText xml:space="preserve"> </w:instrText>
      </w:r>
      <w:r>
        <w:rPr>
          <w:rFonts w:hint="eastAsia"/>
          <w:lang w:val="en-US" w:eastAsia="zh-CN"/>
        </w:rPr>
        <w:instrText>\#"0"</w:instrText>
      </w:r>
      <w:r>
        <w:rPr>
          <w:lang w:val="en-US" w:eastAsia="zh-CN"/>
        </w:rPr>
      </w:r>
      <w:r>
        <w:rPr>
          <w:lang w:val="en-US" w:eastAsia="zh-CN"/>
        </w:rPr>
        <w:fldChar w:fldCharType="separate"/>
      </w:r>
      <w:r>
        <w:rPr>
          <w:lang w:val="en-US" w:eastAsia="zh-CN"/>
        </w:rPr>
        <w:t>3</w:t>
      </w:r>
      <w:r>
        <w:rPr>
          <w:lang w:val="en-US" w:eastAsia="zh-CN"/>
        </w:rPr>
        <w:fldChar w:fldCharType="end"/>
      </w:r>
      <w:r w:rsidRPr="0025790B">
        <w:rPr>
          <w:lang w:val="en-US" w:eastAsia="zh-CN"/>
        </w:rPr>
        <w:t>(b). If the parallel velocity increase driven by the electrostatic field could be efficiently and timely redirected into the cyclotron velocity, it may be possible to trap the parallel velocity and prevent its further escalation.</w:t>
      </w:r>
    </w:p>
    <w:p w14:paraId="64ED89E9" w14:textId="77777777" w:rsidR="0025790B" w:rsidRPr="00821D74" w:rsidRDefault="0025790B" w:rsidP="00821D74">
      <w:pPr>
        <w:pStyle w:val="IOPText"/>
        <w:rPr>
          <w:lang w:val="en-US" w:eastAsia="zh-CN"/>
        </w:rPr>
      </w:pPr>
    </w:p>
    <w:p w14:paraId="251645E3" w14:textId="36EC162F" w:rsidR="00821D74" w:rsidRDefault="00CE12A8" w:rsidP="00CE12A8">
      <w:pPr>
        <w:pStyle w:val="IOPH1"/>
        <w:rPr>
          <w:lang w:val="en-US" w:eastAsia="zh-CN"/>
        </w:rPr>
      </w:pPr>
      <w:r w:rsidRPr="00CE12A8">
        <w:rPr>
          <w:lang w:val="en-US" w:eastAsia="zh-CN"/>
        </w:rPr>
        <w:t>III. Critical Trapping Threshold of Anomalous Doppler Effect</w:t>
      </w:r>
    </w:p>
    <w:p w14:paraId="7ECB0EE7" w14:textId="77777777" w:rsidR="00CE12A8" w:rsidRPr="00CE12A8" w:rsidRDefault="00CE12A8" w:rsidP="00CE12A8">
      <w:pPr>
        <w:pStyle w:val="IOPText"/>
        <w:rPr>
          <w:lang w:val="en-US" w:eastAsia="zh-CN"/>
        </w:rPr>
      </w:pPr>
      <w:r w:rsidRPr="00CE12A8">
        <w:rPr>
          <w:lang w:val="en-US" w:eastAsia="zh-CN"/>
        </w:rPr>
        <w:t>The Anomalous Doppler Effect functions as an effective damping force that impedes the electron acceleration process. By increasing the intensity of the electromagnetic wave, it is theoretically possible to balance the electrostatic field force, preventing further electron acceleration by the electrostatic field. The existence of this equilibrium will be demonstrated by varying the electromagnetic wave field intensity.</w:t>
      </w:r>
    </w:p>
    <w:p w14:paraId="1A1BDF05" w14:textId="1723171E" w:rsidR="00CE12A8" w:rsidRDefault="00CE12A8" w:rsidP="00CE12A8">
      <w:pPr>
        <w:pStyle w:val="IOPText"/>
        <w:rPr>
          <w:lang w:val="en-US" w:eastAsia="zh-CN"/>
        </w:rPr>
      </w:pPr>
      <w:r w:rsidRPr="00CE12A8">
        <w:rPr>
          <w:lang w:val="en-US" w:eastAsia="zh-CN"/>
        </w:rPr>
        <w:t xml:space="preserve">An electromagnetic wave with only a left-hand polarized circular component is considered, characterized by a wave vector </w:t>
      </w:r>
      <m:oMath>
        <m:r>
          <w:rPr>
            <w:rFonts w:ascii="Cambria Math" w:hAnsi="Cambria Math"/>
            <w:lang w:val="en-US" w:eastAsia="zh-CN"/>
          </w:rPr>
          <m:t>k=</m:t>
        </m:r>
        <m:sSup>
          <m:sSupPr>
            <m:ctrlPr>
              <w:rPr>
                <w:rFonts w:ascii="Cambria Math" w:hAnsi="Cambria Math"/>
                <w:i/>
                <w:lang w:val="en-US" w:eastAsia="zh-CN"/>
              </w:rPr>
            </m:ctrlPr>
          </m:sSupPr>
          <m:e>
            <m:r>
              <w:rPr>
                <w:rFonts w:ascii="Cambria Math" w:hAnsi="Cambria Math"/>
                <w:lang w:val="en-US" w:eastAsia="zh-CN"/>
              </w:rPr>
              <m:t>10</m:t>
            </m:r>
          </m:e>
          <m:sup>
            <m:r>
              <w:rPr>
                <w:rFonts w:ascii="Cambria Math" w:hAnsi="Cambria Math"/>
                <w:lang w:val="en-US" w:eastAsia="zh-CN"/>
              </w:rPr>
              <m:t>5</m:t>
            </m:r>
          </m:sup>
        </m:sSup>
        <m:r>
          <w:rPr>
            <w:rFonts w:ascii="Cambria Math" w:hAnsi="Cambria Math"/>
            <w:lang w:val="en-US" w:eastAsia="zh-CN"/>
          </w:rPr>
          <m:t>/m</m:t>
        </m:r>
      </m:oMath>
      <w:r w:rsidRPr="00CE12A8">
        <w:rPr>
          <w:lang w:val="en-US" w:eastAsia="zh-CN"/>
        </w:rPr>
        <w:t xml:space="preserve"> and freque</w:t>
      </w:r>
      <w:r w:rsidRPr="00163814">
        <w:rPr>
          <w:lang w:val="en-US" w:eastAsia="zh-CN"/>
        </w:rPr>
        <w:t xml:space="preserve">ncy </w:t>
      </w:r>
      <m:oMath>
        <m:r>
          <w:rPr>
            <w:rFonts w:ascii="Cambria Math" w:hAnsi="Cambria Math"/>
            <w:lang w:val="en-US" w:eastAsia="zh-CN"/>
          </w:rPr>
          <m:t xml:space="preserve">ω=1.5 </m:t>
        </m:r>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oMath>
      <w:r w:rsidRPr="00163814">
        <w:rPr>
          <w:lang w:val="en-US" w:eastAsia="zh-CN"/>
        </w:rPr>
        <w:t xml:space="preserve">, where </w:t>
      </w:r>
      <m:oMath>
        <m:sSub>
          <m:sSubPr>
            <m:ctrlPr>
              <w:rPr>
                <w:rFonts w:ascii="Cambria Math" w:hAnsi="Cambria Math"/>
                <w:i/>
                <w:lang w:val="en-US" w:eastAsia="zh-CN"/>
              </w:rPr>
            </m:ctrlPr>
          </m:sSubPr>
          <m:e>
            <m:r>
              <w:rPr>
                <w:rFonts w:ascii="Cambria Math" w:hAnsi="Cambria Math"/>
                <w:lang w:val="en-US" w:eastAsia="zh-CN"/>
              </w:rPr>
              <m:t>ω</m:t>
            </m:r>
          </m:e>
          <m:sub>
            <m:r>
              <w:rPr>
                <w:rFonts w:ascii="Cambria Math" w:hAnsi="Cambria Math"/>
                <w:lang w:val="en-US" w:eastAsia="zh-CN"/>
              </w:rPr>
              <m:t>0</m:t>
            </m:r>
          </m:sub>
        </m:sSub>
        <m:r>
          <w:rPr>
            <w:rFonts w:ascii="Cambria Math" w:hAnsi="Cambria Math"/>
            <w:lang w:val="en-US" w:eastAsia="zh-CN"/>
          </w:rPr>
          <m:t>=(e</m:t>
        </m:r>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 xml:space="preserve"> )/</m:t>
        </m:r>
        <m:sSub>
          <m:sSubPr>
            <m:ctrlPr>
              <w:rPr>
                <w:rFonts w:ascii="Cambria Math" w:hAnsi="Cambria Math"/>
                <w:i/>
                <w:lang w:val="en-US" w:eastAsia="zh-CN"/>
              </w:rPr>
            </m:ctrlPr>
          </m:sSubPr>
          <m:e>
            <m:r>
              <w:rPr>
                <w:rFonts w:ascii="Cambria Math" w:hAnsi="Cambria Math"/>
                <w:lang w:val="en-US" w:eastAsia="zh-CN"/>
              </w:rPr>
              <m:t>m</m:t>
            </m:r>
          </m:e>
          <m:sub>
            <m:r>
              <w:rPr>
                <w:rFonts w:ascii="Cambria Math" w:hAnsi="Cambria Math"/>
                <w:lang w:val="en-US" w:eastAsia="zh-CN"/>
              </w:rPr>
              <m:t>0</m:t>
            </m:r>
          </m:sub>
        </m:sSub>
      </m:oMath>
      <w:r w:rsidRPr="00163814">
        <w:rPr>
          <w:lang w:val="en-US" w:eastAsia="zh-CN"/>
        </w:rPr>
        <w:t>,</w:t>
      </w:r>
      <w:r w:rsidR="00C8633A" w:rsidRPr="00163814">
        <w:rPr>
          <w:rFonts w:hint="eastAsia"/>
          <w:lang w:val="en-US" w:eastAsia="zh-CN"/>
        </w:rPr>
        <w:t xml:space="preserve"> refers to the </w:t>
      </w:r>
      <w:r w:rsidR="00C8633A" w:rsidRPr="00163814">
        <w:rPr>
          <w:lang w:val="en-US" w:eastAsia="zh-CN"/>
        </w:rPr>
        <w:t>electr</w:t>
      </w:r>
      <w:r w:rsidR="00C8633A">
        <w:rPr>
          <w:lang w:val="en-US" w:eastAsia="zh-CN"/>
        </w:rPr>
        <w:t>on</w:t>
      </w:r>
      <w:r w:rsidR="00C8633A">
        <w:rPr>
          <w:rFonts w:hint="eastAsia"/>
          <w:lang w:val="en-US" w:eastAsia="zh-CN"/>
        </w:rPr>
        <w:t xml:space="preserve"> </w:t>
      </w:r>
      <w:r w:rsidR="00C8633A">
        <w:rPr>
          <w:lang w:val="en-US" w:eastAsia="zh-CN"/>
        </w:rPr>
        <w:t>cyclotron</w:t>
      </w:r>
      <w:r w:rsidR="00C8633A">
        <w:rPr>
          <w:rFonts w:hint="eastAsia"/>
          <w:lang w:val="en-US" w:eastAsia="zh-CN"/>
        </w:rPr>
        <w:t xml:space="preserve"> frequency in rest </w:t>
      </w:r>
      <w:proofErr w:type="gramStart"/>
      <w:r w:rsidR="00C8633A">
        <w:rPr>
          <w:rFonts w:hint="eastAsia"/>
          <w:lang w:val="en-US" w:eastAsia="zh-CN"/>
        </w:rPr>
        <w:t xml:space="preserve">frame </w:t>
      </w:r>
      <w:r w:rsidRPr="00CE12A8">
        <w:rPr>
          <w:lang w:val="en-US" w:eastAsia="zh-CN"/>
        </w:rPr>
        <w:t xml:space="preserve"> and</w:t>
      </w:r>
      <w:proofErr w:type="gramEnd"/>
      <w:r w:rsidRPr="00CE12A8">
        <w:rPr>
          <w:lang w:val="en-US" w:eastAsia="zh-CN"/>
        </w:rPr>
        <w:t xml:space="preserve"> k is aligned parallel to the static magnetic field. The electrostatic field and static magnetic field are set to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r>
          <w:rPr>
            <w:rFonts w:ascii="Cambria Math" w:hAnsi="Cambria Math"/>
            <w:lang w:val="en-US" w:eastAsia="zh-CN"/>
          </w:rPr>
          <m:t>=-2.5 V</m:t>
        </m:r>
      </m:oMath>
      <w:r w:rsidRPr="00CE12A8">
        <w:rPr>
          <w:lang w:val="en-US" w:eastAsia="zh-CN"/>
        </w:rPr>
        <w:t xml:space="preserve"> and </w:t>
      </w:r>
      <m:oMath>
        <m:sSub>
          <m:sSubPr>
            <m:ctrlPr>
              <w:rPr>
                <w:rFonts w:ascii="Cambria Math" w:hAnsi="Cambria Math"/>
                <w:i/>
                <w:lang w:val="en-US" w:eastAsia="zh-CN"/>
              </w:rPr>
            </m:ctrlPr>
          </m:sSubPr>
          <m:e>
            <m:r>
              <w:rPr>
                <w:rFonts w:ascii="Cambria Math" w:hAnsi="Cambria Math"/>
                <w:lang w:val="en-US" w:eastAsia="zh-CN"/>
              </w:rPr>
              <m:t>B</m:t>
            </m:r>
          </m:e>
          <m:sub>
            <m:r>
              <w:rPr>
                <w:rFonts w:ascii="Cambria Math" w:hAnsi="Cambria Math"/>
                <w:lang w:val="en-US" w:eastAsia="zh-CN"/>
              </w:rPr>
              <m:t>0</m:t>
            </m:r>
          </m:sub>
        </m:sSub>
        <m:r>
          <w:rPr>
            <w:rFonts w:ascii="Cambria Math" w:hAnsi="Cambria Math"/>
            <w:lang w:val="en-US" w:eastAsia="zh-CN"/>
          </w:rPr>
          <m:t>=0.02 T</m:t>
        </m:r>
      </m:oMath>
      <w:r w:rsidRPr="00CE12A8">
        <w:rPr>
          <w:lang w:val="en-US" w:eastAsia="zh-CN"/>
        </w:rPr>
        <w:t>, respectively. As shown in</w:t>
      </w:r>
      <w:r w:rsidR="002B66DF">
        <w:rPr>
          <w:lang w:val="en-US" w:eastAsia="zh-CN"/>
        </w:rPr>
        <w:t xml:space="preserve"> figure</w:t>
      </w:r>
      <w:r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Pr="00CE12A8">
        <w:rPr>
          <w:lang w:val="en-US" w:eastAsia="zh-CN"/>
        </w:rPr>
        <w:t>, increasing the energy of the electromagnetic wave results in the parallel velocity becoming trapped in the resonant condition, ceasing to increase,</w:t>
      </w:r>
      <w:r w:rsidR="002B66DF">
        <w:rPr>
          <w:lang w:val="en-US" w:eastAsia="zh-CN"/>
        </w:rPr>
        <w:t xml:space="preserve"> as shown in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(b) and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 xml:space="preserve">(c) </w:t>
      </w:r>
      <w:r w:rsidRPr="00CE12A8">
        <w:rPr>
          <w:lang w:val="en-US" w:eastAsia="zh-CN"/>
        </w:rPr>
        <w:t xml:space="preserve">while the perpendicular velocity continues to rise once the ratio </w:t>
      </w:r>
      <m:oMath>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w</m:t>
            </m:r>
          </m:sub>
        </m:sSub>
        <m:r>
          <w:rPr>
            <w:rFonts w:ascii="Cambria Math" w:hAnsi="Cambria Math"/>
            <w:lang w:val="en-US" w:eastAsia="zh-CN"/>
          </w:rPr>
          <m:t>/</m:t>
        </m:r>
        <m:sSub>
          <m:sSubPr>
            <m:ctrlPr>
              <w:rPr>
                <w:rFonts w:ascii="Cambria Math" w:hAnsi="Cambria Math"/>
                <w:i/>
                <w:lang w:val="en-US" w:eastAsia="zh-CN"/>
              </w:rPr>
            </m:ctrlPr>
          </m:sSubPr>
          <m:e>
            <m:r>
              <w:rPr>
                <w:rFonts w:ascii="Cambria Math" w:hAnsi="Cambria Math"/>
                <w:lang w:val="en-US" w:eastAsia="zh-CN"/>
              </w:rPr>
              <m:t>E</m:t>
            </m:r>
          </m:e>
          <m:sub>
            <m:r>
              <w:rPr>
                <w:rFonts w:ascii="Cambria Math" w:hAnsi="Cambria Math"/>
                <w:lang w:val="en-US" w:eastAsia="zh-CN"/>
              </w:rPr>
              <m:t>0</m:t>
            </m:r>
          </m:sub>
        </m:sSub>
      </m:oMath>
      <w:r w:rsidRPr="00CE12A8">
        <w:rPr>
          <w:lang w:val="en-US" w:eastAsia="zh-CN"/>
        </w:rPr>
        <w:t xml:space="preserve"> exceeds a specific threshold</w:t>
      </w:r>
      <w:r w:rsidR="002B66DF">
        <w:rPr>
          <w:lang w:val="en-US" w:eastAsia="zh-CN"/>
        </w:rPr>
        <w:t xml:space="preserve"> (figure</w:t>
      </w:r>
      <w:r w:rsidR="002B66DF" w:rsidRPr="00CE12A8">
        <w:rPr>
          <w:lang w:val="en-US" w:eastAsia="zh-CN"/>
        </w:rPr>
        <w:t xml:space="preserve"> </w:t>
      </w:r>
      <w:r w:rsidR="002B66DF">
        <w:rPr>
          <w:lang w:val="en-US" w:eastAsia="zh-CN"/>
        </w:rPr>
        <w:fldChar w:fldCharType="begin"/>
      </w:r>
      <w:r w:rsidR="002B66DF">
        <w:rPr>
          <w:lang w:val="en-US" w:eastAsia="zh-CN"/>
        </w:rPr>
        <w:instrText xml:space="preserve"> REF _Ref186710143 \h\#"0" </w:instrText>
      </w:r>
      <w:r w:rsidR="002B66DF">
        <w:rPr>
          <w:lang w:val="en-US" w:eastAsia="zh-CN"/>
        </w:rPr>
      </w:r>
      <w:r w:rsidR="002B66DF">
        <w:rPr>
          <w:lang w:val="en-US" w:eastAsia="zh-CN"/>
        </w:rPr>
        <w:fldChar w:fldCharType="separate"/>
      </w:r>
      <w:r w:rsidR="00501828">
        <w:rPr>
          <w:lang w:val="en-US" w:eastAsia="zh-CN"/>
        </w:rPr>
        <w:t>4</w:t>
      </w:r>
      <w:r w:rsidR="002B66DF">
        <w:rPr>
          <w:lang w:val="en-US" w:eastAsia="zh-CN"/>
        </w:rPr>
        <w:fldChar w:fldCharType="end"/>
      </w:r>
      <w:r w:rsidR="002B66DF">
        <w:rPr>
          <w:lang w:val="en-US" w:eastAsia="zh-CN"/>
        </w:rPr>
        <w:t>(a))</w:t>
      </w:r>
      <w:r w:rsidRPr="00CE12A8">
        <w:rPr>
          <w:lang w:val="en-US" w:eastAsia="zh-CN"/>
        </w:rPr>
        <w:t>. The electron’s orbit and momentum of the trapped electron are illustrated in</w:t>
      </w:r>
      <w:r w:rsidR="00C4769E">
        <w:rPr>
          <w:lang w:val="en-US" w:eastAsia="zh-CN"/>
        </w:rPr>
        <w:t xml:space="preserve"> figure</w:t>
      </w:r>
      <w:r w:rsidRPr="00CE12A8">
        <w:rPr>
          <w:lang w:val="en-US" w:eastAsia="zh-CN"/>
        </w:rPr>
        <w:t xml:space="preserve"> </w:t>
      </w:r>
      <w:r w:rsidR="00C4769E">
        <w:rPr>
          <w:lang w:val="en-US" w:eastAsia="zh-CN"/>
        </w:rPr>
        <w:fldChar w:fldCharType="begin"/>
      </w:r>
      <w:r w:rsidR="00C4769E">
        <w:rPr>
          <w:lang w:val="en-US" w:eastAsia="zh-CN"/>
        </w:rPr>
        <w:instrText xml:space="preserve"> REF _Ref186709568 \h\#"0" </w:instrText>
      </w:r>
      <w:r w:rsidR="00C4769E">
        <w:rPr>
          <w:lang w:val="en-US" w:eastAsia="zh-CN"/>
        </w:rPr>
      </w:r>
      <w:r w:rsidR="00C4769E">
        <w:rPr>
          <w:lang w:val="en-US" w:eastAsia="zh-CN"/>
        </w:rPr>
        <w:fldChar w:fldCharType="separate"/>
      </w:r>
      <w:r w:rsidR="00501828">
        <w:rPr>
          <w:lang w:val="en-US" w:eastAsia="zh-CN"/>
        </w:rPr>
        <w:t>5</w:t>
      </w:r>
      <w:r w:rsidR="00C4769E">
        <w:rPr>
          <w:lang w:val="en-US" w:eastAsia="zh-CN"/>
        </w:rPr>
        <w:fldChar w:fldCharType="end"/>
      </w:r>
      <w:r w:rsidRPr="00CE12A8">
        <w:rPr>
          <w:lang w:val="en-US" w:eastAsia="zh-CN"/>
        </w:rPr>
        <w:t>.</w:t>
      </w:r>
    </w:p>
    <w:p w14:paraId="3DAED8A5" w14:textId="3BA0206D" w:rsidR="00CE12A8" w:rsidRPr="00A419B8" w:rsidRDefault="00CE12A8" w:rsidP="00CE12A8">
      <w:pPr>
        <w:pStyle w:val="IOPText"/>
        <w:rPr>
          <w:noProof/>
        </w:rPr>
      </w:pPr>
      <w:r w:rsidRPr="00A419B8">
        <w:rPr>
          <w:noProof/>
        </w:rPr>
        <w:t xml:space="preserve">The threshold field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w:rPr>
            <w:rFonts w:ascii="Cambria Math" w:hAnsi="Cambria Math"/>
          </w:rPr>
          <m:t xml:space="preserve"> </m:t>
        </m:r>
      </m:oMath>
      <w:r w:rsidRPr="00A419B8">
        <w:rPr>
          <w:noProof/>
        </w:rPr>
        <w:t xml:space="preserve">can be determined by adjusting the electromagnetic wave intensity using a dichotomy control method, based on the final parallel velocity over a sufficiently long time. The critical ratios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rPr>
          <m:t xml:space="preserve"> </m:t>
        </m:r>
      </m:oMath>
      <w:r>
        <w:rPr>
          <w:noProof/>
        </w:rPr>
        <w:t xml:space="preserve"> </w:t>
      </w:r>
      <w:r w:rsidRPr="00A419B8">
        <w:rPr>
          <w:noProof/>
        </w:rPr>
        <w:t xml:space="preserve">as functions of the dimensionless </w:t>
      </w:r>
      <w:r w:rsidRPr="00163814">
        <w:rPr>
          <w:noProof/>
        </w:rPr>
        <w:t xml:space="preserve">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r>
          <w:rPr>
            <w:rFonts w:ascii="Cambria Math" w:hAnsi="Cambria Math"/>
          </w:rPr>
          <m:t xml:space="preserve"> </m:t>
        </m:r>
      </m:oMath>
      <w:r w:rsidRPr="00163814">
        <w:rPr>
          <w:noProof/>
        </w:rPr>
        <w:t xml:space="preserve"> </w:t>
      </w:r>
      <w:r w:rsidRPr="00A419B8">
        <w:rPr>
          <w:noProof/>
        </w:rPr>
        <w:t xml:space="preserve">are shown in </w:t>
      </w:r>
      <w:r w:rsidR="00DC3240">
        <w:rPr>
          <w:noProof/>
        </w:rPr>
        <w:t xml:space="preserve">figure </w:t>
      </w:r>
      <w:r w:rsidR="00DC3240">
        <w:rPr>
          <w:noProof/>
        </w:rPr>
        <w:fldChar w:fldCharType="begin"/>
      </w:r>
      <w:r w:rsidR="00DC3240">
        <w:rPr>
          <w:noProof/>
        </w:rPr>
        <w:instrText xml:space="preserve"> REF _Ref186710457 \h\#"0" </w:instrText>
      </w:r>
      <w:r w:rsidR="00DC3240">
        <w:rPr>
          <w:noProof/>
        </w:rPr>
      </w:r>
      <w:r w:rsidR="00DC3240">
        <w:rPr>
          <w:noProof/>
        </w:rPr>
        <w:fldChar w:fldCharType="separate"/>
      </w:r>
      <w:r w:rsidR="00501828">
        <w:rPr>
          <w:noProof/>
        </w:rPr>
        <w:t>6</w:t>
      </w:r>
      <w:r w:rsidR="00DC3240">
        <w:rPr>
          <w:noProof/>
        </w:rPr>
        <w:fldChar w:fldCharType="end"/>
      </w:r>
      <w:r w:rsidRPr="00A419B8">
        <w:rPr>
          <w:noProof/>
        </w:rPr>
        <w:t xml:space="preserve">, with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sidRPr="00F40DD9">
        <w:rPr>
          <w:noProof/>
        </w:rPr>
        <w:t xml:space="preserve"> </w:t>
      </w:r>
      <w:r w:rsidRPr="00A419B8">
        <w:rPr>
          <w:noProof/>
        </w:rPr>
        <w:t xml:space="preserve">and the wave vector k set at </w:t>
      </w:r>
      <m:oMath>
        <m:r>
          <w:rPr>
            <w:rFonts w:ascii="Cambria Math" w:hAnsi="Cambria Math" w:cs="Cambria Math"/>
            <w:noProof/>
          </w:rPr>
          <m:t>θ</m:t>
        </m:r>
        <m:r>
          <m:rPr>
            <m:sty m:val="p"/>
          </m:rPr>
          <w:rPr>
            <w:rFonts w:ascii="Cambria Math" w:hAnsi="Cambria Math"/>
            <w:noProof/>
          </w:rPr>
          <m:t>=0, 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,and 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sidRPr="00A419B8">
        <w:rPr>
          <w:noProof/>
        </w:rPr>
        <w:t xml:space="preserve">. </w:t>
      </w:r>
      <w:r w:rsidR="00DC3240">
        <w:rPr>
          <w:noProof/>
        </w:rPr>
        <w:t xml:space="preserve"> W</w:t>
      </w:r>
      <w:r w:rsidRPr="00A419B8">
        <w:rPr>
          <w:noProof/>
        </w:rPr>
        <w:t xml:space="preserve">hen the magnetic field strength B and wave frequency </w:t>
      </w:r>
      <m:oMath>
        <m:r>
          <w:rPr>
            <w:rFonts w:ascii="Cambria Math" w:hAnsi="Cambria Math" w:cs="Cambria Math"/>
            <w:noProof/>
          </w:rPr>
          <m:t>ω</m:t>
        </m:r>
      </m:oMath>
      <w:r w:rsidRPr="00F40DD9">
        <w:rPr>
          <w:noProof/>
        </w:rPr>
        <w:t xml:space="preserve"> </w:t>
      </w:r>
      <w:r w:rsidRPr="00A419B8">
        <w:rPr>
          <w:noProof/>
        </w:rPr>
        <w:t xml:space="preserve">are held constant, a decrease in the wave vector k results in a higher critical field strength. This is because a lower k corresponds to a higher resonant velocity, leading to an increase in the power imparted by the static electric field,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Pr="00A419B8">
        <w:rPr>
          <w:noProof/>
        </w:rPr>
        <w:t>. Consequently, a stronger electromagnetic wave intensity is required to achieve timely conversion of parallel energy.</w:t>
      </w:r>
    </w:p>
    <w:p w14:paraId="38700CFB" w14:textId="77777777" w:rsidR="00CE12A8" w:rsidRDefault="00CE12A8" w:rsidP="00CE12A8">
      <w:pPr>
        <w:pStyle w:val="IOPText"/>
        <w:rPr>
          <w:lang w:val="en-US" w:eastAsia="zh-CN"/>
        </w:rPr>
      </w:pPr>
    </w:p>
    <w:p w14:paraId="0577982A" w14:textId="346A349A" w:rsidR="00CE12A8" w:rsidRDefault="00CE12A8" w:rsidP="00466416">
      <w:pPr>
        <w:pStyle w:val="IOPText"/>
        <w:keepNext/>
      </w:pPr>
    </w:p>
    <w:p w14:paraId="16467EE4" w14:textId="77777777" w:rsidR="00CE12A8" w:rsidRPr="00922C2A" w:rsidRDefault="00CE12A8" w:rsidP="00CE12A8">
      <w:pPr>
        <w:pStyle w:val="IOPText"/>
        <w:rPr>
          <w:noProof/>
        </w:rPr>
      </w:pPr>
      <w:r w:rsidRPr="00F40DD9">
        <w:rPr>
          <w:noProof/>
        </w:rPr>
        <w:t xml:space="preserve">With only a weak left-hand circularly polarized wave, it is possible to halt the increase in the electron's parallel momentum and transfer energy from the electrostatic field to rotational energy via the Anomalous Doppler Effect. For instance, in tokamaks, where the toroidal electric field is approximately </w:t>
      </w:r>
      <m:oMath>
        <m:r>
          <m:rPr>
            <m:sty m:val="p"/>
          </m:rPr>
          <w:rPr>
            <w:rFonts w:ascii="Cambria Math" w:hAnsi="Cambria Math"/>
            <w:noProof/>
          </w:rPr>
          <m:t>0.2 V/m</m:t>
        </m:r>
      </m:oMath>
      <w:r w:rsidRPr="00F40DD9">
        <w:rPr>
          <w:noProof/>
        </w:rPr>
        <w:t xml:space="preserve">, the threshold electric field for a left-hand circularly polarized wave to trap parallel energy is around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w</m:t>
            </m:r>
          </m:sub>
        </m:sSub>
        <m:r>
          <m:rPr>
            <m:sty m:val="p"/>
          </m:rPr>
          <w:rPr>
            <w:rFonts w:ascii="Cambria Math" w:hAnsi="Cambria Math"/>
            <w:noProof/>
          </w:rPr>
          <m:t>=2 V/m</m:t>
        </m:r>
      </m:oMath>
      <w:r w:rsidRPr="00F40DD9">
        <w:rPr>
          <w:noProof/>
        </w:rPr>
        <w:t xml:space="preserve"> in the plasma. This corresponds to an energy flux of approximately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w:t>
      </w:r>
      <w:r w:rsidRPr="00F40DD9">
        <w:rPr>
          <w:noProof/>
        </w:rPr>
        <w:t xml:space="preserve">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sidRPr="00F40DD9">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F40DD9">
        <w:rPr>
          <w:noProof/>
        </w:rPr>
        <w:t xml:space="preserve"> with 0.02 T background magnetic field.</w:t>
      </w:r>
    </w:p>
    <w:p w14:paraId="2203E9FC" w14:textId="77777777" w:rsidR="00CE12A8" w:rsidRPr="00CE12A8" w:rsidRDefault="00CE12A8" w:rsidP="00CE12A8">
      <w:pPr>
        <w:rPr>
          <w:lang w:val="en-US"/>
        </w:rPr>
      </w:pPr>
    </w:p>
    <w:p w14:paraId="56265A79" w14:textId="77777777" w:rsidR="00CE12A8" w:rsidRDefault="00CE12A8" w:rsidP="00CE12A8">
      <w:pPr>
        <w:pStyle w:val="Caption"/>
      </w:pPr>
      <w:r>
        <w:rPr>
          <w:noProof/>
        </w:rPr>
        <w:drawing>
          <wp:inline distT="0" distB="0" distL="0" distR="0" wp14:anchorId="11795712" wp14:editId="2E662831">
            <wp:extent cx="3137841" cy="1502228"/>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891" cy="1507039"/>
                    </a:xfrm>
                    <a:prstGeom prst="rect">
                      <a:avLst/>
                    </a:prstGeom>
                    <a:noFill/>
                  </pic:spPr>
                </pic:pic>
              </a:graphicData>
            </a:graphic>
          </wp:inline>
        </w:drawing>
      </w:r>
    </w:p>
    <w:p w14:paraId="3C25E41A" w14:textId="3804EE24" w:rsidR="00CE12A8" w:rsidRDefault="00CE12A8" w:rsidP="00CE12A8">
      <w:pPr>
        <w:pStyle w:val="Caption"/>
      </w:pPr>
      <w:bookmarkStart w:id="155" w:name="_Ref186709568"/>
      <w:r>
        <w:t xml:space="preserve">Figure </w:t>
      </w:r>
      <w:fldSimple w:instr=" SEQ Figure \* ARABIC ">
        <w:r w:rsidR="00501828">
          <w:rPr>
            <w:noProof/>
          </w:rPr>
          <w:t>5</w:t>
        </w:r>
      </w:fldSimple>
      <w:bookmarkEnd w:id="155"/>
      <w:r>
        <w:t>.</w:t>
      </w:r>
      <w:r w:rsidRPr="00CE12A8">
        <w:t xml:space="preserve"> </w:t>
      </w:r>
      <w:r w:rsidRPr="00922C2A">
        <w:t>The electron’s orbit and momentum with trapped parallel energy</w:t>
      </w:r>
    </w:p>
    <w:p w14:paraId="7CB1FF37" w14:textId="77777777" w:rsidR="00CE12A8" w:rsidRDefault="00CE12A8" w:rsidP="00CE12A8">
      <w:pPr>
        <w:keepNext/>
        <w:jc w:val="center"/>
      </w:pPr>
      <w:r>
        <w:rPr>
          <w:noProof/>
        </w:rPr>
        <w:drawing>
          <wp:inline distT="0" distB="0" distL="0" distR="0" wp14:anchorId="7615B634" wp14:editId="779DF424">
            <wp:extent cx="2867891" cy="2153193"/>
            <wp:effectExtent l="0" t="0" r="8890" b="0"/>
            <wp:docPr id="8" name="图片 8"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A graph of different colored line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77127" cy="2235207"/>
                    </a:xfrm>
                    <a:prstGeom prst="rect">
                      <a:avLst/>
                    </a:prstGeom>
                    <a:noFill/>
                    <a:ln>
                      <a:noFill/>
                    </a:ln>
                  </pic:spPr>
                </pic:pic>
              </a:graphicData>
            </a:graphic>
          </wp:inline>
        </w:drawing>
      </w:r>
    </w:p>
    <w:p w14:paraId="64C22A0E" w14:textId="513BE48D" w:rsidR="00CE12A8" w:rsidRPr="00CE12A8" w:rsidRDefault="00CE12A8" w:rsidP="00CE12A8">
      <w:pPr>
        <w:pStyle w:val="Caption"/>
      </w:pPr>
      <w:bookmarkStart w:id="156" w:name="_Ref186710457"/>
      <w:r>
        <w:t xml:space="preserve">Figure </w:t>
      </w:r>
      <w:fldSimple w:instr=" SEQ Figure \* ARABIC ">
        <w:r w:rsidR="00501828">
          <w:rPr>
            <w:noProof/>
          </w:rPr>
          <w:t>6</w:t>
        </w:r>
      </w:fldSimple>
      <w:bookmarkEnd w:id="156"/>
      <w:r>
        <w:t>.</w:t>
      </w:r>
      <w:r w:rsidRPr="00CE12A8">
        <w:t xml:space="preserve"> </w:t>
      </w:r>
      <w:r>
        <w:t xml:space="preserve">The critical ratio of </w:t>
      </w:r>
      <m:oMath>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0</m:t>
            </m:r>
          </m:sub>
        </m:sSub>
        <m:r>
          <w:rPr>
            <w:rFonts w:ascii="Cambria Math" w:hAnsi="Cambria Math"/>
          </w:rPr>
          <m:t xml:space="preserve"> </m:t>
        </m:r>
      </m:oMath>
      <w:r>
        <w:t xml:space="preserve">with the nomalized parameter </w:t>
      </w:r>
      <m:oMath>
        <m:f>
          <m:fPr>
            <m:ctrlPr>
              <w:rPr>
                <w:rFonts w:ascii="Cambria Math" w:hAnsi="Cambria Math"/>
              </w:rPr>
            </m:ctrlPr>
          </m:fPr>
          <m:num>
            <m:sSup>
              <m:sSupPr>
                <m:ctrlPr>
                  <w:rPr>
                    <w:rFonts w:ascii="Cambria Math" w:hAnsi="Cambria Math"/>
                  </w:rPr>
                </m:ctrlPr>
              </m:sSupPr>
              <m:e>
                <m:r>
                  <w:rPr>
                    <w:rFonts w:ascii="Cambria Math" w:hAnsi="Cambria Math" w:cs="Cambria Math"/>
                  </w:rPr>
                  <m:t>ω</m:t>
                </m:r>
              </m:e>
              <m:sup>
                <m:r>
                  <m:rPr>
                    <m:sty m:val="p"/>
                  </m:rPr>
                  <w:rPr>
                    <w:rFonts w:ascii="Cambria Math" w:hAnsi="Cambria Math"/>
                  </w:rPr>
                  <m:t>2</m:t>
                </m:r>
              </m:sup>
            </m:sSup>
          </m:num>
          <m:den>
            <m:r>
              <w:rPr>
                <w:rFonts w:ascii="Cambria Math" w:hAnsi="Cambria Math"/>
              </w:rPr>
              <m:t>kc</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den>
        </m:f>
      </m:oMath>
      <w:r>
        <w:t xml:space="preserve"> . The </w:t>
      </w:r>
      <m:oMath>
        <m:sSub>
          <m:sSubPr>
            <m:ctrlPr>
              <w:rPr>
                <w:rFonts w:ascii="Cambria Math" w:hAnsi="Cambria Math"/>
              </w:rPr>
            </m:ctrlPr>
          </m:sSubPr>
          <m:e>
            <m:r>
              <w:rPr>
                <w:rFonts w:ascii="Cambria Math" w:hAnsi="Cambria Math"/>
              </w:rPr>
              <m:t>E</m:t>
            </m:r>
          </m:e>
          <m:sub>
            <m:r>
              <m:rPr>
                <m:sty m:val="p"/>
              </m:rPr>
              <w:rPr>
                <w:rFonts w:ascii="Cambria Math" w:hAnsi="Cambria Math"/>
              </w:rPr>
              <m:t>0</m:t>
            </m:r>
          </m:sub>
        </m:sSub>
        <m:r>
          <m:rPr>
            <m:sty m:val="p"/>
          </m:rPr>
          <w:rPr>
            <w:rFonts w:ascii="Cambria Math" w:hAnsi="Cambria Math"/>
          </w:rPr>
          <m:t>=-2.5 V</m:t>
        </m:r>
      </m:oMath>
      <w:r w:rsidRPr="00950567">
        <w:t xml:space="preserve"> , </w:t>
      </w:r>
      <m:oMath>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=2×1</m:t>
        </m:r>
        <m:sSup>
          <m:sSupPr>
            <m:ctrlPr>
              <w:rPr>
                <w:rFonts w:ascii="Cambria Math" w:hAnsi="Cambria Math"/>
              </w:rPr>
            </m:ctrlPr>
          </m:sSupPr>
          <m:e>
            <m:r>
              <m:rPr>
                <m:sty m:val="p"/>
              </m:rPr>
              <w:rPr>
                <w:rFonts w:ascii="Cambria Math" w:hAnsi="Cambria Math"/>
              </w:rPr>
              <m:t>0</m:t>
            </m:r>
          </m:e>
          <m:sup>
            <m:r>
              <m:rPr>
                <m:sty m:val="p"/>
              </m:rPr>
              <w:rPr>
                <w:rFonts w:ascii="Cambria Math" w:hAnsi="Cambria Math"/>
              </w:rPr>
              <m:t>-2</m:t>
            </m:r>
          </m:sup>
        </m:sSup>
        <m:r>
          <m:rPr>
            <m:sty m:val="p"/>
          </m:rPr>
          <w:rPr>
            <w:rFonts w:ascii="Cambria Math" w:hAnsi="Cambria Math"/>
          </w:rPr>
          <m:t xml:space="preserve"> T</m:t>
        </m:r>
      </m:oMath>
      <w:r w:rsidRPr="00950567">
        <w:t>,</w:t>
      </w:r>
      <m:oMath>
        <m:r>
          <w:rPr>
            <w:rFonts w:ascii="Cambria Math" w:hAnsi="Cambria Math" w:cs="Cambria Math"/>
          </w:rPr>
          <m:t>ω</m:t>
        </m:r>
        <m:r>
          <m:rPr>
            <m:sty m:val="p"/>
          </m:rPr>
          <w:rPr>
            <w:rFonts w:ascii="Cambria Math" w:hAnsi="Cambria Math"/>
          </w:rPr>
          <m:t xml:space="preserve">=1.5 </m:t>
        </m:r>
        <m:sSub>
          <m:sSubPr>
            <m:ctrlPr>
              <w:rPr>
                <w:rFonts w:ascii="Cambria Math" w:hAnsi="Cambria Math"/>
              </w:rPr>
            </m:ctrlPr>
          </m:sSubPr>
          <m:e>
            <m:r>
              <w:rPr>
                <w:rFonts w:ascii="Cambria Math" w:hAnsi="Cambria Math" w:cs="Cambria Math"/>
              </w:rPr>
              <m:t>ω</m:t>
            </m:r>
          </m:e>
          <m:sub>
            <m:r>
              <m:rPr>
                <m:sty m:val="p"/>
              </m:rPr>
              <w:rPr>
                <w:rFonts w:ascii="Cambria Math" w:hAnsi="Cambria Math"/>
              </w:rPr>
              <m:t>0</m:t>
            </m:r>
          </m:sub>
        </m:sSub>
      </m:oMath>
      <w:r>
        <w:t>. The refractive index range is set from 4 to 50.</w:t>
      </w:r>
    </w:p>
    <w:p w14:paraId="06793DA3" w14:textId="7752DFEA" w:rsidR="00CE12A8" w:rsidRPr="00950567" w:rsidRDefault="00CE12A8" w:rsidP="00CE12A8">
      <w:pPr>
        <w:pStyle w:val="IOPText"/>
        <w:rPr>
          <w:noProof/>
        </w:rPr>
      </w:pPr>
      <w:r w:rsidRPr="00950567">
        <w:rPr>
          <w:noProof/>
        </w:rPr>
        <w:t xml:space="preserve">To validate the Anomalous Doppler Effect in high magnetic fields and assess its angle dependence, we consider a uniform magnetic field of </w:t>
      </w:r>
      <m:oMath>
        <m:r>
          <m:rPr>
            <m:sty m:val="p"/>
          </m:rPr>
          <w:rPr>
            <w:rFonts w:ascii="Cambria Math" w:hAnsi="Cambria Math"/>
            <w:noProof/>
          </w:rPr>
          <m:t>B=2 T</m:t>
        </m:r>
      </m:oMath>
      <w:r w:rsidRPr="00EC4A70">
        <w:rPr>
          <w:noProof/>
        </w:rPr>
        <w:t xml:space="preserve"> </w:t>
      </w:r>
      <w:r w:rsidRPr="00950567">
        <w:rPr>
          <w:noProof/>
        </w:rPr>
        <w:t xml:space="preserve">and an electrostatic field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sidRPr="00950567">
        <w:rPr>
          <w:noProof/>
        </w:rPr>
        <w:t xml:space="preserve">, representative of </w:t>
      </w:r>
      <w:bookmarkStart w:id="157" w:name="OLE_LINK10"/>
      <w:bookmarkStart w:id="158" w:name="OLE_LINK11"/>
      <w:r w:rsidRPr="00950567">
        <w:rPr>
          <w:noProof/>
        </w:rPr>
        <w:t xml:space="preserve">typical tokamak startup conditions </w:t>
      </w:r>
      <w:bookmarkEnd w:id="157"/>
      <w:bookmarkEnd w:id="158"/>
      <w:r w:rsidR="006C2E59">
        <w:rPr>
          <w:noProof/>
        </w:rPr>
        <w:fldChar w:fldCharType="begin"/>
      </w:r>
      <w:r w:rsidR="006C2E59">
        <w:rPr>
          <w:noProof/>
        </w:rPr>
        <w:instrText xml:space="preserve"> ADDIN EN.CITE &lt;EndNote&gt;&lt;Cite&gt;&lt;Author&gt;Liu&lt;/Author&gt;&lt;Year&gt;2018&lt;/Year&gt;&lt;RecNum&gt;2256&lt;/RecNum&gt;&lt;DisplayText&gt;[9]&lt;/DisplayText&gt;&lt;record&gt;&lt;rec-number&gt;2256&lt;/rec-number&gt;&lt;foreign-keys&gt;&lt;key app="EN" db-id="f0atdtsz3wzwebesv0npwr9e520zx0xd0xpe" timestamp="1735731935"&gt;2256&lt;/key&gt;&lt;/foreign-keys&gt;&lt;ref-type name="Journal Article"&gt;17&lt;/ref-type&gt;&lt;contributors&gt;&lt;authors&gt;&lt;author&gt;Liu, Chang&lt;/author&gt;&lt;author&gt;Hirvijoki, Eero&lt;/author&gt;&lt;author&gt;Fu, Guo-Yong&lt;/author&gt;&lt;author&gt;Brennan, Dylan P&lt;/author&gt;&lt;author&gt;Bhattacharjee, Amitava&lt;/author&gt;&lt;author&gt;Paz-Soldan, Carlos&lt;/author&gt;&lt;/authors&gt;&lt;/contributors&gt;&lt;titles&gt;&lt;title&gt;Role of kinetic instability in runaway-electron avalanches and elevated critical electric fields&lt;/title&gt;&lt;secondary-title&gt;Physical review letters&lt;/secondary-title&gt;&lt;/titles&gt;&lt;periodical&gt;&lt;full-title&gt;Physical Review Letters&lt;/full-title&gt;&lt;/periodical&gt;&lt;pages&gt;265001&lt;/pages&gt;&lt;volume&gt;120&lt;/volume&gt;&lt;number&gt;26&lt;/number&gt;&lt;dates&gt;&lt;year&gt;2018&lt;/year&gt;&lt;/dates&gt;&lt;isbn&gt;0031-9007&lt;/isbn&gt;&lt;urls&gt;&lt;/urls&gt;&lt;/record&gt;&lt;/Cite&gt;&lt;/EndNote&gt;</w:instrText>
      </w:r>
      <w:r w:rsidR="006C2E59">
        <w:rPr>
          <w:noProof/>
        </w:rPr>
        <w:fldChar w:fldCharType="separate"/>
      </w:r>
      <w:r w:rsidR="006C2E59">
        <w:rPr>
          <w:noProof/>
        </w:rPr>
        <w:t>[</w:t>
      </w:r>
      <w:hyperlink w:anchor="_ENREF_9" w:tooltip="Liu, 2018 #2256" w:history="1">
        <w:r w:rsidR="0006700C">
          <w:rPr>
            <w:noProof/>
          </w:rPr>
          <w:t>9</w:t>
        </w:r>
      </w:hyperlink>
      <w:r w:rsidR="006C2E59">
        <w:rPr>
          <w:noProof/>
        </w:rPr>
        <w:t>]</w:t>
      </w:r>
      <w:r w:rsidR="006C2E59">
        <w:rPr>
          <w:noProof/>
        </w:rPr>
        <w:fldChar w:fldCharType="end"/>
      </w:r>
      <w:r w:rsidRPr="006C2E59">
        <w:rPr>
          <w:noProof/>
        </w:rPr>
        <w:t>.</w:t>
      </w:r>
      <w:r w:rsidRPr="00DC3240">
        <w:rPr>
          <w:noProof/>
          <w:color w:val="FF0000"/>
        </w:rPr>
        <w:t xml:space="preserve"> </w:t>
      </w:r>
      <w:r w:rsidRPr="00950567">
        <w:rPr>
          <w:noProof/>
        </w:rPr>
        <w:t xml:space="preserve">For a plane left-hand circularly polarized wave with parameters </w:t>
      </w:r>
      <w:bookmarkStart w:id="159" w:name="OLE_LINK12"/>
      <w:bookmarkStart w:id="160" w:name="OLE_LINK13"/>
      <m:oMath>
        <m:r>
          <w:rPr>
            <w:rFonts w:ascii="Cambria Math" w:hAnsi="Cambria Math"/>
            <w:noProof/>
          </w:rPr>
          <m:t>f</m:t>
        </m:r>
        <m:r>
          <m:rPr>
            <m:sty m:val="p"/>
          </m:rPr>
          <w:rPr>
            <w:rFonts w:ascii="Cambria Math" w:hAnsi="Cambria Math"/>
            <w:noProof/>
          </w:rPr>
          <m:t>=56 GHz</m:t>
        </m:r>
      </m:oMath>
      <w:bookmarkEnd w:id="159"/>
      <w:bookmarkEnd w:id="160"/>
      <w:r w:rsidRPr="00950567">
        <w:rPr>
          <w:noProof/>
        </w:rPr>
        <w:t xml:space="preserve">,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=40 V/m</m:t>
        </m:r>
      </m:oMath>
      <w:r w:rsidRPr="00EC4A70">
        <w:rPr>
          <w:noProof/>
        </w:rPr>
        <w:t xml:space="preserve">, </w:t>
      </w:r>
      <w:r w:rsidRPr="00950567">
        <w:rPr>
          <w:noProof/>
        </w:rPr>
        <w:t xml:space="preserve">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w:t>
      </w:r>
      <w:r w:rsidRPr="00950567">
        <w:rPr>
          <w:noProof/>
        </w:rPr>
        <w:t xml:space="preserve">the wave’s energy flux is approximately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sidRPr="00950567">
        <w:rPr>
          <w:noProof/>
        </w:rPr>
        <w:t xml:space="preserve">. Utilizing the computational parallelism of a supercomputer, </w:t>
      </w:r>
      <w:r w:rsidRPr="00950567">
        <w:rPr>
          <w:noProof/>
        </w:rPr>
        <w:lastRenderedPageBreak/>
        <w:t xml:space="preserve">we simulate the interaction of 500 electrons with the wave at 500 distinct incident angles θ ranging from </w:t>
      </w:r>
      <w:r w:rsidRPr="00EC4A70">
        <w:rPr>
          <w:noProof/>
        </w:rPr>
        <w:t>0 to 90 degrees</w:t>
      </w:r>
      <w:r w:rsidRPr="00950567">
        <w:rPr>
          <w:noProof/>
        </w:rPr>
        <w:t>, thereby elucidating the angle dependence of the Anomalous Doppler Effect .</w:t>
      </w:r>
      <w:r w:rsidRPr="00343C3E">
        <w:rPr>
          <w:noProof/>
        </w:rPr>
        <w:t xml:space="preserve"> The ratio of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oMath>
      <w:r w:rsidRPr="00343C3E">
        <w:rPr>
          <w:noProof/>
        </w:rPr>
        <w:t xml:space="preserve">200 significantly exceeds the critical threshold of approximately 5, ensuring that electrons' parallel velocity at all incident wave angles is trapped once it reaches the velocity at </w:t>
      </w:r>
      <w:r w:rsidRPr="00950567">
        <w:rPr>
          <w:noProof/>
        </w:rPr>
        <w:t>Anomalous Doppler</w:t>
      </w:r>
      <w:r>
        <w:rPr>
          <w:noProof/>
        </w:rPr>
        <w:t xml:space="preserve"> resonance</w:t>
      </w:r>
      <w:r w:rsidRPr="00343C3E">
        <w:rPr>
          <w:noProof/>
        </w:rPr>
        <w:t>.</w:t>
      </w:r>
    </w:p>
    <w:p w14:paraId="665785C4" w14:textId="0CF0D8B8" w:rsidR="00482C83" w:rsidRDefault="00482C83" w:rsidP="00482C83">
      <w:pPr>
        <w:pStyle w:val="IOPText"/>
        <w:rPr>
          <w:noProof/>
        </w:rPr>
      </w:pPr>
      <w:r w:rsidRPr="00950567">
        <w:rPr>
          <w:noProof/>
        </w:rPr>
        <w:t xml:space="preserve">The simulation employs a time step of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sidRPr="00EC4A70">
        <w:rPr>
          <w:noProof/>
        </w:rPr>
        <w:t xml:space="preserve"> </w:t>
      </w:r>
      <w:r w:rsidRPr="00950567">
        <w:rPr>
          <w:noProof/>
        </w:rPr>
        <w:t>to ensure result convergence. The outcomes are depicted in</w:t>
      </w:r>
      <w:r w:rsidR="00DC3240">
        <w:rPr>
          <w:noProof/>
        </w:rPr>
        <w:t xml:space="preserve"> figure </w:t>
      </w:r>
      <w:r w:rsidR="00DC3240">
        <w:rPr>
          <w:noProof/>
        </w:rPr>
        <w:fldChar w:fldCharType="begin"/>
      </w:r>
      <w:r w:rsidR="00DC3240">
        <w:rPr>
          <w:noProof/>
        </w:rPr>
        <w:instrText xml:space="preserve"> REF _Ref186710731 \h\#"0" </w:instrText>
      </w:r>
      <w:r w:rsidR="00DC3240">
        <w:rPr>
          <w:noProof/>
        </w:rPr>
      </w:r>
      <w:r w:rsidR="00DC3240">
        <w:rPr>
          <w:noProof/>
        </w:rPr>
        <w:fldChar w:fldCharType="separate"/>
      </w:r>
      <w:r w:rsidR="00501828">
        <w:rPr>
          <w:noProof/>
        </w:rPr>
        <w:t>7</w:t>
      </w:r>
      <w:r w:rsidR="00DC3240">
        <w:rPr>
          <w:noProof/>
        </w:rPr>
        <w:fldChar w:fldCharType="end"/>
      </w:r>
      <w:r w:rsidRPr="00950567">
        <w:rPr>
          <w:noProof/>
        </w:rPr>
        <w:t xml:space="preserve">, where the dashed yellow line indicates the earliest resonant time satisfying the condition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sidRPr="00950567">
        <w:rPr>
          <w:noProof/>
        </w:rPr>
        <w:t xml:space="preserve">. The results reveal that as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sidRPr="00950567">
        <w:rPr>
          <w:noProof/>
        </w:rPr>
        <w:t xml:space="preserve"> increases, the onset of resonance is delayed, and the velocity required for resonance becomes higher. Once resonance begins,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sidRPr="00950567">
        <w:rPr>
          <w:noProof/>
        </w:rPr>
        <w:t>increases rapidly, while the parallel velocity becomes trapped in the resonant region, halting further growth.</w:t>
      </w:r>
    </w:p>
    <w:p w14:paraId="38D9CC64" w14:textId="384F4889" w:rsidR="00482C83" w:rsidRDefault="00482C83" w:rsidP="00482C83">
      <w:pPr>
        <w:pStyle w:val="IOPText"/>
        <w:keepNext/>
        <w:jc w:val="center"/>
      </w:pPr>
      <w:r w:rsidRPr="00950567">
        <w:rPr>
          <w:noProof/>
          <w:szCs w:val="20"/>
        </w:rPr>
        <w:drawing>
          <wp:inline distT="0" distB="0" distL="0" distR="0" wp14:anchorId="5F659949" wp14:editId="5FCA4616">
            <wp:extent cx="3069771" cy="1338502"/>
            <wp:effectExtent l="0" t="0" r="0" b="0"/>
            <wp:docPr id="1305572588" name="Picture 1" descr="A rainbow diagram of a rainb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2588" name="Picture 1" descr="A rainbow diagram of a rainbow&#10;&#10;Description automatically generated with medium confidence"/>
                    <pic:cNvPicPr/>
                  </pic:nvPicPr>
                  <pic:blipFill>
                    <a:blip r:embed="rId22"/>
                    <a:stretch>
                      <a:fillRect/>
                    </a:stretch>
                  </pic:blipFill>
                  <pic:spPr>
                    <a:xfrm>
                      <a:off x="0" y="0"/>
                      <a:ext cx="3098749" cy="1351137"/>
                    </a:xfrm>
                    <a:prstGeom prst="rect">
                      <a:avLst/>
                    </a:prstGeom>
                  </pic:spPr>
                </pic:pic>
              </a:graphicData>
            </a:graphic>
          </wp:inline>
        </w:drawing>
      </w:r>
    </w:p>
    <w:p w14:paraId="6BA83817" w14:textId="024C71DC" w:rsidR="00482C83" w:rsidRPr="00482C83" w:rsidRDefault="00482C83" w:rsidP="00482C83">
      <w:pPr>
        <w:pStyle w:val="Caption"/>
      </w:pPr>
      <w:bookmarkStart w:id="161" w:name="_Ref186710731"/>
      <w:r>
        <w:t xml:space="preserve">Figure </w:t>
      </w:r>
      <w:fldSimple w:instr=" SEQ Figure \* ARABIC ">
        <w:r w:rsidR="00501828">
          <w:rPr>
            <w:noProof/>
          </w:rPr>
          <w:t>7</w:t>
        </w:r>
      </w:fldSimple>
      <w:bookmarkEnd w:id="161"/>
      <w:r>
        <w:t>.</w:t>
      </w:r>
      <w:r w:rsidRPr="00482C83">
        <w:t xml:space="preserve"> </w:t>
      </w:r>
      <w:r w:rsidRPr="00950567">
        <w:t xml:space="preserve">Time evolution of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(left) </w:t>
      </w:r>
      <w:r w:rsidRPr="00950567">
        <w:t xml:space="preserve">and </w:t>
      </w:r>
      <m:oMath>
        <m:sSub>
          <m:sSubPr>
            <m:ctrlPr>
              <w:rPr>
                <w:rFonts w:ascii="Cambria Math" w:hAnsi="Cambria Math"/>
              </w:rPr>
            </m:ctrlPr>
          </m:sSubPr>
          <m:e>
            <m:r>
              <w:rPr>
                <w:rFonts w:ascii="Cambria Math" w:hAnsi="Cambria Math"/>
              </w:rPr>
              <m:t>v</m:t>
            </m:r>
          </m:e>
          <m:sub>
            <m:r>
              <m:rPr>
                <m:sty m:val="p"/>
              </m:rPr>
              <w:rPr>
                <w:rFonts w:ascii="Cambria Math" w:hAnsi="Cambria Math"/>
              </w:rPr>
              <m:t>∥</m:t>
            </m:r>
          </m:sub>
        </m:sSub>
      </m:oMath>
      <w:r w:rsidRPr="00950567">
        <w:t xml:space="preserve"> </w:t>
      </w:r>
      <w:r>
        <w:t xml:space="preserve">(right) </w:t>
      </w:r>
      <w:r w:rsidRPr="00950567">
        <w:t xml:space="preserve">by electromagnetic wave with different </w:t>
      </w:r>
      <w:r w:rsidRPr="00950567">
        <w:rPr>
          <w:rFonts w:hint="eastAsia"/>
        </w:rPr>
        <w:t xml:space="preserve">wave </w:t>
      </w:r>
      <w:r w:rsidRPr="00950567">
        <w:t xml:space="preserve">incident angle </w:t>
      </w:r>
      <m:oMath>
        <m:sSubSup>
          <m:sSubSupPr>
            <m:ctrlPr>
              <w:rPr>
                <w:rFonts w:ascii="Cambria Math" w:hAnsi="Cambria Math"/>
              </w:rPr>
            </m:ctrlPr>
          </m:sSubSupPr>
          <m:e>
            <m:r>
              <w:rPr>
                <w:rFonts w:ascii="Cambria Math" w:hAnsi="Cambria Math" w:cs="Cambria Math"/>
              </w:rPr>
              <m:t>θ</m:t>
            </m:r>
          </m:e>
          <m:sub>
            <m:r>
              <w:rPr>
                <w:rFonts w:ascii="Cambria Math" w:hAnsi="Cambria Math"/>
              </w:rPr>
              <m:t>k</m:t>
            </m:r>
          </m:sub>
          <m:sup>
            <m:r>
              <w:rPr>
                <w:rFonts w:ascii="Cambria Math" w:hAnsi="Cambria Math"/>
              </w:rPr>
              <m:t>o</m:t>
            </m:r>
          </m:sup>
        </m:sSubSup>
      </m:oMath>
      <w:r>
        <w:t>.</w:t>
      </w:r>
    </w:p>
    <w:p w14:paraId="56268F71" w14:textId="7B1FF9B4" w:rsidR="00482C83" w:rsidRPr="00941AF4" w:rsidRDefault="00482C83" w:rsidP="00482C83">
      <w:pPr>
        <w:pStyle w:val="IOPH1"/>
      </w:pPr>
      <w:bookmarkStart w:id="162" w:name="OLE_LINK21"/>
      <w:bookmarkStart w:id="163" w:name="OLE_LINK22"/>
      <w:r>
        <w:t>I</w:t>
      </w:r>
      <w:r w:rsidRPr="00941AF4">
        <w:rPr>
          <w:rFonts w:hint="eastAsia"/>
        </w:rPr>
        <w:t>V.</w:t>
      </w:r>
      <w:r>
        <w:t xml:space="preserve"> </w:t>
      </w:r>
      <w:r w:rsidRPr="00941AF4">
        <w:t xml:space="preserve">Electromagnetic wave drives </w:t>
      </w:r>
      <w:r>
        <w:t xml:space="preserve">the </w:t>
      </w:r>
      <w:r w:rsidRPr="00941AF4">
        <w:t>Anomalous Doppler Effect in magnetized plasma</w:t>
      </w:r>
    </w:p>
    <w:bookmarkEnd w:id="162"/>
    <w:bookmarkEnd w:id="163"/>
    <w:p w14:paraId="60369C3F" w14:textId="68FB26AD" w:rsidR="00482C83" w:rsidRPr="00941AF4" w:rsidRDefault="00482C83" w:rsidP="00482C83">
      <w:pPr>
        <w:pStyle w:val="IOPText"/>
        <w:rPr>
          <w:noProof/>
        </w:rPr>
      </w:pPr>
      <w:r w:rsidRPr="00941AF4">
        <w:rPr>
          <w:noProof/>
        </w:rPr>
        <w:t xml:space="preserve">Runaway electrons pose a severe risk to tokamak devices, as their high-energy impacts can cause substantial damage to plasma-facing components (PFCs) </w:t>
      </w:r>
      <w:r w:rsidR="006C2E59" w:rsidRPr="00DF3CF5">
        <w:rPr>
          <w:noProof/>
        </w:rPr>
        <w:fldChar w:fldCharType="begin"/>
      </w:r>
      <w:r w:rsidR="006C2E59" w:rsidRPr="00DF3CF5">
        <w:rPr>
          <w:noProof/>
        </w:rPr>
        <w:instrText xml:space="preserve"> ADDIN EN.CITE &lt;EndNote&gt;&lt;Cite&gt;&lt;Author&gt;Yoshino&lt;/Author&gt;&lt;Year&gt;1997&lt;/Year&gt;&lt;RecNum&gt;2270&lt;/RecNum&gt;&lt;DisplayText&gt;[31]&lt;/DisplayText&gt;&lt;record&gt;&lt;rec-number&gt;2270&lt;/rec-number&gt;&lt;foreign-keys&gt;&lt;key app="EN" db-id="f0atdtsz3wzwebesv0npwr9e520zx0xd0xpe" timestamp="1735732954"&gt;2270&lt;/key&gt;&lt;/foreign-keys&gt;&lt;ref-type name="Journal Article"&gt;17&lt;/ref-type&gt;&lt;contributors&gt;&lt;authors&gt;&lt;author&gt;Yoshino, R&lt;/author&gt;&lt;author&gt;Kondoh, T&lt;/author&gt;&lt;author&gt;Neyatani, Y&lt;/author&gt;&lt;author&gt;Itami, K&lt;/author&gt;&lt;author&gt;Kawano, Y&lt;/author&gt;&lt;author&gt;Isei, N&lt;/author&gt;&lt;/authors&gt;&lt;/contributors&gt;&lt;titles&gt;&lt;title&gt;Fast plasma shutdown by killer pellet injection in JT-60U with reduced heat flux on the divertor plate and avoiding runaway electron generation&lt;/title&gt;&lt;secondary-title&gt;Plasma physics and controlled fusion&lt;/secondary-title&gt;&lt;/titles&gt;&lt;periodical&gt;&lt;full-title&gt;Plasma Physics and Controlled Fusion&lt;/full-title&gt;&lt;/periodical&gt;&lt;pages&gt;313&lt;/pages&gt;&lt;volume&gt;39&lt;/volume&gt;&lt;number&gt;2&lt;/number&gt;&lt;dates&gt;&lt;year&gt;1997&lt;/year&gt;&lt;/dates&gt;&lt;isbn&gt;0741-3335&lt;/isbn&gt;&lt;urls&gt;&lt;/urls&gt;&lt;/record&gt;&lt;/Cite&gt;&lt;/EndNote&gt;</w:instrText>
      </w:r>
      <w:r w:rsidR="006C2E59" w:rsidRPr="00DF3CF5">
        <w:rPr>
          <w:noProof/>
        </w:rPr>
        <w:fldChar w:fldCharType="separate"/>
      </w:r>
      <w:r w:rsidR="006C2E59" w:rsidRPr="00DF3CF5">
        <w:rPr>
          <w:noProof/>
        </w:rPr>
        <w:t>[</w:t>
      </w:r>
      <w:hyperlink w:anchor="_ENREF_31" w:tooltip="Yoshino, 1997 #2270" w:history="1">
        <w:r w:rsidR="0006700C" w:rsidRPr="00DF3CF5">
          <w:rPr>
            <w:noProof/>
          </w:rPr>
          <w:t>31</w:t>
        </w:r>
      </w:hyperlink>
      <w:r w:rsidR="006C2E59" w:rsidRPr="00DF3CF5">
        <w:rPr>
          <w:noProof/>
        </w:rPr>
        <w:t>]</w:t>
      </w:r>
      <w:r w:rsidR="006C2E59" w:rsidRPr="00DF3CF5">
        <w:rPr>
          <w:noProof/>
        </w:rPr>
        <w:fldChar w:fldCharType="end"/>
      </w:r>
      <w:r w:rsidRPr="00DF3CF5">
        <w:rPr>
          <w:noProof/>
        </w:rPr>
        <w:t>.</w:t>
      </w:r>
      <w:r w:rsidRPr="00DC3240">
        <w:rPr>
          <w:noProof/>
          <w:color w:val="FF0000"/>
        </w:rPr>
        <w:t xml:space="preserve"> </w:t>
      </w:r>
      <w:r w:rsidRPr="00941AF4">
        <w:rPr>
          <w:noProof/>
        </w:rPr>
        <w:t>Leveraging the Anomalous Doppler Effect within tokamaks provides a viable strategy for mitigating runaway electron energy, contingent upon satisfying three essential conditions</w:t>
      </w:r>
      <w:r>
        <w:rPr>
          <w:noProof/>
        </w:rPr>
        <w:t xml:space="preserve">. </w:t>
      </w:r>
      <w:r w:rsidRPr="00941AF4">
        <w:rPr>
          <w:noProof/>
        </w:rPr>
        <w:t>By fulfilling these criteria, it is possible to establish controlled resonant interactions, offering an effective means of suppressing runaway electrons.</w:t>
      </w:r>
    </w:p>
    <w:p w14:paraId="2A14F5FA" w14:textId="7C95FC65" w:rsidR="00482C83" w:rsidRPr="00941AF4" w:rsidRDefault="00482C83" w:rsidP="00482C83">
      <w:pPr>
        <w:pStyle w:val="IOPText"/>
        <w:numPr>
          <w:ilvl w:val="0"/>
          <w:numId w:val="12"/>
        </w:numPr>
        <w:rPr>
          <w:noProof/>
        </w:rPr>
      </w:pPr>
      <w:r w:rsidRPr="00941AF4">
        <w:rPr>
          <w:noProof/>
        </w:rPr>
        <w:t>The presence of a left-hand polarized wave component aligned with the electron motion in the magnetic field direction.</w:t>
      </w:r>
    </w:p>
    <w:p w14:paraId="012D508A" w14:textId="72E038B1" w:rsidR="00482C83" w:rsidRPr="00941AF4" w:rsidRDefault="00482C83" w:rsidP="00482C83">
      <w:pPr>
        <w:pStyle w:val="IOPText"/>
        <w:numPr>
          <w:ilvl w:val="0"/>
          <w:numId w:val="12"/>
        </w:numPr>
        <w:rPr>
          <w:noProof/>
        </w:rPr>
      </w:pPr>
      <w:r w:rsidRPr="00941AF4">
        <w:rPr>
          <w:noProof/>
        </w:rPr>
        <w:t>The phase velocity of the electromagnetic wave must re</w:t>
      </w:r>
      <w:r w:rsidRPr="00C0648A">
        <w:rPr>
          <w:noProof/>
        </w:rPr>
        <w:t>main subluminal,</w:t>
      </w:r>
      <w:r w:rsidRPr="00941AF4">
        <w:rPr>
          <w:noProof/>
        </w:rPr>
        <w:t xml:space="preserve"> i.e., below the speed of light in a vacuum.</w:t>
      </w:r>
    </w:p>
    <w:p w14:paraId="42777402" w14:textId="2BAD081E" w:rsidR="00482C83" w:rsidRPr="00941AF4" w:rsidRDefault="00482C83" w:rsidP="00482C83">
      <w:pPr>
        <w:pStyle w:val="IOPText"/>
        <w:numPr>
          <w:ilvl w:val="0"/>
          <w:numId w:val="12"/>
        </w:numPr>
        <w:rPr>
          <w:noProof/>
        </w:rPr>
      </w:pPr>
      <w:r w:rsidRPr="00941AF4">
        <w:rPr>
          <w:noProof/>
        </w:rPr>
        <w:t>The wave must carry sufficient energy to counterbalance the accelerating velocity of the electrons.</w:t>
      </w:r>
    </w:p>
    <w:p w14:paraId="7BAA3B34" w14:textId="1E46F0E0" w:rsidR="00482C83" w:rsidRDefault="00482C83" w:rsidP="00C4769E">
      <w:pPr>
        <w:pStyle w:val="IOPText"/>
        <w:rPr>
          <w:noProof/>
        </w:rPr>
      </w:pPr>
      <w:r>
        <w:rPr>
          <w:noProof/>
        </w:rPr>
        <w:t>T</w:t>
      </w:r>
      <w:r w:rsidRPr="00901590">
        <w:rPr>
          <w:noProof/>
        </w:rPr>
        <w:t>he injection of an electromagnetic wave would naturally couple with the plasma, transforming into a combination of its intrinsic wave modes</w:t>
      </w:r>
      <w:r>
        <w:rPr>
          <w:noProof/>
        </w:rPr>
        <w:t xml:space="preserve"> within plasma. </w:t>
      </w:r>
      <w:r w:rsidR="007E27BE">
        <w:rPr>
          <w:noProof/>
        </w:rPr>
        <w:t xml:space="preserve">The </w:t>
      </w:r>
      <w:r w:rsidRPr="00C408F8">
        <w:rPr>
          <w:noProof/>
        </w:rPr>
        <w:t xml:space="preserve">cold magnetized </w:t>
      </w:r>
      <w:r w:rsidRPr="00C408F8">
        <w:rPr>
          <w:noProof/>
        </w:rPr>
        <w:t xml:space="preserve">plasmas </w:t>
      </w:r>
      <w:r w:rsidR="00B82DA9">
        <w:rPr>
          <w:noProof/>
        </w:rPr>
        <w:t>dispersion</w:t>
      </w:r>
      <w:r w:rsidRPr="00C408F8">
        <w:rPr>
          <w:noProof/>
        </w:rPr>
        <w:t xml:space="preserve"> is valid when the phase velocity significantly exceeds the thermal velocity of electrons. The dispersion relation for a cold plasma in a magnetized medium is expressed as</w:t>
      </w:r>
      <w:r>
        <w:rPr>
          <w:noProof/>
        </w:rPr>
        <w:t xml:space="preserve"> </w:t>
      </w:r>
      <w:r w:rsidR="00C5426A">
        <w:rPr>
          <w:noProof/>
        </w:rPr>
        <w:t>eq.</w:t>
      </w:r>
      <w:r w:rsidR="00C5426A" w:rsidRPr="00C5426A">
        <w:rPr>
          <w:noProof/>
          <w:sz w:val="24"/>
        </w:rPr>
        <w:fldChar w:fldCharType="begin"/>
      </w:r>
      <w:r w:rsidR="00C5426A" w:rsidRPr="00C5426A">
        <w:rPr>
          <w:noProof/>
          <w:sz w:val="24"/>
        </w:rPr>
        <w:instrText xml:space="preserve"> REF Dispersion \h  \* MERGEFORMAT </w:instrText>
      </w:r>
      <w:r w:rsidR="00C5426A" w:rsidRPr="00C5426A">
        <w:rPr>
          <w:noProof/>
          <w:sz w:val="24"/>
        </w:rPr>
      </w:r>
      <w:r w:rsidR="00C5426A" w:rsidRPr="00C5426A">
        <w:rPr>
          <w:noProof/>
          <w:sz w:val="24"/>
        </w:rPr>
        <w:fldChar w:fldCharType="separate"/>
      </w:r>
      <m:oMath>
        <m:d>
          <m:dPr>
            <m:ctrlPr>
              <w:rPr>
                <w:rFonts w:ascii="Cambria Math" w:hAnsi="Cambria Math"/>
                <w:i/>
                <w:noProof/>
                <w:sz w:val="18"/>
                <w:szCs w:val="15"/>
                <w:lang w:eastAsia="zh-CN"/>
              </w:rPr>
            </m:ctrlPr>
          </m:dPr>
          <m:e>
            <m:r>
              <m:rPr>
                <m:sty m:val="p"/>
              </m:rPr>
              <w:rPr>
                <w:rFonts w:ascii="Cambria Math" w:hAnsi="Cambria Math"/>
                <w:noProof/>
                <w:sz w:val="18"/>
                <w:szCs w:val="15"/>
              </w:rPr>
              <m:t>4</m:t>
            </m:r>
            <m:ctrlPr>
              <w:rPr>
                <w:rFonts w:ascii="Cambria Math" w:hAnsi="Cambria Math"/>
                <w:noProof/>
                <w:sz w:val="18"/>
                <w:szCs w:val="15"/>
              </w:rPr>
            </m:ctrlPr>
          </m:e>
        </m:d>
      </m:oMath>
      <w:r w:rsidR="00C5426A" w:rsidRPr="00C5426A">
        <w:rPr>
          <w:noProof/>
          <w:sz w:val="24"/>
        </w:rPr>
        <w:fldChar w:fldCharType="end"/>
      </w:r>
      <w:r>
        <w:rPr>
          <w:noProof/>
        </w:rPr>
        <w:t>.</w:t>
      </w:r>
    </w:p>
    <w:p w14:paraId="1301D113" w14:textId="31CE55D1" w:rsidR="00466416" w:rsidRDefault="00301186" w:rsidP="00466416">
      <w:pPr>
        <w:pStyle w:val="IOPText"/>
        <w:rPr>
          <w:noProof/>
          <w:sz w:val="16"/>
        </w:rPr>
      </w:pPr>
      <m:oMathPara>
        <m:oMath>
          <m:eqArr>
            <m:eqArrPr>
              <m:maxDist m:val="1"/>
              <m:ctrlPr>
                <w:rPr>
                  <w:rFonts w:ascii="Cambria Math" w:hAnsi="Cambria Math"/>
                  <w:i/>
                  <w:sz w:val="16"/>
                </w:rPr>
              </m:ctrlPr>
            </m:eqArrPr>
            <m:e>
              <m:m>
                <m:mPr>
                  <m:plcHide m:val="1"/>
                  <m:mcs>
                    <m:mc>
                      <m:mcPr>
                        <m:count m:val="2"/>
                        <m:mcJc m:val="left"/>
                      </m:mcPr>
                    </m:mc>
                  </m:mcs>
                  <m:ctrlPr>
                    <w:rPr>
                      <w:rFonts w:ascii="Cambria Math" w:hAnsi="Cambria Math"/>
                      <w:sz w:val="16"/>
                    </w:rPr>
                  </m:ctrlPr>
                </m:mPr>
                <m:mr>
                  <m:e/>
                  <m:e>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10</m:t>
                        </m:r>
                      </m:sup>
                    </m:sSup>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8</m:t>
                        </m:r>
                      </m:sup>
                    </m:sSup>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r>
                          <m:rPr>
                            <m:sty m:val="p"/>
                          </m:rPr>
                          <w:rPr>
                            <w:rFonts w:ascii="Cambria Math" w:hAnsi="Cambria Math"/>
                            <w:noProof/>
                            <w:sz w:val="16"/>
                          </w:rPr>
                          <m:t>3</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6</m:t>
                        </m:r>
                      </m:sup>
                    </m:sSup>
                    <m:d>
                      <m:dPr>
                        <m:begChr m:val="["/>
                        <m:endChr m:val="]"/>
                        <m:ctrlPr>
                          <w:rPr>
                            <w:rFonts w:ascii="Cambria Math" w:hAnsi="Cambria Math"/>
                            <w:noProof/>
                            <w:sz w:val="16"/>
                          </w:rPr>
                        </m:ctrlPr>
                      </m:dPr>
                      <m:e>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r>
                          <w:rPr>
                            <w:rFonts w:ascii="Cambria Math" w:hAnsi="Cambria Math"/>
                            <w:noProof/>
                            <w:sz w:val="16"/>
                          </w:rPr>
                          <m:t>+</m:t>
                        </m:r>
                        <m:d>
                          <m:dPr>
                            <m:ctrlPr>
                              <w:rPr>
                                <w:rFonts w:ascii="Cambria Math" w:hAnsi="Cambria Math"/>
                                <w:sz w:val="16"/>
                              </w:rPr>
                            </m:ctrlPr>
                          </m:dPr>
                          <m:e>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d>
                  </m:e>
                </m:mr>
                <m:mr>
                  <m:e/>
                  <m:e>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4</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e>
                    </m:d>
                    <m:r>
                      <w:rPr>
                        <w:rFonts w:ascii="Cambria Math" w:hAnsi="Cambria Math"/>
                        <w:noProof/>
                        <w:sz w:val="16"/>
                      </w:rPr>
                      <m:t>+</m:t>
                    </m:r>
                    <m:r>
                      <m:rPr>
                        <m:sty m:val="p"/>
                      </m:rPr>
                      <w:rPr>
                        <w:rFonts w:ascii="Cambria Math" w:hAnsi="Cambria Math"/>
                        <w:noProof/>
                        <w:sz w:val="16"/>
                      </w:rPr>
                      <m:t>2</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4</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e>
                </m:mr>
                <m:mr>
                  <m:e/>
                  <m:e>
                    <m:r>
                      <w:rPr>
                        <w:rFonts w:ascii="Cambria Math" w:hAnsi="Cambria Math"/>
                        <w:noProof/>
                        <w:sz w:val="16"/>
                      </w:rPr>
                      <m:t>+</m:t>
                    </m:r>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d>
                          <m:dPr>
                            <m:ctrlPr>
                              <w:rPr>
                                <w:rFonts w:ascii="Cambria Math" w:hAnsi="Cambria Math"/>
                                <w:sz w:val="16"/>
                              </w:rPr>
                            </m:ctrlPr>
                          </m:dPr>
                          <m:e>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e>
                      <m:sup>
                        <m:r>
                          <m:rPr>
                            <m:sty m:val="p"/>
                          </m:rPr>
                          <w:rPr>
                            <w:rFonts w:ascii="Cambria Math" w:hAnsi="Cambria Math"/>
                            <w:noProof/>
                            <w:sz w:val="16"/>
                          </w:rPr>
                          <m:t>2</m:t>
                        </m:r>
                      </m:sup>
                    </m:sSup>
                    <m:r>
                      <m:rPr>
                        <m:sty m:val="p"/>
                      </m:rPr>
                      <w:rPr>
                        <w:rFonts w:ascii="Cambria Math" w:hAnsi="Cambria Math"/>
                        <w:noProof/>
                        <w:sz w:val="16"/>
                      </w:rPr>
                      <m:t>]</m:t>
                    </m:r>
                    <m:r>
                      <w:rPr>
                        <w:rFonts w:ascii="Cambria Math" w:hAnsi="Cambria Math"/>
                        <w:noProof/>
                        <w:sz w:val="16"/>
                      </w:rPr>
                      <m:t>+</m:t>
                    </m:r>
                    <m:sSup>
                      <m:sSupPr>
                        <m:ctrlPr>
                          <w:rPr>
                            <w:rFonts w:ascii="Cambria Math" w:hAnsi="Cambria Math"/>
                            <w:sz w:val="16"/>
                          </w:rPr>
                        </m:ctrlPr>
                      </m:sSupPr>
                      <m:e>
                        <m:r>
                          <w:rPr>
                            <w:rFonts w:ascii="Cambria Math" w:hAnsi="Cambria Math" w:cs="Cambria Math"/>
                            <w:noProof/>
                            <w:sz w:val="16"/>
                          </w:rPr>
                          <m:t>ω</m:t>
                        </m:r>
                      </m:e>
                      <m:sup>
                        <m:r>
                          <m:rPr>
                            <m:sty m:val="p"/>
                          </m:rPr>
                          <w:rPr>
                            <w:rFonts w:ascii="Cambria Math" w:hAnsi="Cambria Math"/>
                            <w:noProof/>
                            <w:sz w:val="16"/>
                          </w:rPr>
                          <m:t>2</m:t>
                        </m:r>
                      </m:sup>
                    </m:sSup>
                    <m:r>
                      <m:rPr>
                        <m:sty m:val="p"/>
                      </m:rP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2</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2</m:t>
                        </m:r>
                      </m:sup>
                    </m:sSup>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d>
                      <m:dPr>
                        <m:ctrlPr>
                          <w:rPr>
                            <w:rFonts w:ascii="Cambria Math" w:hAnsi="Cambria Math"/>
                            <w:sz w:val="16"/>
                          </w:rPr>
                        </m:ctrlPr>
                      </m:dPr>
                      <m:e>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pe</m:t>
                            </m:r>
                          </m:sub>
                        </m:sSub>
                        <m:r>
                          <w:rPr>
                            <w:rFonts w:ascii="Cambria Math" w:hAnsi="Cambria Math"/>
                            <w:noProof/>
                            <w:sz w:val="16"/>
                          </w:rPr>
                          <m:t>+</m:t>
                        </m:r>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ce</m:t>
                            </m:r>
                          </m:sub>
                        </m:sSub>
                        <m:sSub>
                          <m:sSubPr>
                            <m:ctrlPr>
                              <w:rPr>
                                <w:rFonts w:ascii="Cambria Math" w:hAnsi="Cambria Math"/>
                                <w:sz w:val="16"/>
                              </w:rPr>
                            </m:ctrlPr>
                          </m:sSubPr>
                          <m:e>
                            <m:r>
                              <w:rPr>
                                <w:rFonts w:ascii="Cambria Math" w:hAnsi="Cambria Math" w:cs="Cambria Math"/>
                                <w:noProof/>
                                <w:sz w:val="16"/>
                              </w:rPr>
                              <m:t>ω</m:t>
                            </m:r>
                          </m:e>
                          <m:sub>
                            <m:r>
                              <w:rPr>
                                <w:rFonts w:ascii="Cambria Math" w:hAnsi="Cambria Math"/>
                                <w:noProof/>
                                <w:sz w:val="16"/>
                              </w:rPr>
                              <m:t>ci</m:t>
                            </m:r>
                          </m:sub>
                        </m:sSub>
                      </m:e>
                    </m:d>
                    <m:d>
                      <m:dPr>
                        <m:ctrlPr>
                          <w:rPr>
                            <w:rFonts w:ascii="Cambria Math" w:hAnsi="Cambria Math"/>
                            <w:sz w:val="16"/>
                          </w:rPr>
                        </m:ctrlPr>
                      </m:dPr>
                      <m:e>
                        <m:r>
                          <m:rPr>
                            <m:sty m:val="p"/>
                          </m:rPr>
                          <w:rPr>
                            <w:rFonts w:ascii="Cambria Math" w:hAnsi="Cambria Math"/>
                            <w:noProof/>
                            <w:sz w:val="16"/>
                          </w:rPr>
                          <m:t>1</m:t>
                        </m:r>
                        <m:r>
                          <w:rPr>
                            <w:rFonts w:ascii="Cambria Math" w:hAnsi="Cambria Math"/>
                            <w:noProof/>
                            <w:sz w:val="16"/>
                          </w:rPr>
                          <m:t>+</m:t>
                        </m:r>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e>
                    </m:d>
                    <m:r>
                      <m:rPr>
                        <m:sty m:val="p"/>
                      </m:rPr>
                      <w:rPr>
                        <w:rFonts w:ascii="Cambria Math" w:hAnsi="Cambria Math"/>
                        <w:noProof/>
                        <w:sz w:val="16"/>
                      </w:rPr>
                      <m:t>]</m:t>
                    </m:r>
                  </m:e>
                </m:mr>
                <m:mr>
                  <m:e/>
                  <m:e>
                    <m:r>
                      <w:rPr>
                        <w:rFonts w:ascii="Cambria Math" w:hAnsi="Cambria Math"/>
                        <w:noProof/>
                        <w:sz w:val="16"/>
                      </w:rPr>
                      <m:t>-</m:t>
                    </m:r>
                    <m:sSup>
                      <m:sSupPr>
                        <m:ctrlPr>
                          <w:rPr>
                            <w:rFonts w:ascii="Cambria Math" w:hAnsi="Cambria Math"/>
                            <w:sz w:val="16"/>
                          </w:rPr>
                        </m:ctrlPr>
                      </m:sSupPr>
                      <m:e>
                        <m:r>
                          <w:rPr>
                            <w:rFonts w:ascii="Cambria Math" w:hAnsi="Cambria Math"/>
                            <w:noProof/>
                            <w:sz w:val="16"/>
                          </w:rPr>
                          <m:t>k</m:t>
                        </m:r>
                      </m:e>
                      <m:sup>
                        <m:r>
                          <m:rPr>
                            <m:sty m:val="p"/>
                          </m:rPr>
                          <w:rPr>
                            <w:rFonts w:ascii="Cambria Math" w:hAnsi="Cambria Math"/>
                            <w:noProof/>
                            <w:sz w:val="16"/>
                          </w:rPr>
                          <m:t>4</m:t>
                        </m:r>
                      </m:sup>
                    </m:sSup>
                    <m:sSup>
                      <m:sSupPr>
                        <m:ctrlPr>
                          <w:rPr>
                            <w:rFonts w:ascii="Cambria Math" w:hAnsi="Cambria Math"/>
                            <w:sz w:val="16"/>
                          </w:rPr>
                        </m:ctrlPr>
                      </m:sSupPr>
                      <m:e>
                        <m:r>
                          <w:rPr>
                            <w:rFonts w:ascii="Cambria Math" w:hAnsi="Cambria Math"/>
                            <w:noProof/>
                            <w:sz w:val="16"/>
                          </w:rPr>
                          <m:t>c</m:t>
                        </m:r>
                      </m:e>
                      <m:sup>
                        <m:r>
                          <m:rPr>
                            <m:sty m:val="p"/>
                          </m:rPr>
                          <w:rPr>
                            <w:rFonts w:ascii="Cambria Math" w:hAnsi="Cambria Math"/>
                            <w:noProof/>
                            <w:sz w:val="16"/>
                          </w:rPr>
                          <m:t>4</m:t>
                        </m:r>
                      </m:sup>
                    </m:s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ce</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ci</m:t>
                        </m:r>
                      </m:sub>
                      <m:sup>
                        <m:r>
                          <m:rPr>
                            <m:sty m:val="p"/>
                          </m:rPr>
                          <w:rPr>
                            <w:rFonts w:ascii="Cambria Math" w:hAnsi="Cambria Math"/>
                            <w:noProof/>
                            <w:sz w:val="16"/>
                          </w:rPr>
                          <m:t>2</m:t>
                        </m:r>
                      </m:sup>
                    </m:sSubSup>
                    <m:sSubSup>
                      <m:sSubSupPr>
                        <m:ctrlPr>
                          <w:rPr>
                            <w:rFonts w:ascii="Cambria Math" w:hAnsi="Cambria Math"/>
                            <w:sz w:val="16"/>
                          </w:rPr>
                        </m:ctrlPr>
                      </m:sSubSupPr>
                      <m:e>
                        <m:r>
                          <w:rPr>
                            <w:rFonts w:ascii="Cambria Math" w:hAnsi="Cambria Math" w:cs="Cambria Math"/>
                            <w:noProof/>
                            <w:sz w:val="16"/>
                          </w:rPr>
                          <m:t>ω</m:t>
                        </m:r>
                      </m:e>
                      <m:sub>
                        <m:r>
                          <w:rPr>
                            <w:rFonts w:ascii="Cambria Math" w:hAnsi="Cambria Math"/>
                            <w:noProof/>
                            <w:sz w:val="16"/>
                          </w:rPr>
                          <m:t>pe</m:t>
                        </m:r>
                      </m:sub>
                      <m:sup>
                        <m:r>
                          <m:rPr>
                            <m:sty m:val="p"/>
                          </m:rPr>
                          <w:rPr>
                            <w:rFonts w:ascii="Cambria Math" w:hAnsi="Cambria Math"/>
                            <w:noProof/>
                            <w:sz w:val="16"/>
                          </w:rPr>
                          <m:t>2</m:t>
                        </m:r>
                      </m:sup>
                    </m:sSubSup>
                    <m:sSup>
                      <m:sSupPr>
                        <m:ctrlPr>
                          <w:rPr>
                            <w:rFonts w:ascii="Cambria Math" w:hAnsi="Cambria Math"/>
                            <w:sz w:val="16"/>
                          </w:rPr>
                        </m:ctrlPr>
                      </m:sSupPr>
                      <m:e>
                        <m:r>
                          <m:rPr>
                            <m:sty m:val="p"/>
                          </m:rPr>
                          <w:rPr>
                            <w:rFonts w:ascii="Cambria Math" w:hAnsi="Cambria Math"/>
                            <w:noProof/>
                            <w:sz w:val="16"/>
                          </w:rPr>
                          <m:t>cos</m:t>
                        </m:r>
                      </m:e>
                      <m:sup>
                        <m:r>
                          <m:rPr>
                            <m:sty m:val="p"/>
                          </m:rPr>
                          <w:rPr>
                            <w:rFonts w:ascii="Cambria Math" w:hAnsi="Cambria Math"/>
                            <w:noProof/>
                            <w:sz w:val="16"/>
                          </w:rPr>
                          <m:t>2</m:t>
                        </m:r>
                      </m:sup>
                    </m:sSup>
                    <m:r>
                      <w:rPr>
                        <w:rFonts w:ascii="Cambria Math" w:hAnsi="Cambria Math" w:cs="Cambria Math"/>
                        <w:noProof/>
                        <w:sz w:val="16"/>
                      </w:rPr>
                      <m:t>θ</m:t>
                    </m:r>
                    <m:r>
                      <m:rPr>
                        <m:sty m:val="p"/>
                      </m:rPr>
                      <w:rPr>
                        <w:rFonts w:ascii="Cambria Math" w:hAnsi="Cambria Math"/>
                        <w:noProof/>
                        <w:sz w:val="16"/>
                      </w:rPr>
                      <m:t>=0</m:t>
                    </m:r>
                  </m:e>
                </m:mr>
              </m:m>
              <m:r>
                <w:rPr>
                  <w:rFonts w:ascii="Cambria Math" w:hAnsi="Cambria Math"/>
                  <w:sz w:val="16"/>
                </w:rPr>
                <m:t>#</m:t>
              </m:r>
              <w:bookmarkStart w:id="164" w:name="Dispersion"/>
              <m:d>
                <m:dPr>
                  <m:ctrlPr>
                    <w:rPr>
                      <w:rFonts w:ascii="Cambria Math" w:hAnsi="Cambria Math"/>
                      <w:i/>
                      <w:noProof/>
                      <w:sz w:val="16"/>
                    </w:rPr>
                  </m:ctrlPr>
                </m:dPr>
                <m:e>
                  <m:r>
                    <w:rPr>
                      <w:rFonts w:ascii="Cambria Math" w:hAnsi="Cambria Math"/>
                      <w:i/>
                      <w:noProof/>
                      <w:sz w:val="16"/>
                    </w:rPr>
                    <w:fldChar w:fldCharType="begin"/>
                  </m:r>
                  <m:r>
                    <m:rPr>
                      <m:sty m:val="p"/>
                    </m:rPr>
                    <w:rPr>
                      <w:rFonts w:ascii="Cambria Math" w:hAnsi="Cambria Math"/>
                      <w:noProof/>
                      <w:sz w:val="16"/>
                    </w:rPr>
                    <m:t xml:space="preserve"> SEQ equation </m:t>
                  </m:r>
                  <m:r>
                    <w:rPr>
                      <w:rFonts w:ascii="Cambria Math" w:hAnsi="Cambria Math"/>
                      <w:i/>
                      <w:noProof/>
                      <w:sz w:val="16"/>
                    </w:rPr>
                    <w:fldChar w:fldCharType="separate"/>
                  </m:r>
                  <m:r>
                    <m:rPr>
                      <m:sty m:val="p"/>
                    </m:rPr>
                    <w:rPr>
                      <w:rFonts w:ascii="Cambria Math" w:hAnsi="Cambria Math"/>
                      <w:noProof/>
                      <w:sz w:val="16"/>
                    </w:rPr>
                    <m:t>4</m:t>
                  </m:r>
                  <m:r>
                    <w:rPr>
                      <w:rFonts w:ascii="Cambria Math" w:hAnsi="Cambria Math"/>
                      <w:i/>
                      <w:noProof/>
                      <w:sz w:val="16"/>
                    </w:rPr>
                    <w:fldChar w:fldCharType="end"/>
                  </m:r>
                </m:e>
              </m:d>
              <w:bookmarkEnd w:id="164"/>
            </m:e>
          </m:eqArr>
        </m:oMath>
      </m:oMathPara>
    </w:p>
    <w:p w14:paraId="24DB8271" w14:textId="3BFF0983" w:rsidR="00466416" w:rsidRDefault="00466416" w:rsidP="00466416">
      <w:pPr>
        <w:pStyle w:val="IOPText"/>
        <w:rPr>
          <w:noProof/>
        </w:rPr>
      </w:pPr>
      <m:oMathPara>
        <m:oMath>
          <m:r>
            <m:rPr>
              <m:sty m:val="p"/>
            </m:rPr>
            <w:rPr>
              <w:rFonts w:ascii="Cambria Math" w:hAnsi="Cambria Math"/>
              <w:noProof/>
            </w:rPr>
            <w:drawing>
              <wp:inline distT="0" distB="0" distL="0" distR="0" wp14:anchorId="421CB5A4" wp14:editId="62712041">
                <wp:extent cx="3068320" cy="2496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68320" cy="2496185"/>
                        </a:xfrm>
                        <a:prstGeom prst="rect">
                          <a:avLst/>
                        </a:prstGeom>
                        <a:noFill/>
                      </pic:spPr>
                    </pic:pic>
                  </a:graphicData>
                </a:graphic>
              </wp:inline>
            </w:drawing>
          </m:r>
        </m:oMath>
      </m:oMathPara>
    </w:p>
    <w:p w14:paraId="7504DE5F" w14:textId="77777777" w:rsidR="00466416" w:rsidRDefault="00466416" w:rsidP="00466416">
      <w:pPr>
        <w:pStyle w:val="IOPText"/>
        <w:rPr>
          <w:noProof/>
        </w:rPr>
      </w:pPr>
    </w:p>
    <w:p w14:paraId="170416F5" w14:textId="15E64272" w:rsidR="00466416" w:rsidRDefault="00466416" w:rsidP="00466416">
      <w:pPr>
        <w:pStyle w:val="IOPText"/>
        <w:rPr>
          <w:noProof/>
        </w:rPr>
      </w:pPr>
      <w:r>
        <w:rPr>
          <w:noProof/>
        </w:rPr>
        <mc:AlternateContent>
          <mc:Choice Requires="wps">
            <w:drawing>
              <wp:inline distT="0" distB="0" distL="0" distR="0" wp14:anchorId="3D8FC630" wp14:editId="4FB2F0CF">
                <wp:extent cx="3062827" cy="635"/>
                <wp:effectExtent l="0" t="0" r="4445" b="3810"/>
                <wp:docPr id="2" name="Text Box 2"/>
                <wp:cNvGraphicFramePr/>
                <a:graphic xmlns:a="http://schemas.openxmlformats.org/drawingml/2006/main">
                  <a:graphicData uri="http://schemas.microsoft.com/office/word/2010/wordprocessingShape">
                    <wps:wsp>
                      <wps:cNvSpPr txBox="1"/>
                      <wps:spPr>
                        <a:xfrm>
                          <a:off x="0" y="0"/>
                          <a:ext cx="3062827" cy="635"/>
                        </a:xfrm>
                        <a:prstGeom prst="rect">
                          <a:avLst/>
                        </a:prstGeom>
                        <a:solidFill>
                          <a:prstClr val="white"/>
                        </a:solidFill>
                        <a:ln>
                          <a:noFill/>
                        </a:ln>
                      </wps:spPr>
                      <wps:txbx>
                        <w:txbxContent>
                          <w:p w14:paraId="7F9F1B46" w14:textId="77777777" w:rsidR="00301186" w:rsidRPr="00C4769E" w:rsidRDefault="00301186" w:rsidP="00466416">
                            <w:pPr>
                              <w:pStyle w:val="Caption"/>
                            </w:pPr>
                            <w:bookmarkStart w:id="165" w:name="_Ref186712619"/>
                            <w:r>
                              <w:t xml:space="preserve">Figure </w:t>
                            </w:r>
                            <w:fldSimple w:instr=" SEQ Figure \* ARABIC ">
                              <w:r>
                                <w:rPr>
                                  <w:noProof/>
                                </w:rPr>
                                <w:t>8</w:t>
                              </w:r>
                            </w:fldSimple>
                            <w:bookmarkEnd w:id="165"/>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3D8FC630" id="_x0000_t202" coordsize="21600,21600" o:spt="202" path="m,l,21600r21600,l21600,xe">
                <v:stroke joinstyle="miter"/>
                <v:path gradientshapeok="t" o:connecttype="rect"/>
              </v:shapetype>
              <v:shape id="Text Box 2" o:spid="_x0000_s1026" type="#_x0000_t202" style="width:241.1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" stroked="f">
                <v:textbox style="mso-fit-shape-to-text:t" inset="0,0,0,0">
                  <w:txbxContent>
                    <w:p w14:paraId="7F9F1B46" w14:textId="77777777" w:rsidR="00301186" w:rsidRPr="00C4769E" w:rsidRDefault="00301186" w:rsidP="00466416">
                      <w:pPr>
                        <w:pStyle w:val="Caption"/>
                      </w:pPr>
                      <w:bookmarkStart w:id="166" w:name="_Ref186712619"/>
                      <w:r>
                        <w:t xml:space="preserve">Figure </w:t>
                      </w:r>
                      <w:fldSimple w:instr=" SEQ Figure \* ARABIC ">
                        <w:r>
                          <w:rPr>
                            <w:noProof/>
                          </w:rPr>
                          <w:t>8</w:t>
                        </w:r>
                      </w:fldSimple>
                      <w:bookmarkEnd w:id="166"/>
                      <w:r>
                        <w:t>.</w:t>
                      </w:r>
                      <w:r w:rsidRPr="005C70FA">
                        <w:t>Dispersion relationship in cold magnetized plasma.</w:t>
                      </w:r>
                      <w:r>
                        <w:t xml:space="preserve"> </w:t>
                      </w:r>
                      <m:oMath>
                        <m:sSub>
                          <m:sSubPr>
                            <m:ctrlPr>
                              <w:rPr>
                                <w:rFonts w:ascii="Cambria Math" w:hAnsi="Cambria Math"/>
                                <w:i/>
                              </w:rPr>
                            </m:ctrlPr>
                          </m:sSubPr>
                          <m:e>
                            <m:r>
                              <w:rPr>
                                <w:rFonts w:ascii="Cambria Math" w:hAnsi="Cambria Math"/>
                              </w:rPr>
                              <m:t>ω</m:t>
                            </m:r>
                          </m:e>
                          <m:sub>
                            <m:r>
                              <w:rPr>
                                <w:rFonts w:ascii="Cambria Math" w:hAnsi="Cambria Math"/>
                              </w:rPr>
                              <m:t>UH</m:t>
                            </m:r>
                          </m:sub>
                        </m:sSub>
                      </m:oMath>
                      <w:r>
                        <w:t xml:space="preserve"> refers to the upper hybrid frequency.</w:t>
                      </w:r>
                      <w:r w:rsidRPr="005C70FA">
                        <w:t xml:space="preserve"> (a) Complete dispersion relationship in cold magnetized plasma. (b) </w:t>
                      </w:r>
                      <w:r>
                        <w:t>The ratio of Left-hand polarized wave in cold plasma dispersion</w:t>
                      </w:r>
                      <w:r w:rsidRPr="005C70FA">
                        <w:t xml:space="preserve">. (c) Region </w:t>
                      </w:r>
                      <w:r w:rsidRPr="00C4769E">
                        <w:t>where</w:t>
                      </w:r>
                      <w:r w:rsidRPr="005C70FA">
                        <w:t xml:space="preserve"> the phase velocity is smaller than the speed of light in vacuum. (d) High-frequency and low-frequency regions.</w:t>
                      </w:r>
                    </w:p>
                  </w:txbxContent>
                </v:textbox>
                <w10:anchorlock/>
              </v:shape>
            </w:pict>
          </mc:Fallback>
        </mc:AlternateContent>
      </w:r>
    </w:p>
    <w:p w14:paraId="512B34E6" w14:textId="77777777" w:rsidR="00466416" w:rsidRDefault="00466416" w:rsidP="00466416">
      <w:pPr>
        <w:pStyle w:val="IOPText"/>
        <w:rPr>
          <w:noProof/>
        </w:rPr>
      </w:pPr>
    </w:p>
    <w:p w14:paraId="6FFAFA55" w14:textId="77777777" w:rsidR="00466416" w:rsidRDefault="00466416" w:rsidP="00466416">
      <w:pPr>
        <w:pStyle w:val="IOPText"/>
        <w:rPr>
          <w:noProof/>
        </w:rPr>
      </w:pPr>
    </w:p>
    <w:p w14:paraId="521A267F" w14:textId="63EAD3F9" w:rsidR="00482C83" w:rsidRPr="00466416" w:rsidRDefault="004B6C05" w:rsidP="00466416">
      <w:pPr>
        <w:pStyle w:val="IOPText"/>
        <w:rPr>
          <w:noProof/>
        </w:rPr>
      </w:pPr>
      <w:r>
        <w:rPr>
          <w:noProof/>
        </w:rPr>
        <w:t>The relationship of</w:t>
      </w:r>
      <w:r w:rsidR="00482C83" w:rsidRPr="00C408F8">
        <w:rPr>
          <w:noProof/>
        </w:rPr>
        <w:t xml:space="preserve"> </w:t>
      </w:r>
      <m:oMath>
        <m:r>
          <w:rPr>
            <w:rFonts w:ascii="Cambria Math" w:hAnsi="Cambria Math" w:cs="Cambria Math"/>
            <w:noProof/>
          </w:rPr>
          <m:t>ω</m:t>
        </m:r>
      </m:oMath>
      <w:r w:rsidR="00482C83" w:rsidRPr="00C408F8">
        <w:rPr>
          <w:noProof/>
        </w:rPr>
        <w:t xml:space="preserve"> and </w:t>
      </w:r>
      <m:oMath>
        <m:r>
          <w:rPr>
            <w:rFonts w:ascii="Cambria Math" w:hAnsi="Cambria Math"/>
            <w:noProof/>
          </w:rPr>
          <m:t>k</m:t>
        </m:r>
      </m:oMath>
      <w:r w:rsidR="00482C83" w:rsidRPr="00C408F8">
        <w:rPr>
          <w:noProof/>
        </w:rPr>
        <w:t xml:space="preserve"> depend on the electron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ce</m:t>
            </m:r>
          </m:sub>
        </m:sSub>
      </m:oMath>
      <w:r w:rsidR="00482C83" w:rsidRPr="00C408F8">
        <w:rPr>
          <w:noProof/>
        </w:rPr>
        <w:t>), the plasma frequency (</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pe</m:t>
            </m:r>
          </m:sub>
        </m:sSub>
      </m:oMath>
      <w:r w:rsidR="00482C83" w:rsidRPr="00C408F8">
        <w:rPr>
          <w:noProof/>
        </w:rPr>
        <w:t>) and the ion cyclotron frequency(</w:t>
      </w:r>
      <m:oMath>
        <m:sSub>
          <m:sSubPr>
            <m:ctrlPr>
              <w:rPr>
                <w:rFonts w:ascii="Cambria Math" w:hAnsi="Cambria Math"/>
                <w:noProof/>
              </w:rPr>
            </m:ctrlPr>
          </m:sSubPr>
          <m:e>
            <m:r>
              <w:rPr>
                <w:rFonts w:ascii="Cambria Math" w:hAnsi="Cambria Math" w:cs="Cambria Math"/>
                <w:noProof/>
              </w:rPr>
              <m:t>ω</m:t>
            </m:r>
          </m:e>
          <m:sub>
            <m:r>
              <w:rPr>
                <w:rFonts w:ascii="Cambria Math" w:hAnsi="Cambria Math"/>
                <w:noProof/>
              </w:rPr>
              <m:t>ci</m:t>
            </m:r>
          </m:sub>
        </m:sSub>
      </m:oMath>
      <w:r w:rsidR="00482C83" w:rsidRPr="00C408F8">
        <w:rPr>
          <w:noProof/>
        </w:rPr>
        <w:t xml:space="preserve">). Here, </w:t>
      </w:r>
      <m:oMath>
        <m:r>
          <w:rPr>
            <w:rFonts w:ascii="Cambria Math" w:hAnsi="Cambria Math" w:cs="Cambria Math"/>
            <w:noProof/>
          </w:rPr>
          <m:t>θ</m:t>
        </m:r>
      </m:oMath>
      <w:r w:rsidR="00482C83" w:rsidRPr="00C408F8">
        <w:rPr>
          <w:noProof/>
        </w:rPr>
        <w:t xml:space="preserve"> is the angle between </w:t>
      </w:r>
      <m:oMath>
        <m:acc>
          <m:accPr>
            <m:chr m:val="⃗"/>
            <m:ctrlPr>
              <w:rPr>
                <w:rFonts w:ascii="Cambria Math" w:hAnsi="Cambria Math"/>
                <w:noProof/>
              </w:rPr>
            </m:ctrlPr>
          </m:accPr>
          <m:e>
            <m:r>
              <w:rPr>
                <w:rFonts w:ascii="Cambria Math" w:hAnsi="Cambria Math"/>
                <w:noProof/>
              </w:rPr>
              <m:t>k</m:t>
            </m:r>
          </m:e>
        </m:acc>
      </m:oMath>
      <w:r w:rsidR="00482C83" w:rsidRPr="00C408F8">
        <w:rPr>
          <w:noProof/>
        </w:rPr>
        <w:t xml:space="preserve"> and the static magnetic field </w:t>
      </w:r>
      <m:oMath>
        <m:acc>
          <m:accPr>
            <m:chr m:val="⃗"/>
            <m:ctrlPr>
              <w:rPr>
                <w:rFonts w:ascii="Cambria Math" w:hAnsi="Cambria Math"/>
                <w:noProof/>
              </w:rPr>
            </m:ctrlPr>
          </m:accPr>
          <m:e>
            <m:r>
              <w:rPr>
                <w:rFonts w:ascii="Cambria Math" w:hAnsi="Cambria Math"/>
                <w:noProof/>
              </w:rPr>
              <m:t>B</m:t>
            </m:r>
          </m:e>
        </m:acc>
      </m:oMath>
      <w:r w:rsidR="00482C83" w:rsidRPr="00C408F8">
        <w:rPr>
          <w:noProof/>
        </w:rPr>
        <w:t xml:space="preserve">. </w:t>
      </w:r>
      <w:r w:rsidR="00B82DA9" w:rsidRPr="00C408F8">
        <w:rPr>
          <w:noProof/>
        </w:rPr>
        <w:t xml:space="preserve">Considering the case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sidR="00B82DA9">
        <w:rPr>
          <w:noProof/>
        </w:rPr>
        <w:t>, t</w:t>
      </w:r>
      <w:r w:rsidR="00482C83" w:rsidRPr="00C408F8">
        <w:rPr>
          <w:noProof/>
        </w:rPr>
        <w:t xml:space="preserve">he dispersion relationship can be illustrated in </w:t>
      </w:r>
      <w:bookmarkStart w:id="167" w:name="OLE_LINK2"/>
      <w:bookmarkStart w:id="168" w:name="OLE_LINK3"/>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bookmarkEnd w:id="167"/>
      <w:bookmarkEnd w:id="168"/>
      <w:r w:rsidR="00482C83" w:rsidRPr="00C408F8">
        <w:rPr>
          <w:noProof/>
        </w:rPr>
        <w:t xml:space="preserve">(a), where the blue color represents the wavevector </w:t>
      </w:r>
      <m:oMath>
        <m:r>
          <w:rPr>
            <w:rFonts w:ascii="Cambria Math" w:hAnsi="Cambria Math" w:cs="Cambria Math"/>
            <w:noProof/>
          </w:rPr>
          <m:t>θ</m:t>
        </m:r>
        <m:r>
          <m:rPr>
            <m:sty m:val="p"/>
          </m:rPr>
          <w:rPr>
            <w:rFonts w:ascii="Cambria Math" w:hAnsi="Cambria Math"/>
            <w:noProof/>
          </w:rPr>
          <m:t>=0</m:t>
        </m:r>
      </m:oMath>
      <w:r w:rsidR="00482C83" w:rsidRPr="00C408F8">
        <w:rPr>
          <w:noProof/>
        </w:rPr>
        <w:t xml:space="preserve"> , while the </w:t>
      </w:r>
      <w:r w:rsidR="00482C83">
        <w:rPr>
          <w:noProof/>
        </w:rPr>
        <w:t>yellow</w:t>
      </w:r>
      <w:r w:rsidR="00482C83" w:rsidRPr="00C408F8">
        <w:rPr>
          <w:noProof/>
        </w:rPr>
        <w:t xml:space="preserve"> color represents </w:t>
      </w:r>
      <m:oMath>
        <m:r>
          <w:rPr>
            <w:rFonts w:ascii="Cambria Math" w:hAnsi="Cambria Math" w:cs="Cambria Math"/>
            <w:noProof/>
          </w:rPr>
          <m:t>θ</m:t>
        </m:r>
        <m:r>
          <m:rPr>
            <m:sty m:val="p"/>
          </m:rPr>
          <w:rPr>
            <w:rFonts w:ascii="Cambria Math" w:hAnsi="Cambria Math"/>
            <w:noProof/>
          </w:rPr>
          <m:t>=</m:t>
        </m:r>
      </m:oMath>
      <w:r w:rsidR="00482C83">
        <w:rPr>
          <w:noProof/>
        </w:rPr>
        <w:t xml:space="preserve"> 90 degrees</w:t>
      </w:r>
      <w:r w:rsidR="00482C83" w:rsidRPr="00C408F8">
        <w:rPr>
          <w:noProof/>
        </w:rPr>
        <w:t xml:space="preserve">. The polarization component in direction </w:t>
      </w:r>
      <m:oMath>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sidR="00482C83" w:rsidRPr="00C408F8">
        <w:rPr>
          <w:noProof/>
        </w:rPr>
        <w:t xml:space="preserve"> of the wave can be expressed a</w:t>
      </w:r>
      <w:r w:rsidR="006C2E59">
        <w:rPr>
          <w:rFonts w:hint="eastAsia"/>
          <w:noProof/>
          <w:lang w:eastAsia="zh-CN"/>
        </w:rPr>
        <w:t>s</w:t>
      </w:r>
      <w:r w:rsidR="006C2E59">
        <w:rPr>
          <w:rFonts w:hint="eastAsia"/>
          <w:noProof/>
          <w:color w:val="FF0000"/>
          <w:lang w:eastAsia="zh-CN"/>
        </w:rPr>
        <w:t xml:space="preserve"> </w:t>
      </w:r>
      <w:r w:rsidR="006C2E59" w:rsidRPr="006C2E59">
        <w:rPr>
          <w:noProof/>
          <w:lang w:eastAsia="zh-CN"/>
        </w:rPr>
        <w:fldChar w:fldCharType="begin"/>
      </w:r>
      <w:r w:rsidR="006C2E59" w:rsidRPr="006C2E59">
        <w:rPr>
          <w:noProof/>
          <w:lang w:eastAsia="zh-CN"/>
        </w:rPr>
        <w:instrText xml:space="preserve"> ADDIN EN.CITE &lt;EndNote&gt;&lt;Cite&gt;&lt;Author&gt;Aleynikov&lt;/Author&gt;&lt;Year&gt;2015&lt;/Year&gt;&lt;RecNum&gt;2236&lt;/RecNum&gt;&lt;DisplayText&gt;[32]&lt;/DisplayText&gt;&lt;record&gt;&lt;rec-number&gt;2236&lt;/rec-number&gt;&lt;foreign-keys&gt;&lt;key app="EN" db-id="f0atdtsz3wzwebesv0npwr9e520zx0xd0xpe" timestamp="1735713470"&gt;2236&lt;/key&gt;&lt;/foreign-keys&gt;&lt;ref-type name="Journal Article"&gt;17&lt;/ref-type&gt;&lt;contributors&gt;&lt;authors&gt;&lt;author&gt;Aleynikov, Pavel&lt;/author&gt;&lt;author&gt;Breizman, Boris&lt;/author&gt;&lt;/authors&gt;&lt;/contributors&gt;&lt;titles&gt;&lt;title&gt;Stability analysis of runaway-driven waves in a tokamak&lt;/title&gt;&lt;secondary-title&gt;Nuclear Fusion&lt;/secondary-title&gt;&lt;/titles&gt;&lt;periodical&gt;&lt;full-title&gt;Nuclear Fusion&lt;/full-title&gt;&lt;/periodical&gt;&lt;pages&gt;043014&lt;/pages&gt;&lt;volume&gt;55&lt;/volume&gt;&lt;number&gt;4&lt;/number&gt;&lt;dates&gt;&lt;year&gt;2015&lt;/year&gt;&lt;/dates&gt;&lt;isbn&gt;0029-5515&lt;/isbn&gt;&lt;urls&gt;&lt;/urls&gt;&lt;/record&gt;&lt;/Cite&gt;&lt;/EndNote&gt;</w:instrText>
      </w:r>
      <w:r w:rsidR="006C2E59" w:rsidRPr="006C2E59">
        <w:rPr>
          <w:noProof/>
          <w:lang w:eastAsia="zh-CN"/>
        </w:rPr>
        <w:fldChar w:fldCharType="separate"/>
      </w:r>
      <w:r w:rsidR="006C2E59" w:rsidRPr="006C2E59">
        <w:rPr>
          <w:noProof/>
          <w:lang w:eastAsia="zh-CN"/>
        </w:rPr>
        <w:t>[</w:t>
      </w:r>
      <w:hyperlink w:anchor="_ENREF_32" w:tooltip="Aleynikov, 2015 #2236" w:history="1">
        <w:r w:rsidR="0006700C" w:rsidRPr="006C2E59">
          <w:rPr>
            <w:noProof/>
            <w:lang w:eastAsia="zh-CN"/>
          </w:rPr>
          <w:t>32</w:t>
        </w:r>
      </w:hyperlink>
      <w:r w:rsidR="006C2E59" w:rsidRPr="006C2E59">
        <w:rPr>
          <w:noProof/>
          <w:lang w:eastAsia="zh-CN"/>
        </w:rPr>
        <w:t>]</w:t>
      </w:r>
      <w:r w:rsidR="006C2E59" w:rsidRPr="006C2E59">
        <w:rPr>
          <w:noProof/>
          <w:lang w:eastAsia="zh-CN"/>
        </w:rPr>
        <w:fldChar w:fldCharType="end"/>
      </w:r>
      <w:r w:rsidR="00CD2C83">
        <w:rPr>
          <w:rFonts w:hint="eastAsia"/>
          <w:noProof/>
          <w:lang w:eastAsia="zh-CN"/>
        </w:rPr>
        <w:t>:</w:t>
      </w:r>
      <w:r w:rsidR="00482C83" w:rsidRPr="006C2E59">
        <w:rPr>
          <w:noProof/>
        </w:rPr>
        <w:t xml:space="preserve"> </w:t>
      </w:r>
    </w:p>
    <w:p w14:paraId="1937B0EC" w14:textId="77777777" w:rsidR="004B6C05" w:rsidRDefault="00301186" w:rsidP="00664F43">
      <w:pPr>
        <w:pStyle w:val="NormalWeb"/>
        <w:shd w:val="clear" w:color="auto" w:fill="FFFFFF"/>
        <w:ind w:firstLine="360"/>
        <w:jc w:val="right"/>
        <w:rPr>
          <w:rFonts w:ascii="Cambria Math" w:hAnsi="Cambria Math"/>
          <w:sz w:val="15"/>
          <w:szCs w:val="15"/>
          <w:oMath/>
        </w:rPr>
        <w:sectPr w:rsidR="004B6C05" w:rsidSect="003A5833">
          <w:headerReference w:type="default" r:id="rId24"/>
          <w:footerReference w:type="default" r:id="rId25"/>
          <w:type w:val="continuous"/>
          <w:pgSz w:w="11906" w:h="16838" w:code="9"/>
          <w:pgMar w:top="1418" w:right="907" w:bottom="2041" w:left="907" w:header="709" w:footer="709" w:gutter="0"/>
          <w:cols w:num="2" w:space="227"/>
          <w:titlePg/>
          <w:docGrid w:linePitch="360"/>
        </w:sectPr>
      </w:pPr>
      <m:oMathPara>
        <m:oMath>
          <m:eqArr>
            <m:eqArrPr>
              <m:maxDist m:val="1"/>
              <m:ctrlPr>
                <w:rPr>
                  <w:rFonts w:ascii="Cambria Math" w:hAnsi="Cambria Math"/>
                  <w:i/>
                  <w:sz w:val="15"/>
                  <w:szCs w:val="15"/>
                </w:rPr>
              </m:ctrlPr>
            </m:eqArrPr>
            <m:e>
              <m:m>
                <m:mPr>
                  <m:plcHide m:val="1"/>
                  <m:mcs>
                    <m:mc>
                      <m:mcPr>
                        <m:count m:val="1"/>
                        <m:mcJc m:val="left"/>
                      </m:mcPr>
                    </m:mc>
                  </m:mcs>
                  <m:ctrlPr>
                    <w:rPr>
                      <w:rFonts w:ascii="Cambria Math" w:hAnsi="Cambria Math"/>
                      <w:sz w:val="15"/>
                      <w:szCs w:val="15"/>
                    </w:rPr>
                  </m:ctrlPr>
                </m:mPr>
                <m:mr>
                  <m:e>
                    <w:bookmarkStart w:id="169" w:name="OLE_LINK14"/>
                    <w:bookmarkStart w:id="170" w:name="OLE_LINK15"/>
                    <m:d>
                      <m:dPr>
                        <m:ctrlPr>
                          <w:rPr>
                            <w:rFonts w:ascii="Cambria Math" w:hAnsi="Cambria Math"/>
                            <w:sz w:val="15"/>
                            <w:szCs w:val="15"/>
                          </w:rPr>
                        </m:ctrlPr>
                      </m:dPr>
                      <m:e>
                        <m:r>
                          <w:rPr>
                            <w:rFonts w:ascii="Cambria Math" w:hAnsi="Cambria Math"/>
                            <w:noProof/>
                            <w:sz w:val="15"/>
                            <w:szCs w:val="15"/>
                          </w:rPr>
                          <m:t>A</m:t>
                        </m:r>
                        <m:r>
                          <m:rPr>
                            <m:sty m:val="p"/>
                          </m:rPr>
                          <w:rPr>
                            <w:rFonts w:ascii="Cambria Math" w:hAnsi="Cambria Math"/>
                            <w:noProof/>
                            <w:sz w:val="15"/>
                            <w:szCs w:val="15"/>
                          </w:rPr>
                          <m:t>,</m:t>
                        </m:r>
                        <m:r>
                          <w:rPr>
                            <w:rFonts w:ascii="Cambria Math" w:hAnsi="Cambria Math"/>
                            <w:noProof/>
                            <w:sz w:val="15"/>
                            <w:szCs w:val="15"/>
                          </w:rPr>
                          <m:t>iB</m:t>
                        </m:r>
                        <m:r>
                          <m:rPr>
                            <m:sty m:val="p"/>
                          </m:rPr>
                          <w:rPr>
                            <w:rFonts w:ascii="Cambria Math" w:hAnsi="Cambria Math"/>
                            <w:noProof/>
                            <w:sz w:val="15"/>
                            <w:szCs w:val="15"/>
                          </w:rPr>
                          <m:t>,</m:t>
                        </m:r>
                        <m:r>
                          <w:rPr>
                            <w:rFonts w:ascii="Cambria Math" w:hAnsi="Cambria Math"/>
                            <w:noProof/>
                            <w:sz w:val="15"/>
                            <w:szCs w:val="15"/>
                          </w:rPr>
                          <m:t>C</m:t>
                        </m:r>
                      </m:e>
                    </m:d>
                    <m:r>
                      <m:rPr>
                        <m:sty m:val="p"/>
                      </m:rPr>
                      <w:rPr>
                        <w:rFonts w:ascii="Cambria Math" w:hAnsi="Cambria Math"/>
                        <w:noProof/>
                        <w:sz w:val="15"/>
                        <w:szCs w:val="15"/>
                      </w:rPr>
                      <m:t>=</m:t>
                    </m:r>
                    <m:d>
                      <m:dPr>
                        <m:ctrlPr>
                          <w:rPr>
                            <w:rFonts w:ascii="Cambria Math" w:hAnsi="Cambria Math"/>
                            <w:sz w:val="15"/>
                            <w:szCs w:val="15"/>
                          </w:rPr>
                        </m:ctrlPr>
                      </m:dPr>
                      <m:e>
                        <m:r>
                          <m:rPr>
                            <m:sty m:val="p"/>
                          </m:rPr>
                          <w:rPr>
                            <w:rFonts w:ascii="Cambria Math" w:hAnsi="Cambria Math"/>
                            <w:noProof/>
                            <w:sz w:val="15"/>
                            <w:szCs w:val="15"/>
                          </w:rPr>
                          <m:t>1,</m:t>
                        </m:r>
                        <m:r>
                          <w:rPr>
                            <w:rFonts w:ascii="Cambria Math" w:hAnsi="Cambria Math"/>
                            <w:noProof/>
                            <w:sz w:val="15"/>
                            <w:szCs w:val="15"/>
                          </w:rPr>
                          <m:t>i</m:t>
                        </m:r>
                        <m:f>
                          <m:fPr>
                            <m:ctrlPr>
                              <w:rPr>
                                <w:rFonts w:ascii="Cambria Math" w:hAnsi="Cambria Math"/>
                                <w:sz w:val="15"/>
                                <w:szCs w:val="15"/>
                              </w:rPr>
                            </m:ctrlPr>
                          </m:fPr>
                          <m:num>
                            <m:f>
                              <m:fPr>
                                <m:ctrlPr>
                                  <w:rPr>
                                    <w:rFonts w:ascii="Cambria Math" w:hAnsi="Cambria Math"/>
                                    <w:sz w:val="15"/>
                                    <w:szCs w:val="15"/>
                                  </w:rPr>
                                </m:ctrlPr>
                              </m:fPr>
                              <m:num>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sSub>
                                  <m:sSubPr>
                                    <m:ctrlPr>
                                      <w:rPr>
                                        <w:rFonts w:ascii="Cambria Math" w:hAnsi="Cambria Math"/>
                                        <w:sz w:val="15"/>
                                        <w:szCs w:val="15"/>
                                      </w:rPr>
                                    </m:ctrlPr>
                                  </m:sSubPr>
                                  <m:e>
                                    <m:r>
                                      <w:rPr>
                                        <w:rFonts w:ascii="Cambria Math" w:hAnsi="Cambria Math" w:cs="Cambria Math"/>
                                        <w:noProof/>
                                        <w:sz w:val="15"/>
                                        <w:szCs w:val="15"/>
                                      </w:rPr>
                                      <m:t>ω</m:t>
                                    </m:r>
                                  </m:e>
                                  <m:sub>
                                    <m:r>
                                      <w:rPr>
                                        <w:rFonts w:ascii="Cambria Math" w:hAnsi="Cambria Math"/>
                                        <w:noProof/>
                                        <w:sz w:val="15"/>
                                        <w:szCs w:val="15"/>
                                      </w:rPr>
                                      <m:t>ce</m:t>
                                    </m:r>
                                  </m:sub>
                                </m:sSub>
                              </m:num>
                              <m:den>
                                <m:r>
                                  <w:rPr>
                                    <w:rFonts w:ascii="Cambria Math" w:hAnsi="Cambria Math" w:cs="Cambria Math"/>
                                    <w:noProof/>
                                    <w:sz w:val="15"/>
                                    <w:szCs w:val="15"/>
                                  </w:rPr>
                                  <m:t>ω</m:t>
                                </m:r>
                              </m:den>
                            </m:f>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f>
                              <m:fPr>
                                <m:ctrlPr>
                                  <w:rPr>
                                    <w:rFonts w:ascii="Cambria Math" w:hAnsi="Cambria Math"/>
                                    <w:sz w:val="15"/>
                                    <w:szCs w:val="15"/>
                                  </w:rPr>
                                </m:ctrlPr>
                              </m:fPr>
                              <m:num>
                                <m:sSup>
                                  <m:sSupPr>
                                    <m:ctrlPr>
                                      <w:rPr>
                                        <w:rFonts w:ascii="Cambria Math" w:hAnsi="Cambria Math"/>
                                        <w:sz w:val="15"/>
                                        <w:szCs w:val="15"/>
                                      </w:rPr>
                                    </m:ctrlPr>
                                  </m:sSupPr>
                                  <m:e>
                                    <m:r>
                                      <w:rPr>
                                        <w:rFonts w:ascii="Cambria Math" w:hAnsi="Cambria Math"/>
                                        <w:noProof/>
                                        <w:sz w:val="15"/>
                                        <w:szCs w:val="15"/>
                                      </w:rPr>
                                      <m:t>k</m:t>
                                    </m:r>
                                  </m:e>
                                  <m:sup>
                                    <m:r>
                                      <m:rPr>
                                        <m:sty m:val="p"/>
                                      </m:rPr>
                                      <w:rPr>
                                        <w:rFonts w:ascii="Cambria Math" w:hAnsi="Cambria Math"/>
                                        <w:noProof/>
                                        <w:sz w:val="15"/>
                                        <w:szCs w:val="15"/>
                                      </w:rPr>
                                      <m:t>2</m:t>
                                    </m:r>
                                  </m:sup>
                                </m:s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ce</m:t>
                                    </m:r>
                                  </m:sub>
                                  <m:sup>
                                    <m:r>
                                      <m:rPr>
                                        <m:sty m:val="p"/>
                                      </m:rPr>
                                      <w:rPr>
                                        <w:rFonts w:ascii="Cambria Math" w:hAnsi="Cambria Math"/>
                                        <w:noProof/>
                                        <w:sz w:val="15"/>
                                        <w:szCs w:val="15"/>
                                      </w:rPr>
                                      <m:t>2</m:t>
                                    </m:r>
                                  </m:sup>
                                </m:sSubSup>
                              </m:num>
                              <m:den>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den>
                        </m:f>
                        <m:r>
                          <m:rPr>
                            <m:sty m:val="p"/>
                          </m:rPr>
                          <w:rPr>
                            <w:rFonts w:ascii="Cambria Math" w:hAnsi="Cambria Math"/>
                            <w:noProof/>
                            <w:sz w:val="15"/>
                            <w:szCs w:val="15"/>
                          </w:rPr>
                          <m:t>,</m:t>
                        </m:r>
                        <m:f>
                          <m:fPr>
                            <m:ctrlPr>
                              <w:rPr>
                                <w:rFonts w:ascii="Cambria Math" w:hAnsi="Cambria Math"/>
                                <w:sz w:val="15"/>
                                <w:szCs w:val="15"/>
                              </w:rPr>
                            </m:ctrlPr>
                          </m:fPr>
                          <m:num>
                            <m:sSub>
                              <m:sSubPr>
                                <m:ctrlPr>
                                  <w:rPr>
                                    <w:rFonts w:ascii="Cambria Math" w:hAnsi="Cambria Math"/>
                                    <w:sz w:val="15"/>
                                    <w:szCs w:val="15"/>
                                  </w:rPr>
                                </m:ctrlPr>
                              </m:sSubPr>
                              <m:e>
                                <m:r>
                                  <w:rPr>
                                    <w:rFonts w:ascii="Cambria Math" w:hAnsi="Cambria Math"/>
                                    <w:noProof/>
                                    <w:sz w:val="15"/>
                                    <w:szCs w:val="15"/>
                                  </w:rPr>
                                  <m:t>k</m:t>
                                </m:r>
                              </m:e>
                              <m:sub>
                                <m:r>
                                  <m:rPr>
                                    <m:sty m:val="p"/>
                                  </m:rPr>
                                  <w:rPr>
                                    <w:rFonts w:ascii="Cambria Math" w:hAnsi="Cambria Math"/>
                                    <w:noProof/>
                                    <w:sz w:val="15"/>
                                    <w:szCs w:val="15"/>
                                  </w:rPr>
                                  <m:t>∥</m:t>
                                </m:r>
                              </m:sub>
                            </m:sSub>
                            <m:sSub>
                              <m:sSubPr>
                                <m:ctrlPr>
                                  <w:rPr>
                                    <w:rFonts w:ascii="Cambria Math" w:hAnsi="Cambria Math"/>
                                    <w:sz w:val="15"/>
                                    <w:szCs w:val="15"/>
                                  </w:rPr>
                                </m:ctrlPr>
                              </m:sSubPr>
                              <m:e>
                                <m:r>
                                  <w:rPr>
                                    <w:rFonts w:ascii="Cambria Math" w:hAnsi="Cambria Math"/>
                                    <w:noProof/>
                                    <w:sz w:val="15"/>
                                    <w:szCs w:val="15"/>
                                  </w:rPr>
                                  <m:t>k</m:t>
                                </m:r>
                              </m:e>
                              <m:sub>
                                <m:r>
                                  <w:rPr>
                                    <w:rFonts w:ascii="Cambria Math" w:hAnsi="Cambria Math"/>
                                    <w:noProof/>
                                    <w:sz w:val="15"/>
                                    <w:szCs w:val="15"/>
                                  </w:rPr>
                                  <m:t>⊥</m:t>
                                </m:r>
                              </m:sub>
                            </m:sSub>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num>
                          <m:den>
                            <m:sSubSup>
                              <m:sSubSupPr>
                                <m:ctrlPr>
                                  <w:rPr>
                                    <w:rFonts w:ascii="Cambria Math" w:hAnsi="Cambria Math"/>
                                    <w:sz w:val="15"/>
                                    <w:szCs w:val="15"/>
                                  </w:rPr>
                                </m:ctrlPr>
                              </m:sSubSupPr>
                              <m:e>
                                <m:r>
                                  <w:rPr>
                                    <w:rFonts w:ascii="Cambria Math" w:hAnsi="Cambria Math" w:cs="Cambria Math"/>
                                    <w:noProof/>
                                    <w:sz w:val="15"/>
                                    <w:szCs w:val="15"/>
                                  </w:rPr>
                                  <m:t>ω</m:t>
                                </m:r>
                              </m:e>
                              <m:sub>
                                <m:r>
                                  <w:rPr>
                                    <w:rFonts w:ascii="Cambria Math" w:hAnsi="Cambria Math"/>
                                    <w:noProof/>
                                    <w:sz w:val="15"/>
                                    <w:szCs w:val="15"/>
                                  </w:rPr>
                                  <m:t>pe</m:t>
                                </m:r>
                              </m:sub>
                              <m:sup>
                                <m:r>
                                  <m:rPr>
                                    <m:sty m:val="p"/>
                                  </m:rPr>
                                  <w:rPr>
                                    <w:rFonts w:ascii="Cambria Math" w:hAnsi="Cambria Math"/>
                                    <w:noProof/>
                                    <w:sz w:val="15"/>
                                    <w:szCs w:val="15"/>
                                  </w:rPr>
                                  <m:t>2</m:t>
                                </m:r>
                              </m:sup>
                            </m:sSubSup>
                            <m:r>
                              <w:rPr>
                                <w:rFonts w:ascii="Cambria Math" w:hAnsi="Cambria Math"/>
                                <w:noProof/>
                                <w:sz w:val="15"/>
                                <w:szCs w:val="15"/>
                              </w:rPr>
                              <m:t>+</m:t>
                            </m:r>
                            <m:sSubSup>
                              <m:sSubSupPr>
                                <m:ctrlPr>
                                  <w:rPr>
                                    <w:rFonts w:ascii="Cambria Math" w:hAnsi="Cambria Math"/>
                                    <w:sz w:val="15"/>
                                    <w:szCs w:val="15"/>
                                  </w:rPr>
                                </m:ctrlPr>
                              </m:sSubSupPr>
                              <m:e>
                                <m:r>
                                  <w:rPr>
                                    <w:rFonts w:ascii="Cambria Math" w:hAnsi="Cambria Math"/>
                                    <w:noProof/>
                                    <w:sz w:val="15"/>
                                    <w:szCs w:val="15"/>
                                  </w:rPr>
                                  <m:t>k</m:t>
                                </m:r>
                              </m:e>
                              <m:sub>
                                <m:r>
                                  <w:rPr>
                                    <w:rFonts w:ascii="Cambria Math" w:hAnsi="Cambria Math"/>
                                    <w:noProof/>
                                    <w:sz w:val="15"/>
                                    <w:szCs w:val="15"/>
                                  </w:rPr>
                                  <m:t>⊥</m:t>
                                </m:r>
                              </m:sub>
                              <m:sup>
                                <m:r>
                                  <m:rPr>
                                    <m:sty m:val="p"/>
                                  </m:rPr>
                                  <w:rPr>
                                    <w:rFonts w:ascii="Cambria Math" w:hAnsi="Cambria Math"/>
                                    <w:noProof/>
                                    <w:sz w:val="15"/>
                                    <w:szCs w:val="15"/>
                                  </w:rPr>
                                  <m:t>2</m:t>
                                </m:r>
                              </m:sup>
                            </m:sSubSup>
                            <m:sSup>
                              <m:sSupPr>
                                <m:ctrlPr>
                                  <w:rPr>
                                    <w:rFonts w:ascii="Cambria Math" w:hAnsi="Cambria Math"/>
                                    <w:sz w:val="15"/>
                                    <w:szCs w:val="15"/>
                                  </w:rPr>
                                </m:ctrlPr>
                              </m:sSupPr>
                              <m:e>
                                <m:r>
                                  <w:rPr>
                                    <w:rFonts w:ascii="Cambria Math" w:hAnsi="Cambria Math"/>
                                    <w:noProof/>
                                    <w:sz w:val="15"/>
                                    <w:szCs w:val="15"/>
                                  </w:rPr>
                                  <m:t>c</m:t>
                                </m:r>
                              </m:e>
                              <m:sup>
                                <m:r>
                                  <m:rPr>
                                    <m:sty m:val="p"/>
                                  </m:rPr>
                                  <w:rPr>
                                    <w:rFonts w:ascii="Cambria Math" w:hAnsi="Cambria Math"/>
                                    <w:noProof/>
                                    <w:sz w:val="15"/>
                                    <w:szCs w:val="15"/>
                                  </w:rPr>
                                  <m:t>2</m:t>
                                </m:r>
                              </m:sup>
                            </m:sSup>
                            <m:r>
                              <w:rPr>
                                <w:rFonts w:ascii="Cambria Math" w:hAnsi="Cambria Math"/>
                                <w:noProof/>
                                <w:sz w:val="15"/>
                                <w:szCs w:val="15"/>
                              </w:rPr>
                              <m:t>-</m:t>
                            </m:r>
                            <m:sSup>
                              <m:sSupPr>
                                <m:ctrlPr>
                                  <w:rPr>
                                    <w:rFonts w:ascii="Cambria Math" w:hAnsi="Cambria Math"/>
                                    <w:sz w:val="15"/>
                                    <w:szCs w:val="15"/>
                                  </w:rPr>
                                </m:ctrlPr>
                              </m:sSupPr>
                              <m:e>
                                <m:r>
                                  <w:rPr>
                                    <w:rFonts w:ascii="Cambria Math" w:hAnsi="Cambria Math" w:cs="Cambria Math"/>
                                    <w:noProof/>
                                    <w:sz w:val="15"/>
                                    <w:szCs w:val="15"/>
                                  </w:rPr>
                                  <m:t>ω</m:t>
                                </m:r>
                              </m:e>
                              <m:sup>
                                <m:r>
                                  <m:rPr>
                                    <m:sty m:val="p"/>
                                  </m:rPr>
                                  <w:rPr>
                                    <w:rFonts w:ascii="Cambria Math" w:hAnsi="Cambria Math"/>
                                    <w:noProof/>
                                    <w:sz w:val="15"/>
                                    <w:szCs w:val="15"/>
                                  </w:rPr>
                                  <m:t>2</m:t>
                                </m:r>
                              </m:sup>
                            </m:sSup>
                          </m:den>
                        </m:f>
                      </m:e>
                    </m:d>
                    <w:bookmarkEnd w:id="169"/>
                    <w:bookmarkEnd w:id="170"/>
                  </m:e>
                </m:mr>
              </m:m>
              <m:r>
                <w:rPr>
                  <w:rFonts w:ascii="Cambria Math" w:hAnsi="Cambria Math"/>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5</m:t>
                  </m:r>
                  <m:r>
                    <w:rPr>
                      <w:rFonts w:ascii="Cambria Math" w:hAnsi="Cambria Math"/>
                      <w:i/>
                      <w:noProof/>
                      <w:sz w:val="15"/>
                      <w:szCs w:val="15"/>
                    </w:rPr>
                    <w:fldChar w:fldCharType="end"/>
                  </m:r>
                </m:e>
              </m:d>
            </m:e>
          </m:eqArr>
        </m:oMath>
      </m:oMathPara>
    </w:p>
    <w:p w14:paraId="306DDCBB" w14:textId="613C2667" w:rsidR="00466416" w:rsidRPr="00466416" w:rsidRDefault="00A3122A" w:rsidP="00466416">
      <w:pPr>
        <w:pStyle w:val="IOPText"/>
        <w:ind w:firstLine="0"/>
        <w:rPr>
          <w:noProof/>
        </w:rPr>
      </w:pPr>
      <w:r>
        <w:rPr>
          <w:noProof/>
        </w:rPr>
        <w:lastRenderedPageBreak/>
        <mc:AlternateContent>
          <mc:Choice Requires="wps">
            <w:drawing>
              <wp:anchor distT="0" distB="0" distL="114300" distR="114300" simplePos="0" relativeHeight="251663360" behindDoc="0" locked="0" layoutInCell="1" allowOverlap="1" wp14:anchorId="27362A08" wp14:editId="31AB7FE8">
                <wp:simplePos x="0" y="0"/>
                <wp:positionH relativeFrom="margin">
                  <wp:posOffset>213360</wp:posOffset>
                </wp:positionH>
                <wp:positionV relativeFrom="paragraph">
                  <wp:posOffset>4503420</wp:posOffset>
                </wp:positionV>
                <wp:extent cx="665543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6655435" cy="635"/>
                        </a:xfrm>
                        <a:prstGeom prst="rect">
                          <a:avLst/>
                        </a:prstGeom>
                        <a:solidFill>
                          <a:prstClr val="white"/>
                        </a:solidFill>
                        <a:ln>
                          <a:noFill/>
                        </a:ln>
                      </wps:spPr>
                      <wps:txbx>
                        <w:txbxContent>
                          <w:p w14:paraId="4AE35023" w14:textId="4FBEBF00" w:rsidR="00301186" w:rsidRPr="00C5426A" w:rsidRDefault="00301186" w:rsidP="00C5426A">
                            <w:pPr>
                              <w:pStyle w:val="Caption"/>
                            </w:pPr>
                            <w:bookmarkStart w:id="171" w:name="_Ref186713304"/>
                            <w:r>
                              <w:t xml:space="preserve">Figure </w:t>
                            </w:r>
                            <w:fldSimple w:instr=" SEQ Figure \* ARABIC ">
                              <w:r>
                                <w:rPr>
                                  <w:noProof/>
                                </w:rPr>
                                <w:t>9</w:t>
                              </w:r>
                            </w:fldSimple>
                            <w:bookmarkEnd w:id="171"/>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362A08" id="Text Box 9" o:spid="_x0000_s1027" type="#_x0000_t202" style="position:absolute;left:0;text-align:left;margin-left:16.8pt;margin-top:354.6pt;width:524.05pt;height:.0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" stroked="f">
                <v:textbox style="mso-fit-shape-to-text:t" inset="0,0,0,0">
                  <w:txbxContent>
                    <w:p w14:paraId="4AE35023" w14:textId="4FBEBF00" w:rsidR="00301186" w:rsidRPr="00C5426A" w:rsidRDefault="00301186" w:rsidP="00C5426A">
                      <w:pPr>
                        <w:pStyle w:val="Caption"/>
                      </w:pPr>
                      <w:bookmarkStart w:id="172" w:name="_Ref186713304"/>
                      <w:r>
                        <w:t xml:space="preserve">Figure </w:t>
                      </w:r>
                      <w:fldSimple w:instr=" SEQ Figure \* ARABIC ">
                        <w:r>
                          <w:rPr>
                            <w:noProof/>
                          </w:rPr>
                          <w:t>9</w:t>
                        </w:r>
                      </w:fldSimple>
                      <w:bookmarkEnd w:id="172"/>
                      <w:r>
                        <w:t>.</w:t>
                      </w:r>
                      <w:r w:rsidRPr="00C5426A">
                        <w:rPr>
                          <w:rFonts w:ascii="Calibri" w:eastAsia="Calibri" w:hAnsi="Calibri" w:cs="Calibri"/>
                          <w:noProof/>
                          <w14:ligatures w14:val="standardContextual"/>
                        </w:rPr>
                        <w:t xml:space="preserve"> </w:t>
                      </w:r>
                      <w:r w:rsidRPr="00D2291A">
                        <w:rPr>
                          <w:rFonts w:ascii="Calibri" w:eastAsia="Calibri" w:hAnsi="Calibri" w:cs="Calibri"/>
                          <w:noProof/>
                          <w14:ligatures w14:val="standardContextual"/>
                        </w:rPr>
                        <w:t>In the high-frequency region, the lower-left boundary represents the upper hybrid wave at various angles. In the low-frequency region, the lower-right boundary corresponds to the lower hybrid wave at different angles. Panels (a) and (b) depict the dimensionless momentum for Landau resonance in the high-frequency region. Panels (c) and (d) illustrate the dimensionless momentum for the Anomalous Doppler Effect (ADE) in both high- and low-frequency regions. The unit for dimensionless momentum is expressed as</w:t>
                      </w:r>
                      <w:r w:rsidRPr="00D2291A">
                        <w:rPr>
                          <w:noProof/>
                        </w:rPr>
                        <w:t xml:space="preserve"> </w:t>
                      </w:r>
                      <m:oMath>
                        <m:sSub>
                          <m:sSubPr>
                            <m:ctrlPr>
                              <w:rPr>
                                <w:rFonts w:ascii="Cambria Math" w:hAnsi="Cambria Math"/>
                              </w:rPr>
                            </m:ctrlPr>
                          </m:sSubPr>
                          <m:e>
                            <m:r>
                              <w:rPr>
                                <w:rFonts w:ascii="Cambria Math" w:hAnsi="Cambria Math"/>
                              </w:rPr>
                              <m:t>m</m:t>
                            </m:r>
                          </m:e>
                          <m:sub>
                            <m:r>
                              <w:rPr>
                                <w:rFonts w:ascii="Cambria Math" w:hAnsi="Cambria Math"/>
                              </w:rPr>
                              <m:t>e</m:t>
                            </m:r>
                          </m:sub>
                        </m:sSub>
                        <m:r>
                          <w:rPr>
                            <w:rFonts w:ascii="Cambria Math" w:hAnsi="Cambria Math"/>
                          </w:rPr>
                          <m:t>c</m:t>
                        </m:r>
                      </m:oMath>
                      <w:r w:rsidRPr="00D2291A">
                        <w:rPr>
                          <w:noProof/>
                        </w:rPr>
                        <w:t>.</w:t>
                      </w:r>
                    </w:p>
                  </w:txbxContent>
                </v:textbox>
                <w10:wrap type="topAndBottom" anchorx="margin"/>
              </v:shape>
            </w:pict>
          </mc:Fallback>
        </mc:AlternateContent>
      </w:r>
    </w:p>
    <w:p w14:paraId="6218E858" w14:textId="71DE3074" w:rsidR="00466416" w:rsidRDefault="00466416" w:rsidP="00466416">
      <w:pPr>
        <w:pStyle w:val="IOPText"/>
        <w:ind w:firstLine="0"/>
        <w:rPr>
          <w:noProof/>
        </w:rPr>
      </w:pPr>
    </w:p>
    <w:p w14:paraId="545F8641" w14:textId="77777777" w:rsidR="00466416" w:rsidRDefault="00466416" w:rsidP="00466416">
      <w:pPr>
        <w:pStyle w:val="IOPText"/>
        <w:ind w:firstLine="0"/>
        <w:rPr>
          <w:noProof/>
        </w:rPr>
      </w:pPr>
    </w:p>
    <w:p w14:paraId="355991F9" w14:textId="28EF48FD" w:rsidR="00466416" w:rsidRDefault="00466416" w:rsidP="00466416">
      <w:pPr>
        <w:pStyle w:val="IOPText"/>
        <w:ind w:firstLine="0"/>
        <w:rPr>
          <w:noProof/>
        </w:rPr>
      </w:pPr>
    </w:p>
    <w:p w14:paraId="7ECFD08C" w14:textId="0580855F" w:rsidR="00466416" w:rsidRDefault="00466416" w:rsidP="00466416">
      <w:pPr>
        <w:pStyle w:val="IOPText"/>
        <w:ind w:firstLine="0"/>
        <w:rPr>
          <w:noProof/>
        </w:rPr>
      </w:pPr>
    </w:p>
    <w:p w14:paraId="2E894064" w14:textId="28C8AF6A" w:rsidR="00466416" w:rsidRDefault="00466416" w:rsidP="00466416">
      <w:pPr>
        <w:pStyle w:val="IOPText"/>
        <w:ind w:firstLine="0"/>
        <w:rPr>
          <w:noProof/>
        </w:rPr>
      </w:pPr>
    </w:p>
    <w:p w14:paraId="78A16D4B" w14:textId="7DA927B3" w:rsidR="00466416" w:rsidRDefault="00466416" w:rsidP="00466416">
      <w:pPr>
        <w:pStyle w:val="IOPText"/>
        <w:ind w:firstLine="0"/>
        <w:rPr>
          <w:noProof/>
        </w:rPr>
      </w:pPr>
    </w:p>
    <w:p w14:paraId="3AEE3551" w14:textId="61A3E77C" w:rsidR="00466416" w:rsidRDefault="00466416" w:rsidP="00466416">
      <w:pPr>
        <w:pStyle w:val="IOPText"/>
        <w:ind w:firstLine="0"/>
        <w:rPr>
          <w:noProof/>
        </w:rPr>
      </w:pPr>
      <w:r>
        <w:rPr>
          <w:noProof/>
        </w:rPr>
        <w:t xml:space="preserve">    </w:t>
      </w:r>
      <w:r w:rsidR="00664F43">
        <w:rPr>
          <w:noProof/>
        </w:rPr>
        <w:t xml:space="preserve">Here, the vector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z</m:t>
            </m:r>
          </m:sub>
        </m:sSub>
      </m:oMath>
      <w:r w:rsidR="00664F43">
        <w:rPr>
          <w:noProof/>
        </w:rPr>
        <w:t xml:space="preserve"> is aligned with the magnetic field,  while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x</m:t>
            </m:r>
          </m:sub>
        </m:sSub>
      </m:oMath>
      <w:r w:rsidR="00664F43">
        <w:rPr>
          <w:noProof/>
        </w:rPr>
        <w:t xml:space="preserve"> and </w:t>
      </w:r>
      <m:oMath>
        <m:sSub>
          <m:sSubPr>
            <m:ctrlPr>
              <w:rPr>
                <w:rFonts w:ascii="Cambria Math" w:hAnsi="Cambria Math"/>
                <w:noProof/>
              </w:rPr>
            </m:ctrlPr>
          </m:sSubPr>
          <m:e>
            <m:r>
              <m:rPr>
                <m:sty m:val="p"/>
              </m:rPr>
              <w:rPr>
                <w:rFonts w:ascii="Cambria Math" w:hAnsi="Cambria Math"/>
                <w:noProof/>
              </w:rPr>
              <m:t>e</m:t>
            </m:r>
          </m:e>
          <m:sub>
            <m:r>
              <m:rPr>
                <m:sty m:val="p"/>
              </m:rPr>
              <w:rPr>
                <w:rFonts w:ascii="Cambria Math" w:hAnsi="Cambria Math"/>
                <w:noProof/>
              </w:rPr>
              <m:t>y</m:t>
            </m:r>
          </m:sub>
        </m:sSub>
      </m:oMath>
      <w:r w:rsidR="00664F43">
        <w:rPr>
          <w:noProof/>
        </w:rPr>
        <w:t xml:space="preserve"> are orthogonal vectors </w:t>
      </w:r>
      <w:r w:rsidR="00664F43" w:rsidRPr="000E1BF8">
        <w:rPr>
          <w:noProof/>
        </w:rPr>
        <w:t>lying in the plane perpendicular to the magnetic field.</w:t>
      </w:r>
    </w:p>
    <w:p w14:paraId="448DEE03" w14:textId="7E59239F" w:rsidR="00664F43" w:rsidRDefault="00664F43" w:rsidP="00466416">
      <w:pPr>
        <w:pStyle w:val="IOPText"/>
        <w:ind w:firstLine="0"/>
        <w:rPr>
          <w:noProof/>
        </w:rPr>
      </w:pPr>
      <w:r w:rsidRPr="00C408F8">
        <w:rPr>
          <w:noProof/>
        </w:rPr>
        <w:t xml:space="preserve">The electric field of the wave is expressed </w:t>
      </w:r>
      <w:bookmarkStart w:id="173" w:name="OLE_LINK16"/>
      <w:bookmarkStart w:id="174" w:name="OLE_LINK17"/>
      <w:r w:rsidRPr="00C408F8">
        <w:rPr>
          <w:noProof/>
        </w:rPr>
        <w:t xml:space="preserve">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bookmarkEnd w:id="173"/>
      <w:bookmarkEnd w:id="174"/>
      <w:r w:rsidRPr="00C408F8">
        <w:rPr>
          <w:noProof/>
        </w:rPr>
        <w:t xml:space="preserve">. For a wave propagating along the z-axis, the left-hand polarized wave is represented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d>
          <m:dPr>
            <m:ctrlPr>
              <w:rPr>
                <w:rFonts w:ascii="Cambria Math" w:hAnsi="Cambria Math"/>
                <w:noProof/>
              </w:rPr>
            </m:ctrlPr>
          </m:dPr>
          <m:e>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e>
        </m:d>
        <m:r>
          <w:rPr>
            <w:rFonts w:ascii="Cambria Math" w:hAnsi="Cambria Math"/>
            <w:noProof/>
          </w:rPr>
          <m:t>exp</m:t>
        </m:r>
        <m:d>
          <m:dPr>
            <m:ctrlPr>
              <w:rPr>
                <w:rFonts w:ascii="Cambria Math" w:hAnsi="Cambria Math"/>
                <w:noProof/>
              </w:rPr>
            </m:ctrlPr>
          </m:dPr>
          <m:e>
            <m:r>
              <w:rPr>
                <w:rFonts w:ascii="Cambria Math" w:hAnsi="Cambria Math"/>
                <w:noProof/>
              </w:rPr>
              <m:t>i</m:t>
            </m:r>
            <m:d>
              <m:dPr>
                <m:ctrlPr>
                  <w:rPr>
                    <w:rFonts w:ascii="Cambria Math" w:hAnsi="Cambria Math"/>
                    <w:noProof/>
                  </w:rPr>
                </m:ctrlPr>
              </m:dPr>
              <m:e>
                <m:r>
                  <w:rPr>
                    <w:rFonts w:ascii="Cambria Math" w:hAnsi="Cambria Math"/>
                    <w:noProof/>
                  </w:rPr>
                  <m:t>k⋅z-</m:t>
                </m:r>
                <m:r>
                  <w:rPr>
                    <w:rFonts w:ascii="Cambria Math" w:hAnsi="Cambria Math" w:cs="Cambria Math"/>
                    <w:noProof/>
                  </w:rPr>
                  <m:t>ω</m:t>
                </m:r>
                <m:r>
                  <w:rPr>
                    <w:rFonts w:ascii="Cambria Math" w:hAnsi="Cambria Math"/>
                    <w:noProof/>
                  </w:rPr>
                  <m:t>t</m:t>
                </m:r>
              </m:e>
            </m:d>
          </m:e>
        </m:d>
      </m:oMath>
      <w:r>
        <w:rPr>
          <w:noProof/>
        </w:rPr>
        <w:t xml:space="preserve">. </w:t>
      </w:r>
      <w:r w:rsidRPr="000E1BF8">
        <w:rPr>
          <w:noProof/>
        </w:rPr>
        <w:t xml:space="preserve">When the left-hand polarized wave propagates along the </w:t>
      </w:r>
      <w:r>
        <w:rPr>
          <w:noProof/>
        </w:rPr>
        <w:t xml:space="preserve">k </w:t>
      </w:r>
      <w:r w:rsidRPr="000E1BF8">
        <w:rPr>
          <w:noProof/>
        </w:rPr>
        <w:t>direction, with k lying in the x-</w:t>
      </w:r>
      <w:r>
        <w:rPr>
          <w:noProof/>
        </w:rPr>
        <w:t>z</w:t>
      </w:r>
      <w:r w:rsidRPr="000E1BF8">
        <w:rPr>
          <w:noProof/>
        </w:rPr>
        <w:t xml:space="preserve"> plane, the polarization component of the left-hand polarized wave, as determined by the rotation matrix about the x-axis, is given by:</w:t>
      </w:r>
    </w:p>
    <w:p w14:paraId="2A8DFC4B" w14:textId="13F0C495" w:rsidR="00664F43" w:rsidRPr="00C5426A" w:rsidRDefault="00301186" w:rsidP="00664F43">
      <w:pPr>
        <w:pStyle w:val="NormalWeb"/>
        <w:shd w:val="clear" w:color="auto" w:fill="FFFFFF"/>
        <w:ind w:firstLine="360"/>
        <w:rPr>
          <w:rFonts w:cstheme="minorBidi"/>
          <w:noProof/>
          <w:sz w:val="15"/>
          <w:szCs w:val="15"/>
        </w:rPr>
      </w:pPr>
      <m:oMathPara>
        <m:oMath>
          <m:eqArr>
            <m:eqArrPr>
              <m:maxDist m:val="1"/>
              <m:ctrlPr>
                <w:rPr>
                  <w:rFonts w:ascii="Cambria Math" w:hAnsi="Cambria Math"/>
                  <w:i/>
                  <w:noProof/>
                  <w:sz w:val="15"/>
                  <w:szCs w:val="15"/>
                </w:rPr>
              </m:ctrlPr>
            </m:eqArrPr>
            <m:e>
              <m:sSub>
                <m:sSubPr>
                  <m:ctrlPr>
                    <w:rPr>
                      <w:rFonts w:ascii="Cambria Math" w:hAnsi="Cambria Math"/>
                      <w:noProof/>
                      <w:sz w:val="15"/>
                      <w:szCs w:val="15"/>
                    </w:rPr>
                  </m:ctrlPr>
                </m:sSubPr>
                <m:e>
                  <m:r>
                    <m:rPr>
                      <m:sty m:val="p"/>
                    </m:rPr>
                    <w:rPr>
                      <w:rFonts w:ascii="Cambria Math" w:hAnsi="Cambria Math"/>
                      <w:noProof/>
                      <w:sz w:val="15"/>
                      <w:szCs w:val="15"/>
                    </w:rPr>
                    <m:t>E</m:t>
                  </m:r>
                </m:e>
                <m:sub>
                  <m:r>
                    <m:rPr>
                      <m:sty m:val="p"/>
                    </m:rPr>
                    <w:rPr>
                      <w:rFonts w:ascii="Cambria Math" w:hAnsi="Cambria Math"/>
                      <w:noProof/>
                      <w:sz w:val="15"/>
                      <w:szCs w:val="15"/>
                    </w:rPr>
                    <m:t>L</m:t>
                  </m:r>
                </m:sub>
              </m:sSub>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noProof/>
                          <w:sz w:val="15"/>
                          <w:szCs w:val="15"/>
                        </w:rPr>
                      </m:ctrlPr>
                    </m:mP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x</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y</m:t>
                            </m:r>
                          </m:sub>
                        </m:sSub>
                      </m:e>
                    </m:mr>
                    <m:mr>
                      <m:e>
                        <m:sSub>
                          <m:sSubPr>
                            <m:ctrlPr>
                              <w:rPr>
                                <w:rFonts w:ascii="Cambria Math" w:hAnsi="Cambria Math"/>
                                <w:i/>
                                <w:noProof/>
                                <w:sz w:val="15"/>
                                <w:szCs w:val="15"/>
                              </w:rPr>
                            </m:ctrlPr>
                          </m:sSubPr>
                          <m:e>
                            <m:r>
                              <w:rPr>
                                <w:rFonts w:ascii="Cambria Math" w:hAnsi="Cambria Math"/>
                                <w:noProof/>
                                <w:sz w:val="15"/>
                                <w:szCs w:val="15"/>
                              </w:rPr>
                              <m:t>E</m:t>
                            </m:r>
                          </m:e>
                          <m:sub>
                            <m:r>
                              <w:rPr>
                                <w:rFonts w:ascii="Cambria Math" w:hAnsi="Cambria Math"/>
                                <w:noProof/>
                                <w:sz w:val="15"/>
                                <w:szCs w:val="15"/>
                              </w:rPr>
                              <m:t>z</m:t>
                            </m:r>
                          </m:sub>
                        </m:sSub>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3"/>
                            <m:mcJc m:val="center"/>
                          </m:mcPr>
                        </m:mc>
                      </m:mcs>
                      <m:ctrlPr>
                        <w:rPr>
                          <w:rFonts w:ascii="Cambria Math" w:hAnsi="Cambria Math"/>
                          <w:i/>
                          <w:noProof/>
                          <w:sz w:val="15"/>
                          <w:szCs w:val="15"/>
                        </w:rPr>
                      </m:ctrlPr>
                    </m:mPr>
                    <m:mr>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r>
                                  <w:rPr>
                                    <w:rFonts w:ascii="Cambria Math" w:hAnsi="Cambria Math"/>
                                    <w:noProof/>
                                    <w:sz w:val="15"/>
                                    <w:szCs w:val="15"/>
                                  </w:rPr>
                                  <m:t>θ</m:t>
                                </m:r>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sin</m:t>
                            </m:r>
                          </m:fName>
                          <m:e>
                            <m:d>
                              <m:dPr>
                                <m:ctrlPr>
                                  <w:rPr>
                                    <w:rFonts w:ascii="Cambria Math" w:hAnsi="Cambria Math"/>
                                    <w:i/>
                                    <w:noProof/>
                                    <w:sz w:val="15"/>
                                    <w:szCs w:val="15"/>
                                  </w:rPr>
                                </m:ctrlPr>
                              </m:dPr>
                              <m:e>
                                <m:r>
                                  <w:rPr>
                                    <w:rFonts w:ascii="Cambria Math" w:hAnsi="Cambria Math"/>
                                    <w:noProof/>
                                    <w:sz w:val="15"/>
                                    <w:szCs w:val="15"/>
                                  </w:rPr>
                                  <m:t>θ</m:t>
                                </m:r>
                              </m:e>
                            </m:d>
                          </m:e>
                        </m:func>
                      </m:e>
                    </m:mr>
                    <m:mr>
                      <m:e>
                        <m:r>
                          <w:rPr>
                            <w:rFonts w:ascii="Cambria Math" w:hAnsi="Cambria Math"/>
                            <w:noProof/>
                            <w:sz w:val="15"/>
                            <w:szCs w:val="15"/>
                          </w:rPr>
                          <m:t>0</m:t>
                        </m:r>
                      </m:e>
                      <m:e>
                        <m:r>
                          <m:rPr>
                            <m:sty m:val="p"/>
                          </m:rPr>
                          <w:rPr>
                            <w:rFonts w:ascii="Cambria Math" w:hAnsi="Cambria Math"/>
                            <w:noProof/>
                            <w:sz w:val="15"/>
                            <w:szCs w:val="15"/>
                          </w:rPr>
                          <m:t>1</m:t>
                        </m:r>
                      </m:e>
                      <m:e>
                        <m:r>
                          <m:rPr>
                            <m:sty m:val="p"/>
                          </m:rPr>
                          <w:rPr>
                            <w:rFonts w:ascii="Cambria Math" w:hAnsi="Cambria Math"/>
                            <w:noProof/>
                            <w:sz w:val="15"/>
                            <w:szCs w:val="15"/>
                          </w:rPr>
                          <m:t>0</m:t>
                        </m:r>
                      </m:e>
                    </m:mr>
                    <m:mr>
                      <m:e>
                        <m:r>
                          <w:rPr>
                            <w:rFonts w:ascii="Cambria Math" w:hAnsi="Cambria Math"/>
                            <w:noProof/>
                            <w:sz w:val="15"/>
                            <w:szCs w:val="15"/>
                          </w:rPr>
                          <m:t>-</m:t>
                        </m:r>
                        <m:func>
                          <m:funcPr>
                            <m:ctrlPr>
                              <w:rPr>
                                <w:rFonts w:ascii="Cambria Math" w:hAnsi="Cambria Math"/>
                                <w:noProof/>
                                <w:sz w:val="15"/>
                                <w:szCs w:val="15"/>
                              </w:rPr>
                            </m:ctrlPr>
                          </m:funcPr>
                          <m:fName>
                            <m:r>
                              <m:rPr>
                                <m:sty m:val="p"/>
                              </m:rPr>
                              <w:rPr>
                                <w:rFonts w:ascii="Cambria Math" w:hAnsi="Cambria Math"/>
                                <w:noProof/>
                                <w:sz w:val="15"/>
                                <w:szCs w:val="15"/>
                              </w:rPr>
                              <m:t>sin</m:t>
                            </m:r>
                            <m:ctrlPr>
                              <w:rPr>
                                <w:rFonts w:ascii="Cambria Math" w:hAnsi="Cambria Math"/>
                                <w:i/>
                                <w:noProof/>
                                <w:sz w:val="15"/>
                                <w:szCs w:val="15"/>
                              </w:rPr>
                            </m:ctrlP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e>
                        <m:r>
                          <w:rPr>
                            <w:rFonts w:ascii="Cambria Math" w:hAnsi="Cambria Math"/>
                            <w:noProof/>
                            <w:sz w:val="15"/>
                            <w:szCs w:val="15"/>
                          </w:rPr>
                          <m:t>0</m:t>
                        </m:r>
                      </m:e>
                      <m:e>
                        <m:func>
                          <m:funcPr>
                            <m:ctrlPr>
                              <w:rPr>
                                <w:rFonts w:ascii="Cambria Math" w:hAnsi="Cambria Math"/>
                                <w:noProof/>
                                <w:sz w:val="15"/>
                                <w:szCs w:val="15"/>
                              </w:rPr>
                            </m:ctrlPr>
                          </m:funcPr>
                          <m:fName>
                            <m:r>
                              <m:rPr>
                                <m:sty m:val="p"/>
                              </m:rPr>
                              <w:rPr>
                                <w:rFonts w:ascii="Cambria Math" w:hAnsi="Cambria Math"/>
                                <w:noProof/>
                                <w:sz w:val="15"/>
                                <w:szCs w:val="15"/>
                              </w:rPr>
                              <m:t>cos</m:t>
                            </m:r>
                          </m:fName>
                          <m:e>
                            <m:d>
                              <m:dPr>
                                <m:ctrlPr>
                                  <w:rPr>
                                    <w:rFonts w:ascii="Cambria Math" w:hAnsi="Cambria Math"/>
                                    <w:i/>
                                    <w:noProof/>
                                    <w:sz w:val="15"/>
                                    <w:szCs w:val="15"/>
                                  </w:rPr>
                                </m:ctrlPr>
                              </m:dPr>
                              <m:e>
                                <m:sSub>
                                  <m:sSubPr>
                                    <m:ctrlPr>
                                      <w:rPr>
                                        <w:rFonts w:ascii="Cambria Math" w:hAnsi="Cambria Math"/>
                                        <w:i/>
                                        <w:noProof/>
                                        <w:sz w:val="15"/>
                                        <w:szCs w:val="15"/>
                                      </w:rPr>
                                    </m:ctrlPr>
                                  </m:sSubPr>
                                  <m:e>
                                    <m:r>
                                      <w:rPr>
                                        <w:rFonts w:ascii="Cambria Math" w:hAnsi="Cambria Math"/>
                                        <w:noProof/>
                                        <w:sz w:val="15"/>
                                        <w:szCs w:val="15"/>
                                      </w:rPr>
                                      <m:t>θ</m:t>
                                    </m:r>
                                  </m:e>
                                  <m:sub>
                                    <m:r>
                                      <w:rPr>
                                        <w:rFonts w:ascii="Cambria Math" w:hAnsi="Cambria Math"/>
                                        <w:noProof/>
                                        <w:sz w:val="15"/>
                                        <w:szCs w:val="15"/>
                                      </w:rPr>
                                      <m:t>k</m:t>
                                    </m:r>
                                  </m:sub>
                                </m:sSub>
                              </m:e>
                            </m:d>
                          </m:e>
                        </m:func>
                      </m:e>
                    </m:mr>
                  </m:m>
                </m:e>
              </m:d>
              <m:r>
                <w:rPr>
                  <w:rFonts w:ascii="Cambria Math" w:hAnsi="Cambria Math"/>
                  <w:noProof/>
                  <w:sz w:val="15"/>
                  <w:szCs w:val="15"/>
                </w:rPr>
                <m:t>⋅</m:t>
              </m:r>
              <m:d>
                <m:dPr>
                  <m:begChr m:val="["/>
                  <m:endChr m:val="]"/>
                  <m:ctrlPr>
                    <w:rPr>
                      <w:rFonts w:ascii="Cambria Math" w:hAnsi="Cambria Math"/>
                      <w:i/>
                      <w:noProof/>
                      <w:sz w:val="15"/>
                      <w:szCs w:val="15"/>
                    </w:rPr>
                  </m:ctrlPr>
                </m:dPr>
                <m:e>
                  <m:m>
                    <m:mPr>
                      <m:mcs>
                        <m:mc>
                          <m:mcPr>
                            <m:count m:val="1"/>
                            <m:mcJc m:val="center"/>
                          </m:mcPr>
                        </m:mc>
                      </m:mcs>
                      <m:ctrlPr>
                        <w:rPr>
                          <w:rFonts w:ascii="Cambria Math" w:hAnsi="Cambria Math"/>
                          <w:i/>
                          <w:noProof/>
                          <w:sz w:val="15"/>
                          <w:szCs w:val="15"/>
                        </w:rPr>
                      </m:ctrlPr>
                    </m:mPr>
                    <m:mr>
                      <m:e>
                        <m:r>
                          <w:rPr>
                            <w:rFonts w:ascii="Cambria Math" w:hAnsi="Cambria Math"/>
                            <w:noProof/>
                            <w:sz w:val="15"/>
                            <w:szCs w:val="15"/>
                          </w:rPr>
                          <m:t>1</m:t>
                        </m:r>
                      </m:e>
                    </m:mr>
                    <m:mr>
                      <m:e>
                        <m:r>
                          <w:rPr>
                            <w:rFonts w:ascii="Cambria Math" w:hAnsi="Cambria Math"/>
                            <w:noProof/>
                            <w:sz w:val="15"/>
                            <w:szCs w:val="15"/>
                          </w:rPr>
                          <m:t>-i</m:t>
                        </m:r>
                      </m:e>
                    </m:mr>
                    <m:mr>
                      <m:e>
                        <m:r>
                          <w:rPr>
                            <w:rFonts w:ascii="Cambria Math" w:hAnsi="Cambria Math"/>
                            <w:noProof/>
                            <w:sz w:val="15"/>
                            <w:szCs w:val="15"/>
                          </w:rPr>
                          <m:t>0</m:t>
                        </m:r>
                      </m:e>
                    </m:mr>
                  </m:m>
                </m:e>
              </m:d>
              <m:r>
                <w:rPr>
                  <w:rFonts w:ascii="Cambria Math" w:hAnsi="Cambria Math"/>
                  <w:noProof/>
                  <w:sz w:val="15"/>
                  <w:szCs w:val="15"/>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6</m:t>
                  </m:r>
                  <m:r>
                    <w:rPr>
                      <w:rFonts w:ascii="Cambria Math" w:hAnsi="Cambria Math"/>
                      <w:i/>
                      <w:noProof/>
                      <w:sz w:val="15"/>
                      <w:szCs w:val="15"/>
                    </w:rPr>
                    <w:fldChar w:fldCharType="end"/>
                  </m:r>
                </m:e>
              </m:d>
            </m:e>
          </m:eqArr>
        </m:oMath>
      </m:oMathPara>
    </w:p>
    <w:p w14:paraId="47FDC7A3" w14:textId="77777777" w:rsidR="00664F43" w:rsidRDefault="00664F43" w:rsidP="00664F43">
      <w:pPr>
        <w:pStyle w:val="IOPText"/>
        <w:ind w:firstLine="0"/>
        <w:rPr>
          <w:noProof/>
        </w:rPr>
      </w:pPr>
    </w:p>
    <w:p w14:paraId="6DE0A229" w14:textId="77777777" w:rsidR="00664F43" w:rsidRDefault="00664F43" w:rsidP="00664F43">
      <w:pPr>
        <w:pStyle w:val="IOPText"/>
        <w:rPr>
          <w:noProof/>
        </w:rPr>
      </w:pPr>
      <w:r>
        <w:rPr>
          <w:noProof/>
        </w:rPr>
        <w:t xml:space="preserve">Here, </w:t>
      </w:r>
      <m:oMath>
        <m:sSub>
          <m:sSubPr>
            <m:ctrlPr>
              <w:rPr>
                <w:rFonts w:ascii="Cambria Math" w:hAnsi="Cambria Math"/>
                <w:i/>
                <w:noProof/>
              </w:rPr>
            </m:ctrlPr>
          </m:sSubPr>
          <m:e>
            <m:r>
              <w:rPr>
                <w:rFonts w:ascii="Cambria Math" w:hAnsi="Cambria Math"/>
                <w:noProof/>
              </w:rPr>
              <m:t>θ</m:t>
            </m:r>
          </m:e>
          <m:sub>
            <m:r>
              <w:rPr>
                <w:rFonts w:ascii="Cambria Math" w:hAnsi="Cambria Math"/>
                <w:noProof/>
              </w:rPr>
              <m:t>k</m:t>
            </m:r>
          </m:sub>
        </m:sSub>
      </m:oMath>
      <w:r>
        <w:rPr>
          <w:noProof/>
        </w:rPr>
        <w:t xml:space="preserve"> </w:t>
      </w:r>
      <w:r w:rsidRPr="000E1BF8">
        <w:rPr>
          <w:noProof/>
        </w:rPr>
        <w:t>represents the angle between the wavevector k and the z-axis</w:t>
      </w:r>
      <w:r>
        <w:rPr>
          <w:rFonts w:hint="eastAsia"/>
          <w:noProof/>
        </w:rPr>
        <w:t>.</w:t>
      </w:r>
      <w:r>
        <w:rPr>
          <w:noProof/>
        </w:rPr>
        <w:t xml:space="preserve"> </w:t>
      </w:r>
      <w:r w:rsidRPr="00C408F8">
        <w:rPr>
          <w:noProof/>
        </w:rPr>
        <w:t xml:space="preserve">The left-hand polarized wave component </w:t>
      </w:r>
      <w:r>
        <w:rPr>
          <w:noProof/>
        </w:rPr>
        <w:t xml:space="preserve">is caluculated </w:t>
      </w:r>
      <w:r>
        <w:rPr>
          <w:rFonts w:hint="eastAsia"/>
          <w:noProof/>
        </w:rPr>
        <w:t>as</w:t>
      </w:r>
      <w:r>
        <w:rPr>
          <w:noProof/>
        </w:rPr>
        <w:t>:</w:t>
      </w:r>
    </w:p>
    <w:p w14:paraId="5DB9F8F4" w14:textId="77777777" w:rsidR="00664F43" w:rsidRPr="00360A74" w:rsidRDefault="00301186" w:rsidP="00664F43">
      <w:pPr>
        <w:pStyle w:val="NormalWeb"/>
        <w:shd w:val="clear" w:color="auto" w:fill="FFFFFF"/>
        <w:jc w:val="center"/>
        <w:rPr>
          <w:rFonts w:cstheme="minorBidi"/>
          <w:noProof/>
          <w:sz w:val="20"/>
          <w:szCs w:val="20"/>
        </w:rPr>
      </w:pPr>
      <m:oMathPara>
        <m:oMath>
          <m:eqArr>
            <m:eqArrPr>
              <m:maxDist m:val="1"/>
              <m:ctrlPr>
                <w:rPr>
                  <w:rFonts w:ascii="Cambria Math" w:hAnsi="Cambria Math"/>
                  <w:noProof/>
                  <w:sz w:val="20"/>
                  <w:szCs w:val="20"/>
                </w:rPr>
              </m:ctrlPr>
            </m:eqArrPr>
            <m:e>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L</m:t>
                  </m:r>
                </m:sub>
              </m:sSub>
              <m:r>
                <m:rPr>
                  <m:sty m:val="p"/>
                </m:rPr>
                <w:rPr>
                  <w:rFonts w:ascii="Cambria Math" w:hAnsi="Cambria Math"/>
                  <w:noProof/>
                  <w:sz w:val="20"/>
                  <w:szCs w:val="20"/>
                </w:rPr>
                <m:t>=</m:t>
              </m:r>
              <m:sSup>
                <m:sSupPr>
                  <m:ctrlPr>
                    <w:rPr>
                      <w:rFonts w:ascii="Cambria Math" w:hAnsi="Cambria Math"/>
                      <w:i/>
                      <w:sz w:val="20"/>
                      <w:szCs w:val="20"/>
                    </w:rPr>
                  </m:ctrlPr>
                </m:sSupPr>
                <m:e>
                  <m:d>
                    <m:dPr>
                      <m:begChr m:val="|"/>
                      <m:endChr m:val="|"/>
                      <m:ctrlPr>
                        <w:rPr>
                          <w:rFonts w:ascii="Cambria Math" w:hAnsi="Cambria Math"/>
                          <w:noProof/>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r>
                            <w:rPr>
                              <w:rFonts w:ascii="Cambria Math" w:hAnsi="Cambria Math"/>
                              <w:noProof/>
                              <w:sz w:val="20"/>
                              <w:szCs w:val="20"/>
                            </w:rPr>
                            <m:t>⋅</m:t>
                          </m:r>
                          <m:sSup>
                            <m:sSupPr>
                              <m:ctrlPr>
                                <w:rPr>
                                  <w:rFonts w:ascii="Cambria Math" w:hAnsi="Cambria Math"/>
                                  <w:sz w:val="20"/>
                                  <w:szCs w:val="20"/>
                                </w:rPr>
                              </m:ctrlPr>
                            </m:sSupPr>
                            <m:e>
                              <m:r>
                                <w:rPr>
                                  <w:rFonts w:ascii="Cambria Math" w:hAnsi="Cambria Math"/>
                                  <w:noProof/>
                                  <w:sz w:val="20"/>
                                  <w:szCs w:val="20"/>
                                </w:rPr>
                                <m:t>E</m:t>
                              </m:r>
                            </m:e>
                            <m:sup>
                              <m:r>
                                <m:rPr>
                                  <m:sty m:val="p"/>
                                </m:rPr>
                                <w:rPr>
                                  <w:rFonts w:ascii="Cambria Math" w:hAnsi="Cambria Math"/>
                                  <w:noProof/>
                                  <w:sz w:val="20"/>
                                  <w:szCs w:val="20"/>
                                </w:rPr>
                                <m:t>*</m:t>
                              </m:r>
                            </m:sup>
                          </m:sSup>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ctrlPr>
                        <w:rPr>
                          <w:rFonts w:ascii="Cambria Math" w:hAnsi="Cambria Math"/>
                          <w:i/>
                          <w:sz w:val="20"/>
                          <w:szCs w:val="20"/>
                        </w:rPr>
                      </m:ctrlPr>
                    </m:e>
                  </m:d>
                </m:e>
                <m:sup>
                  <m:r>
                    <w:rPr>
                      <w:rFonts w:ascii="Cambria Math" w:hAnsi="Cambria Math"/>
                      <w:sz w:val="20"/>
                      <w:szCs w:val="20"/>
                    </w:rPr>
                    <m:t>2</m:t>
                  </m:r>
                </m:sup>
              </m:sSup>
              <m:r>
                <w:rPr>
                  <w:rFonts w:ascii="Cambria Math" w:hAnsi="Cambria Math"/>
                  <w:sz w:val="20"/>
                  <w:szCs w:val="20"/>
                </w:rPr>
                <m:t>=</m:t>
              </m:r>
              <m:sSup>
                <m:sSupPr>
                  <m:ctrlPr>
                    <w:rPr>
                      <w:rFonts w:ascii="Cambria Math" w:hAnsi="Cambria Math"/>
                      <w:i/>
                      <w:sz w:val="20"/>
                      <w:szCs w:val="20"/>
                    </w:rPr>
                  </m:ctrlPr>
                </m:sSupPr>
                <m:e>
                  <m:d>
                    <m:dPr>
                      <m:ctrlPr>
                        <w:rPr>
                          <w:rFonts w:ascii="Cambria Math" w:hAnsi="Cambria Math"/>
                          <w:i/>
                          <w:sz w:val="20"/>
                          <w:szCs w:val="20"/>
                        </w:rPr>
                      </m:ctrlPr>
                    </m:dPr>
                    <m:e>
                      <m:f>
                        <m:fPr>
                          <m:ctrlPr>
                            <w:rPr>
                              <w:rFonts w:ascii="Cambria Math" w:hAnsi="Cambria Math"/>
                              <w:sz w:val="20"/>
                              <w:szCs w:val="20"/>
                            </w:rPr>
                          </m:ctrlPr>
                        </m:fPr>
                        <m:num>
                          <m:r>
                            <m:rPr>
                              <m:sty m:val="p"/>
                            </m:rPr>
                            <w:rPr>
                              <w:rFonts w:ascii="Cambria Math" w:hAnsi="Cambria Math"/>
                              <w:sz w:val="20"/>
                              <w:szCs w:val="20"/>
                            </w:rPr>
                            <m:t>Acos</m:t>
                          </m:r>
                          <m:sSub>
                            <m:sSubPr>
                              <m:ctrlPr>
                                <w:rPr>
                                  <w:rFonts w:ascii="Cambria Math" w:hAnsi="Cambria Math"/>
                                  <w:sz w:val="20"/>
                                  <w:szCs w:val="20"/>
                                </w:rPr>
                              </m:ctrlPr>
                            </m:sSubPr>
                            <m:e>
                              <m:r>
                                <m:rPr>
                                  <m:sty m:val="p"/>
                                </m:rPr>
                                <w:rPr>
                                  <w:rFonts w:ascii="Cambria Math" w:hAnsi="Cambria Math"/>
                                  <w:sz w:val="20"/>
                                  <w:szCs w:val="20"/>
                                </w:rPr>
                                <m:t>(θ</m:t>
                              </m:r>
                            </m:e>
                            <m:sub>
                              <m:r>
                                <m:rPr>
                                  <m:sty m:val="p"/>
                                </m:rPr>
                                <w:rPr>
                                  <w:rFonts w:ascii="Cambria Math" w:hAnsi="Cambria Math"/>
                                  <w:sz w:val="20"/>
                                  <w:szCs w:val="20"/>
                                </w:rPr>
                                <m:t>k</m:t>
                              </m:r>
                            </m:sub>
                          </m:sSub>
                          <m:r>
                            <w:rPr>
                              <w:rFonts w:ascii="Cambria Math" w:hAnsi="Cambria Math"/>
                              <w:sz w:val="20"/>
                              <w:szCs w:val="20"/>
                            </w:rPr>
                            <m:t>)-B-Csin(</m:t>
                          </m:r>
                          <m:sSub>
                            <m:sSubPr>
                              <m:ctrlPr>
                                <w:rPr>
                                  <w:rFonts w:ascii="Cambria Math" w:hAnsi="Cambria Math"/>
                                  <w:i/>
                                  <w:sz w:val="20"/>
                                  <w:szCs w:val="20"/>
                                </w:rPr>
                              </m:ctrlPr>
                            </m:sSubPr>
                            <m:e>
                              <m:r>
                                <w:rPr>
                                  <w:rFonts w:ascii="Cambria Math" w:hAnsi="Cambria Math"/>
                                  <w:sz w:val="20"/>
                                  <w:szCs w:val="20"/>
                                </w:rPr>
                                <m:t>θ</m:t>
                              </m:r>
                            </m:e>
                            <m:sub>
                              <m:r>
                                <w:rPr>
                                  <w:rFonts w:ascii="Cambria Math" w:hAnsi="Cambria Math"/>
                                  <w:sz w:val="20"/>
                                  <w:szCs w:val="20"/>
                                </w:rPr>
                                <m:t>k</m:t>
                              </m:r>
                            </m:sub>
                          </m:sSub>
                          <m:r>
                            <w:rPr>
                              <w:rFonts w:ascii="Cambria Math" w:hAnsi="Cambria Math"/>
                              <w:sz w:val="20"/>
                              <w:szCs w:val="20"/>
                            </w:rPr>
                            <m:t>)</m:t>
                          </m:r>
                        </m:num>
                        <m:den>
                          <m:d>
                            <m:dPr>
                              <m:begChr m:val="|"/>
                              <m:endChr m:val="|"/>
                              <m:ctrlPr>
                                <w:rPr>
                                  <w:rFonts w:ascii="Cambria Math" w:hAnsi="Cambria Math"/>
                                  <w:noProof/>
                                  <w:sz w:val="20"/>
                                  <w:szCs w:val="20"/>
                                </w:rPr>
                              </m:ctrlPr>
                            </m:dPr>
                            <m:e>
                              <m:sSub>
                                <m:sSubPr>
                                  <m:ctrlPr>
                                    <w:rPr>
                                      <w:rFonts w:ascii="Cambria Math" w:hAnsi="Cambria Math"/>
                                      <w:sz w:val="20"/>
                                      <w:szCs w:val="20"/>
                                    </w:rPr>
                                  </m:ctrlPr>
                                </m:sSubPr>
                                <m:e>
                                  <m:r>
                                    <w:rPr>
                                      <w:rFonts w:ascii="Cambria Math" w:hAnsi="Cambria Math"/>
                                      <w:noProof/>
                                      <w:sz w:val="20"/>
                                      <w:szCs w:val="20"/>
                                    </w:rPr>
                                    <m:t>E</m:t>
                                  </m:r>
                                </m:e>
                                <m:sub>
                                  <m:r>
                                    <w:rPr>
                                      <w:rFonts w:ascii="Cambria Math" w:hAnsi="Cambria Math"/>
                                      <w:noProof/>
                                      <w:sz w:val="20"/>
                                      <w:szCs w:val="20"/>
                                    </w:rPr>
                                    <m:t>L</m:t>
                                  </m:r>
                                </m:sub>
                              </m:sSub>
                            </m:e>
                          </m:d>
                          <m:r>
                            <w:rPr>
                              <w:rFonts w:ascii="Cambria Math" w:hAnsi="Cambria Math"/>
                              <w:noProof/>
                              <w:sz w:val="20"/>
                              <w:szCs w:val="20"/>
                            </w:rPr>
                            <m:t>⋅</m:t>
                          </m:r>
                          <m:d>
                            <m:dPr>
                              <m:begChr m:val="|"/>
                              <m:endChr m:val="|"/>
                              <m:ctrlPr>
                                <w:rPr>
                                  <w:rFonts w:ascii="Cambria Math" w:hAnsi="Cambria Math"/>
                                  <w:noProof/>
                                  <w:sz w:val="20"/>
                                  <w:szCs w:val="20"/>
                                </w:rPr>
                              </m:ctrlPr>
                            </m:dPr>
                            <m:e>
                              <m:r>
                                <w:rPr>
                                  <w:rFonts w:ascii="Cambria Math" w:hAnsi="Cambria Math"/>
                                  <w:noProof/>
                                  <w:sz w:val="20"/>
                                  <w:szCs w:val="20"/>
                                </w:rPr>
                                <m:t>E</m:t>
                              </m:r>
                            </m:e>
                          </m:d>
                        </m:den>
                      </m:f>
                    </m:e>
                  </m:d>
                </m:e>
                <m:sup>
                  <m:r>
                    <w:rPr>
                      <w:rFonts w:ascii="Cambria Math" w:hAnsi="Cambria Math"/>
                      <w:sz w:val="20"/>
                      <w:szCs w:val="20"/>
                    </w:rPr>
                    <m:t>2</m:t>
                  </m:r>
                </m:sup>
              </m:sSup>
              <m:r>
                <w:rPr>
                  <w:rFonts w:ascii="Cambria Math" w:hAnsi="Cambria Math"/>
                  <w:sz w:val="20"/>
                  <w:szCs w:val="20"/>
                </w:rPr>
                <m:t>#</m:t>
              </m:r>
              <m:d>
                <m:dPr>
                  <m:ctrlPr>
                    <w:rPr>
                      <w:rFonts w:ascii="Cambria Math" w:hAnsi="Cambria Math"/>
                      <w:i/>
                      <w:noProof/>
                      <w:sz w:val="15"/>
                      <w:szCs w:val="15"/>
                    </w:rPr>
                  </m:ctrlPr>
                </m:dPr>
                <m:e>
                  <m:r>
                    <w:rPr>
                      <w:rFonts w:ascii="Cambria Math" w:hAnsi="Cambria Math"/>
                      <w:i/>
                      <w:noProof/>
                      <w:sz w:val="15"/>
                      <w:szCs w:val="15"/>
                    </w:rPr>
                    <w:fldChar w:fldCharType="begin"/>
                  </m:r>
                  <m:r>
                    <m:rPr>
                      <m:sty m:val="p"/>
                    </m:rPr>
                    <w:rPr>
                      <w:rFonts w:ascii="Cambria Math" w:hAnsi="Cambria Math"/>
                      <w:noProof/>
                      <w:sz w:val="15"/>
                      <w:szCs w:val="15"/>
                    </w:rPr>
                    <m:t xml:space="preserve"> SEQ equation </m:t>
                  </m:r>
                  <m:r>
                    <w:rPr>
                      <w:rFonts w:ascii="Cambria Math" w:hAnsi="Cambria Math"/>
                      <w:i/>
                      <w:noProof/>
                      <w:sz w:val="15"/>
                      <w:szCs w:val="15"/>
                    </w:rPr>
                    <w:fldChar w:fldCharType="separate"/>
                  </m:r>
                  <m:r>
                    <m:rPr>
                      <m:sty m:val="p"/>
                    </m:rPr>
                    <w:rPr>
                      <w:rFonts w:ascii="Cambria Math" w:hAnsi="Cambria Math"/>
                      <w:noProof/>
                      <w:sz w:val="15"/>
                      <w:szCs w:val="15"/>
                    </w:rPr>
                    <m:t>7</m:t>
                  </m:r>
                  <m:r>
                    <w:rPr>
                      <w:rFonts w:ascii="Cambria Math" w:hAnsi="Cambria Math"/>
                      <w:i/>
                      <w:noProof/>
                      <w:sz w:val="15"/>
                      <w:szCs w:val="15"/>
                    </w:rPr>
                    <w:fldChar w:fldCharType="end"/>
                  </m:r>
                </m:e>
              </m:d>
              <m:ctrlPr>
                <w:rPr>
                  <w:rFonts w:ascii="Cambria Math" w:hAnsi="Cambria Math"/>
                  <w:i/>
                  <w:sz w:val="20"/>
                  <w:szCs w:val="20"/>
                </w:rPr>
              </m:ctrlPr>
            </m:e>
          </m:eqArr>
        </m:oMath>
      </m:oMathPara>
    </w:p>
    <w:p w14:paraId="0A2DB04F" w14:textId="10F9FBC3" w:rsidR="00360A74" w:rsidRPr="00664F43" w:rsidRDefault="00466416" w:rsidP="00664F43">
      <w:pPr>
        <w:pStyle w:val="IOPText"/>
        <w:ind w:firstLine="0"/>
        <w:rPr>
          <w:noProof/>
        </w:rPr>
      </w:pPr>
      <w:r>
        <w:rPr>
          <w:noProof/>
        </w:rPr>
        <w:drawing>
          <wp:anchor distT="0" distB="0" distL="114300" distR="114300" simplePos="0" relativeHeight="251669504" behindDoc="0" locked="0" layoutInCell="1" allowOverlap="1" wp14:anchorId="05D49D2F" wp14:editId="2022513A">
            <wp:simplePos x="0" y="0"/>
            <wp:positionH relativeFrom="margin">
              <wp:posOffset>1111250</wp:posOffset>
            </wp:positionH>
            <wp:positionV relativeFrom="paragraph">
              <wp:posOffset>287873</wp:posOffset>
            </wp:positionV>
            <wp:extent cx="4533900" cy="414274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3900" cy="4142740"/>
                    </a:xfrm>
                    <a:prstGeom prst="rect">
                      <a:avLst/>
                    </a:prstGeom>
                    <a:noFill/>
                  </pic:spPr>
                </pic:pic>
              </a:graphicData>
            </a:graphic>
          </wp:anchor>
        </w:drawing>
      </w:r>
    </w:p>
    <w:p w14:paraId="5B649187" w14:textId="3A0F0E25" w:rsidR="00482C83" w:rsidRPr="00C408F8" w:rsidRDefault="00482C83" w:rsidP="00FD5A0A">
      <w:pPr>
        <w:pStyle w:val="IOPText"/>
        <w:rPr>
          <w:noProof/>
        </w:rPr>
      </w:pPr>
      <w:r>
        <w:rPr>
          <w:noProof/>
        </w:rPr>
        <w:t xml:space="preserve"> </w:t>
      </w:r>
      <w:r w:rsidRPr="000E1BF8">
        <w:rPr>
          <w:noProof/>
        </w:rPr>
        <w:t xml:space="preserve">The ratio of the left-hand polarized wave in the cold plasma dispersion is shown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Pr="000E1BF8">
        <w:rPr>
          <w:noProof/>
        </w:rPr>
        <w:t>(b), where the region dominated by the left-hand polarized wave can be observed.</w:t>
      </w:r>
      <w:r w:rsidR="00FD5A0A">
        <w:rPr>
          <w:noProof/>
        </w:rPr>
        <w:t xml:space="preserve"> </w:t>
      </w:r>
      <w:r w:rsidRPr="00C408F8">
        <w:rPr>
          <w:noProof/>
        </w:rPr>
        <w:t xml:space="preserve">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(c)</w:t>
      </w:r>
      <w:r w:rsidRPr="00C408F8">
        <w:rPr>
          <w:noProof/>
        </w:rPr>
        <w:t xml:space="preserve">, the black line represents waves in a vacuum. Only waves below this line,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sidRPr="00C408F8">
        <w:rPr>
          <w:noProof/>
        </w:rPr>
        <w:t xml:space="preserve">, can drive the </w:t>
      </w:r>
      <w:r w:rsidRPr="00FD5A0A">
        <w:rPr>
          <w:noProof/>
        </w:rPr>
        <w:t>Anomalous Doppler Effect (ADE).</w:t>
      </w:r>
      <w:r w:rsidRPr="00C408F8">
        <w:rPr>
          <w:noProof/>
        </w:rPr>
        <w:t xml:space="preserve"> Finally, as depicted in </w:t>
      </w:r>
      <w:r w:rsidR="00C5426A">
        <w:rPr>
          <w:noProof/>
        </w:rPr>
        <w:t xml:space="preserve">figure </w:t>
      </w:r>
      <w:r w:rsidR="00C5426A">
        <w:rPr>
          <w:noProof/>
        </w:rPr>
        <w:fldChar w:fldCharType="begin"/>
      </w:r>
      <w:r w:rsidR="00C5426A">
        <w:rPr>
          <w:noProof/>
        </w:rPr>
        <w:instrText xml:space="preserve"> REF _Ref186712619 \h\#"0" </w:instrText>
      </w:r>
      <w:r w:rsidR="00C5426A">
        <w:rPr>
          <w:noProof/>
        </w:rPr>
      </w:r>
      <w:r w:rsidR="00C5426A">
        <w:rPr>
          <w:noProof/>
        </w:rPr>
        <w:fldChar w:fldCharType="separate"/>
      </w:r>
      <w:r w:rsidR="00501828">
        <w:rPr>
          <w:noProof/>
        </w:rPr>
        <w:t>8</w:t>
      </w:r>
      <w:r w:rsidR="00C5426A">
        <w:rPr>
          <w:noProof/>
        </w:rPr>
        <w:fldChar w:fldCharType="end"/>
      </w:r>
      <w:r w:rsidR="00C5426A">
        <w:rPr>
          <w:noProof/>
        </w:rPr>
        <w:t>(d)</w:t>
      </w:r>
      <w:r w:rsidRPr="00C408F8">
        <w:rPr>
          <w:noProof/>
        </w:rPr>
        <w:t xml:space="preserve">, </w:t>
      </w:r>
      <w:r w:rsidRPr="00941AF4">
        <w:rPr>
          <w:noProof/>
        </w:rPr>
        <w:t xml:space="preserve">Anomalous Doppler Effect </w:t>
      </w:r>
      <w:r w:rsidRPr="005C70FA">
        <w:rPr>
          <w:noProof/>
        </w:rPr>
        <w:t xml:space="preserve"> </w:t>
      </w:r>
      <w:r w:rsidRPr="00C408F8">
        <w:rPr>
          <w:noProof/>
        </w:rPr>
        <w:t>supporting waves are observed in both low- and high-frequency regions</w:t>
      </w:r>
    </w:p>
    <w:p w14:paraId="3C2FC04F" w14:textId="13497E2E" w:rsidR="00482C83" w:rsidRPr="00C408F8" w:rsidRDefault="00482C83" w:rsidP="00C4769E">
      <w:pPr>
        <w:pStyle w:val="IOPText"/>
        <w:numPr>
          <w:ilvl w:val="0"/>
          <w:numId w:val="13"/>
        </w:numPr>
        <w:rPr>
          <w:noProof/>
        </w:rPr>
      </w:pPr>
      <w:bookmarkStart w:id="175" w:name="OLE_LINK1"/>
      <w:r w:rsidRPr="000E1BF8">
        <w:rPr>
          <w:noProof/>
        </w:rPr>
        <w:t xml:space="preserve">In the low-frequency region, which includes whistler waves and lower hybrid waves, the ratio of the left-hand polarized wave is below </w:t>
      </w:r>
      <w:r>
        <w:rPr>
          <w:noProof/>
        </w:rPr>
        <w:t>1</w:t>
      </w:r>
      <w:r w:rsidRPr="000E1BF8">
        <w:rPr>
          <w:noProof/>
        </w:rPr>
        <w:t>%.</w:t>
      </w:r>
    </w:p>
    <w:bookmarkEnd w:id="175"/>
    <w:p w14:paraId="0EF16F7E" w14:textId="62F25839" w:rsidR="00482C83" w:rsidRDefault="00482C83" w:rsidP="00C4769E">
      <w:pPr>
        <w:pStyle w:val="IOPText"/>
        <w:numPr>
          <w:ilvl w:val="0"/>
          <w:numId w:val="13"/>
        </w:numPr>
        <w:rPr>
          <w:noProof/>
        </w:rPr>
      </w:pPr>
      <w:r w:rsidRPr="00C408F8">
        <w:rPr>
          <w:noProof/>
        </w:rPr>
        <w:t>In the high-frequency region, when the angle θ</w:t>
      </w:r>
      <w:r>
        <w:rPr>
          <w:noProof/>
        </w:rPr>
        <w:t xml:space="preserve"> is  close proximity to 90 degrees</w:t>
      </w:r>
      <w:r w:rsidRPr="00C408F8">
        <w:rPr>
          <w:noProof/>
        </w:rPr>
        <w:t xml:space="preserve">, as shown in </w:t>
      </w:r>
      <w:r w:rsidR="00C722BF">
        <w:rPr>
          <w:noProof/>
        </w:rPr>
        <w:t xml:space="preserve">figure </w:t>
      </w:r>
      <w:r w:rsidR="00C722BF">
        <w:rPr>
          <w:noProof/>
        </w:rPr>
        <w:fldChar w:fldCharType="begin"/>
      </w:r>
      <w:r w:rsidR="00C722BF">
        <w:rPr>
          <w:noProof/>
        </w:rPr>
        <w:instrText xml:space="preserve"> REF _Ref186712619 \h\#"0" </w:instrText>
      </w:r>
      <w:r w:rsidR="00C722BF">
        <w:rPr>
          <w:noProof/>
        </w:rPr>
      </w:r>
      <w:r w:rsidR="00C722BF">
        <w:rPr>
          <w:noProof/>
        </w:rPr>
        <w:fldChar w:fldCharType="separate"/>
      </w:r>
      <w:r w:rsidR="00501828">
        <w:rPr>
          <w:noProof/>
        </w:rPr>
        <w:t>8</w:t>
      </w:r>
      <w:r w:rsidR="00C722BF">
        <w:rPr>
          <w:noProof/>
        </w:rPr>
        <w:fldChar w:fldCharType="end"/>
      </w:r>
      <w:r w:rsidR="00C722BF">
        <w:rPr>
          <w:noProof/>
        </w:rPr>
        <w:t xml:space="preserve"> </w:t>
      </w:r>
      <w:r>
        <w:rPr>
          <w:noProof/>
        </w:rPr>
        <w:t xml:space="preserve">(d), </w:t>
      </w:r>
      <w:r w:rsidR="00B26147">
        <w:rPr>
          <w:rFonts w:hint="eastAsia"/>
          <w:noProof/>
          <w:lang w:eastAsia="zh-CN"/>
        </w:rPr>
        <w:t xml:space="preserve"> </w:t>
      </w:r>
      <w:r>
        <w:rPr>
          <w:noProof/>
        </w:rPr>
        <w:t>the ratio of left hand polzrized wave is above 6 %,</w:t>
      </w:r>
      <w:r w:rsidR="00B26147">
        <w:rPr>
          <w:rFonts w:hint="eastAsia"/>
          <w:noProof/>
          <w:lang w:eastAsia="zh-CN"/>
        </w:rPr>
        <w:t xml:space="preserve"> </w:t>
      </w:r>
      <w:r>
        <w:rPr>
          <w:noProof/>
        </w:rPr>
        <w:t xml:space="preserve">where it contains </w:t>
      </w:r>
      <w:r w:rsidRPr="00C408F8">
        <w:rPr>
          <w:noProof/>
        </w:rPr>
        <w:t>extraordinary waves</w:t>
      </w:r>
      <w:r>
        <w:rPr>
          <w:noProof/>
        </w:rPr>
        <w:t>.</w:t>
      </w:r>
    </w:p>
    <w:p w14:paraId="7B047F59" w14:textId="51D97DA8" w:rsidR="00C5426A" w:rsidRDefault="00C5426A" w:rsidP="00C5426A">
      <w:pPr>
        <w:pStyle w:val="IOPText"/>
        <w:rPr>
          <w:noProof/>
        </w:rPr>
      </w:pPr>
    </w:p>
    <w:p w14:paraId="56FB00E5" w14:textId="4ADE9A4C" w:rsidR="00CE28BC" w:rsidRPr="00CE28BC" w:rsidRDefault="00301186" w:rsidP="00CE28BC">
      <w:pPr>
        <w:tabs>
          <w:tab w:val="center" w:pos="4800"/>
          <w:tab w:val="right" w:pos="9500"/>
        </w:tabs>
        <w:jc w:val="center"/>
        <w:rPr>
          <w:rFonts w:ascii="Times New Roman" w:hAnsi="Times New Roman"/>
          <w:noProof/>
          <w:sz w:val="20"/>
          <w:szCs w:val="20"/>
        </w:rPr>
      </w:pPr>
      <m:oMathPara>
        <m:oMath>
          <m:eqArr>
            <m:eqArrPr>
              <m:maxDist m:val="1"/>
              <m:ctrlPr>
                <w:rPr>
                  <w:rFonts w:ascii="Cambria Math" w:hAnsi="Cambria Math"/>
                  <w:noProof/>
                  <w:sz w:val="20"/>
                  <w:szCs w:val="20"/>
                </w:rPr>
              </m:ctrlPr>
            </m:eqArrPr>
            <m:e>
              <m:r>
                <w:rPr>
                  <w:rFonts w:ascii="Cambria Math" w:hAnsi="Cambria Math" w:cs="Cambria Math"/>
                  <w:noProof/>
                  <w:sz w:val="20"/>
                  <w:szCs w:val="20"/>
                </w:rPr>
                <m:t>ω</m:t>
              </m:r>
              <m:r>
                <w:rPr>
                  <w:rFonts w:ascii="Cambria Math" w:hAnsi="Cambria Math"/>
                  <w:noProof/>
                  <w:sz w:val="20"/>
                  <w:szCs w:val="20"/>
                </w:rPr>
                <m:t>+n</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=0</m:t>
              </m:r>
              <m:r>
                <w:rPr>
                  <w:rFonts w:ascii="Cambria Math" w:hAnsi="Cambria Math" w:cs="Cambria Math"/>
                  <w:noProof/>
                  <w:sz w:val="20"/>
                  <w:szCs w:val="20"/>
                </w:rPr>
                <m:t>#</m:t>
              </m:r>
              <w:bookmarkStart w:id="176" w:name="resonant"/>
              <m:d>
                <m:dPr>
                  <m:ctrlPr>
                    <w:rPr>
                      <w:rFonts w:ascii="Cambria Math" w:hAnsi="Cambria Math"/>
                      <w:i/>
                      <w:noProof/>
                      <w:sz w:val="15"/>
                      <w:szCs w:val="15"/>
                      <w:lang w:eastAsia="zh-CN"/>
                    </w:rPr>
                  </m:ctrlPr>
                </m:dPr>
                <m:e>
                  <m:r>
                    <w:rPr>
                      <w:rFonts w:ascii="Cambria Math" w:hAnsi="Cambria Math"/>
                      <w:i/>
                      <w:noProof/>
                      <w:sz w:val="15"/>
                      <w:szCs w:val="15"/>
                      <w:lang w:eastAsia="zh-CN"/>
                    </w:rPr>
                    <w:fldChar w:fldCharType="begin"/>
                  </m:r>
                  <m:r>
                    <m:rPr>
                      <m:sty m:val="p"/>
                    </m:rPr>
                    <w:rPr>
                      <w:rFonts w:ascii="Cambria Math" w:hAnsi="Cambria Math"/>
                      <w:noProof/>
                      <w:sz w:val="15"/>
                      <w:szCs w:val="15"/>
                      <w:lang w:eastAsia="zh-CN"/>
                    </w:rPr>
                    <m:t xml:space="preserve"> SEQ equation </m:t>
                  </m:r>
                  <m:r>
                    <w:rPr>
                      <w:rFonts w:ascii="Cambria Math" w:hAnsi="Cambria Math"/>
                      <w:i/>
                      <w:noProof/>
                      <w:sz w:val="15"/>
                      <w:szCs w:val="15"/>
                      <w:lang w:eastAsia="zh-CN"/>
                    </w:rPr>
                    <w:fldChar w:fldCharType="separate"/>
                  </m:r>
                  <m:r>
                    <m:rPr>
                      <m:sty m:val="p"/>
                    </m:rPr>
                    <w:rPr>
                      <w:rFonts w:ascii="Cambria Math" w:hAnsi="Cambria Math"/>
                      <w:noProof/>
                      <w:sz w:val="15"/>
                      <w:szCs w:val="15"/>
                      <w:lang w:eastAsia="zh-CN"/>
                    </w:rPr>
                    <m:t>8</m:t>
                  </m:r>
                  <m:r>
                    <w:rPr>
                      <w:rFonts w:ascii="Cambria Math" w:hAnsi="Cambria Math"/>
                      <w:i/>
                      <w:noProof/>
                      <w:sz w:val="15"/>
                      <w:szCs w:val="15"/>
                      <w:lang w:eastAsia="zh-CN"/>
                    </w:rPr>
                    <w:fldChar w:fldCharType="end"/>
                  </m:r>
                </m:e>
              </m:d>
              <w:bookmarkEnd w:id="176"/>
              <m:ctrlPr>
                <w:rPr>
                  <w:rFonts w:ascii="Cambria Math" w:hAnsi="Cambria Math" w:cs="Cambria Math"/>
                  <w:i/>
                  <w:noProof/>
                  <w:sz w:val="20"/>
                  <w:szCs w:val="20"/>
                </w:rPr>
              </m:ctrlPr>
            </m:e>
          </m:eqArr>
        </m:oMath>
      </m:oMathPara>
    </w:p>
    <w:p w14:paraId="034B27B2" w14:textId="658AE489" w:rsidR="0012637D" w:rsidRDefault="0012637D" w:rsidP="0012637D">
      <w:pPr>
        <w:pStyle w:val="IOPText"/>
        <w:rPr>
          <w:noProof/>
        </w:rPr>
      </w:pPr>
      <w:r w:rsidRPr="00D2291A">
        <w:rPr>
          <w:noProof/>
        </w:rPr>
        <w:t>When the runaway electron’s momentum satisfies the resonant condition</w:t>
      </w:r>
      <w:r>
        <w:rPr>
          <w:noProof/>
        </w:rPr>
        <w:t xml:space="preserve"> (</w:t>
      </w:r>
      <w:r w:rsidR="00CE28BC">
        <w:rPr>
          <w:noProof/>
        </w:rPr>
        <w:t>e</w:t>
      </w:r>
      <w:r>
        <w:rPr>
          <w:noProof/>
        </w:rPr>
        <w:t>q.</w:t>
      </w:r>
      <w:r w:rsidR="007D4CF3">
        <w:rPr>
          <w:noProof/>
        </w:rPr>
        <w:t xml:space="preserve">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Pr>
          <w:noProof/>
        </w:rPr>
        <w:t>)</w:t>
      </w:r>
      <w:r w:rsidRPr="00D2291A">
        <w:rPr>
          <w:noProof/>
        </w:rPr>
        <w:t>, it can excite intrinsic waves in the plasma. For simplification, we assume the velocity is aligned with the static magnetic field. In this analysis, we consider n=1 for the Anomalous Doppler Effect</w:t>
      </w:r>
      <w:r>
        <w:rPr>
          <w:noProof/>
        </w:rPr>
        <w:t xml:space="preserve">, </w:t>
      </w:r>
      <w:r w:rsidRPr="00D2291A">
        <w:rPr>
          <w:noProof/>
        </w:rPr>
        <w:t>and n=0</w:t>
      </w:r>
      <w:r>
        <w:rPr>
          <w:noProof/>
        </w:rPr>
        <w:t xml:space="preserve"> </w:t>
      </w:r>
      <w:r w:rsidRPr="00D2291A">
        <w:rPr>
          <w:noProof/>
        </w:rPr>
        <w:t>for Landau resonance. The case of n</w:t>
      </w:r>
      <w:r>
        <w:rPr>
          <w:noProof/>
        </w:rPr>
        <w:t xml:space="preserve"> </w:t>
      </w:r>
      <w:r w:rsidRPr="00D2291A">
        <w:rPr>
          <w:noProof/>
        </w:rPr>
        <w:t>=</w:t>
      </w:r>
      <w:r>
        <w:rPr>
          <w:noProof/>
        </w:rPr>
        <w:t xml:space="preserve"> </w:t>
      </w:r>
      <w:r w:rsidRPr="00D2291A">
        <w:rPr>
          <w:noProof/>
        </w:rPr>
        <w:t>−1 is excluded because the Normal Doppler Effect is not significant in the high-frequency region, as it requires a right-hand polarized wave.</w:t>
      </w:r>
      <w:r>
        <w:rPr>
          <w:noProof/>
        </w:rPr>
        <w:t xml:space="preserve"> </w:t>
      </w:r>
      <w:r w:rsidRPr="00D2291A">
        <w:rPr>
          <w:noProof/>
        </w:rPr>
        <w:t xml:space="preserve">By combining </w:t>
      </w:r>
      <w:r w:rsidR="00CE28BC">
        <w:rPr>
          <w:noProof/>
        </w:rPr>
        <w:t>e</w:t>
      </w:r>
      <w:r w:rsidRPr="00D2291A">
        <w:rPr>
          <w:noProof/>
        </w:rPr>
        <w:t>q</w:t>
      </w:r>
      <w:r>
        <w:rPr>
          <w:noProof/>
        </w:rPr>
        <w:t xml:space="preserve">. </w:t>
      </w:r>
      <w:r w:rsidR="00CE28BC" w:rsidRPr="00CE28BC">
        <w:rPr>
          <w:noProof/>
          <w:sz w:val="24"/>
        </w:rPr>
        <w:fldChar w:fldCharType="begin"/>
      </w:r>
      <w:r w:rsidR="00CE28BC" w:rsidRPr="00CE28BC">
        <w:rPr>
          <w:noProof/>
          <w:sz w:val="24"/>
        </w:rPr>
        <w:instrText xml:space="preserve"> REF Dispersion \h  \* MERGEFORMAT </w:instrText>
      </w:r>
      <w:r w:rsidR="00CE28BC" w:rsidRPr="00CE28BC">
        <w:rPr>
          <w:noProof/>
          <w:sz w:val="24"/>
        </w:rPr>
      </w:r>
      <w:r w:rsidR="00CE28BC" w:rsidRPr="00CE28BC">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rPr>
              <m:t>4</m:t>
            </m:r>
            <m:ctrlPr>
              <w:rPr>
                <w:rFonts w:ascii="Cambria Math" w:hAnsi="Cambria Math"/>
                <w:noProof/>
                <w:szCs w:val="15"/>
              </w:rPr>
            </m:ctrlPr>
          </m:e>
        </m:d>
      </m:oMath>
      <w:r w:rsidR="00CE28BC" w:rsidRPr="00CE28BC">
        <w:rPr>
          <w:noProof/>
          <w:sz w:val="24"/>
        </w:rPr>
        <w:fldChar w:fldCharType="end"/>
      </w:r>
      <w:r w:rsidR="00CE28BC">
        <w:rPr>
          <w:noProof/>
          <w:sz w:val="24"/>
        </w:rPr>
        <w:t xml:space="preserve"> </w:t>
      </w:r>
      <w:r w:rsidRPr="00D2291A">
        <w:rPr>
          <w:noProof/>
        </w:rPr>
        <w:t xml:space="preserve">and </w:t>
      </w:r>
      <w:r w:rsidR="007D4CF3">
        <w:rPr>
          <w:noProof/>
        </w:rPr>
        <w:t xml:space="preserve">eq. </w:t>
      </w:r>
      <w:r w:rsidR="007D4CF3" w:rsidRPr="007D4CF3">
        <w:rPr>
          <w:noProof/>
          <w:sz w:val="24"/>
        </w:rPr>
        <w:fldChar w:fldCharType="begin"/>
      </w:r>
      <w:r w:rsidR="007D4CF3" w:rsidRPr="007D4CF3">
        <w:rPr>
          <w:noProof/>
          <w:sz w:val="24"/>
        </w:rPr>
        <w:instrText xml:space="preserve"> REF resonant \h  \* MERGEFORMAT </w:instrText>
      </w:r>
      <w:r w:rsidR="007D4CF3" w:rsidRPr="007D4CF3">
        <w:rPr>
          <w:noProof/>
          <w:sz w:val="24"/>
        </w:rPr>
      </w:r>
      <w:r w:rsidR="007D4CF3" w:rsidRPr="007D4CF3">
        <w:rPr>
          <w:noProof/>
          <w:sz w:val="24"/>
        </w:rPr>
        <w:fldChar w:fldCharType="separate"/>
      </w:r>
      <m:oMath>
        <m:d>
          <m:dPr>
            <m:ctrlPr>
              <w:rPr>
                <w:rFonts w:ascii="Cambria Math" w:hAnsi="Cambria Math"/>
                <w:i/>
                <w:noProof/>
                <w:szCs w:val="15"/>
                <w:lang w:eastAsia="zh-CN"/>
              </w:rPr>
            </m:ctrlPr>
          </m:dPr>
          <m:e>
            <m:r>
              <m:rPr>
                <m:sty m:val="p"/>
              </m:rPr>
              <w:rPr>
                <w:rFonts w:ascii="Cambria Math" w:hAnsi="Cambria Math"/>
                <w:noProof/>
                <w:szCs w:val="15"/>
                <w:lang w:eastAsia="zh-CN"/>
              </w:rPr>
              <m:t>8</m:t>
            </m:r>
            <m:ctrlPr>
              <w:rPr>
                <w:rFonts w:ascii="Cambria Math" w:hAnsi="Cambria Math"/>
                <w:noProof/>
                <w:szCs w:val="15"/>
                <w:lang w:eastAsia="zh-CN"/>
              </w:rPr>
            </m:ctrlPr>
          </m:e>
        </m:d>
      </m:oMath>
      <w:r w:rsidR="007D4CF3" w:rsidRPr="007D4CF3">
        <w:rPr>
          <w:noProof/>
          <w:sz w:val="24"/>
        </w:rPr>
        <w:fldChar w:fldCharType="end"/>
      </w:r>
      <w:r w:rsidRPr="00D2291A">
        <w:rPr>
          <w:noProof/>
        </w:rPr>
        <w:t xml:space="preserve">, we derive the relationship between the wave properties and the resonant momentum, which is depicted in </w:t>
      </w:r>
      <w:r w:rsidR="00CE28BC">
        <w:rPr>
          <w:noProof/>
        </w:rPr>
        <w:t xml:space="preserve">figure </w:t>
      </w:r>
      <w:r w:rsidR="00CE28BC">
        <w:rPr>
          <w:noProof/>
        </w:rPr>
        <w:fldChar w:fldCharType="begin"/>
      </w:r>
      <w:r w:rsidR="00CE28BC">
        <w:rPr>
          <w:noProof/>
        </w:rPr>
        <w:instrText xml:space="preserve"> REF _Ref186713304 \h\#"0" </w:instrText>
      </w:r>
      <w:r w:rsidR="00CE28BC">
        <w:rPr>
          <w:noProof/>
        </w:rPr>
      </w:r>
      <w:r w:rsidR="00CE28BC">
        <w:rPr>
          <w:noProof/>
        </w:rPr>
        <w:fldChar w:fldCharType="separate"/>
      </w:r>
      <w:r w:rsidR="00501828">
        <w:rPr>
          <w:noProof/>
        </w:rPr>
        <w:t>9</w:t>
      </w:r>
      <w:r w:rsidR="00CE28BC">
        <w:rPr>
          <w:noProof/>
        </w:rPr>
        <w:fldChar w:fldCharType="end"/>
      </w:r>
      <w:r w:rsidRPr="00D2291A">
        <w:rPr>
          <w:noProof/>
        </w:rPr>
        <w:t>.</w:t>
      </w:r>
    </w:p>
    <w:p w14:paraId="713528F1" w14:textId="6650EB2A" w:rsidR="00C5426A" w:rsidRDefault="00C5426A" w:rsidP="0012637D">
      <w:pPr>
        <w:pStyle w:val="IOPText"/>
        <w:ind w:firstLine="0"/>
        <w:rPr>
          <w:noProof/>
        </w:rPr>
      </w:pPr>
    </w:p>
    <w:p w14:paraId="3D8855F0" w14:textId="32872C0D" w:rsidR="00C5426A" w:rsidRPr="00D2291A" w:rsidRDefault="00C5426A" w:rsidP="00C5426A">
      <w:pPr>
        <w:pStyle w:val="IOPText"/>
        <w:rPr>
          <w:noProof/>
        </w:rPr>
      </w:pPr>
      <w:r w:rsidRPr="00D2291A">
        <w:rPr>
          <w:noProof/>
        </w:rPr>
        <w:t xml:space="preserve">In the high-frequency region for </w:t>
      </w:r>
      <w:r>
        <w:rPr>
          <w:noProof/>
        </w:rPr>
        <w:t>A</w:t>
      </w:r>
      <w:r>
        <w:rPr>
          <w:rFonts w:hint="eastAsia"/>
          <w:noProof/>
        </w:rPr>
        <w:t>no</w:t>
      </w:r>
      <w:r>
        <w:rPr>
          <w:noProof/>
        </w:rPr>
        <w:t>malous Doppler Effect</w:t>
      </w:r>
      <w:r w:rsidRPr="00D2291A">
        <w:rPr>
          <w:noProof/>
        </w:rPr>
        <w:t>, resonance curves with dimensionless resonance momentum greater than unity converge to the bottom-right region shown in</w:t>
      </w:r>
      <w:r>
        <w:rPr>
          <w:noProof/>
        </w:rPr>
        <w:t xml:space="preserve"> 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sidRPr="00D2291A">
        <w:rPr>
          <w:noProof/>
        </w:rPr>
        <w:t xml:space="preserve">, which corresponds to the Extraordinary wave with a frequency range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sidRPr="00D2291A">
        <w:rPr>
          <w:noProof/>
        </w:rPr>
        <w:t xml:space="preserve">. This explains the excitation of Extraordinary waves near these frequencies during runaway electron scattering in magnetized devices </w:t>
      </w:r>
      <w:r w:rsidR="006C2E59">
        <w:rPr>
          <w:noProof/>
        </w:rPr>
        <w:fldChar w:fldCharType="begin"/>
      </w:r>
      <w:r w:rsidR="006C2E59">
        <w:rPr>
          <w:noProof/>
        </w:rPr>
        <w:instrText xml:space="preserve"> ADDIN EN.CITE &lt;EndNote&gt;&lt;Cite&gt;&lt;Author&gt;Shustin&lt;/Author&gt;&lt;Year&gt;1971&lt;/Year&gt;&lt;RecNum&gt;2264&lt;/RecNum&gt;&lt;DisplayText&gt;[14, 16]&lt;/DisplayText&gt;&lt;record&gt;&lt;rec-number&gt;2264&lt;/rec-number&gt;&lt;foreign-keys&gt;&lt;key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Cite&gt;&lt;Author&gt;Freethy&lt;/Author&gt;&lt;Year&gt;2015&lt;/Year&gt;&lt;RecNum&gt;2246&lt;/RecNum&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EndNote&gt;</w:instrText>
      </w:r>
      <w:r w:rsidR="006C2E59">
        <w:rPr>
          <w:noProof/>
        </w:rPr>
        <w:fldChar w:fldCharType="separate"/>
      </w:r>
      <w:r w:rsidR="006C2E59">
        <w:rPr>
          <w:noProof/>
        </w:rPr>
        <w:t>[</w:t>
      </w:r>
      <w:hyperlink w:anchor="_ENREF_14" w:tooltip="Freethy, 2015 #2246" w:history="1">
        <w:r w:rsidR="0006700C">
          <w:rPr>
            <w:noProof/>
          </w:rPr>
          <w:t>14</w:t>
        </w:r>
      </w:hyperlink>
      <w:r w:rsidR="006C2E59">
        <w:rPr>
          <w:noProof/>
        </w:rPr>
        <w:t xml:space="preserve">, </w:t>
      </w:r>
      <w:hyperlink w:anchor="_ENREF_16" w:tooltip="Shustin, 1971 #2264" w:history="1">
        <w:r w:rsidR="0006700C">
          <w:rPr>
            <w:noProof/>
          </w:rPr>
          <w:t>16</w:t>
        </w:r>
      </w:hyperlink>
      <w:r w:rsidR="006C2E59">
        <w:rPr>
          <w:noProof/>
        </w:rPr>
        <w:t>]</w:t>
      </w:r>
      <w:r w:rsidR="006C2E59">
        <w:rPr>
          <w:noProof/>
        </w:rPr>
        <w:fldChar w:fldCharType="end"/>
      </w:r>
      <w:r w:rsidRPr="00D2291A">
        <w:rPr>
          <w:noProof/>
        </w:rPr>
        <w:t xml:space="preserve">. Additionally, the dimensionless Landau resonant momentum in most of the low-frequency region is greater than 1, as shown in </w:t>
      </w:r>
      <w:r>
        <w:rPr>
          <w:noProof/>
        </w:rPr>
        <w:t xml:space="preserve">figure </w:t>
      </w:r>
      <w:r>
        <w:rPr>
          <w:noProof/>
        </w:rPr>
        <w:fldChar w:fldCharType="begin"/>
      </w:r>
      <w:r>
        <w:rPr>
          <w:noProof/>
        </w:rPr>
        <w:instrText xml:space="preserve"> REF _Ref186713304 \h\#"0" </w:instrText>
      </w:r>
      <w:r>
        <w:rPr>
          <w:noProof/>
        </w:rPr>
      </w:r>
      <w:r>
        <w:rPr>
          <w:noProof/>
        </w:rPr>
        <w:fldChar w:fldCharType="separate"/>
      </w:r>
      <w:r w:rsidR="00501828">
        <w:rPr>
          <w:noProof/>
        </w:rPr>
        <w:t>9</w:t>
      </w:r>
      <w:r>
        <w:rPr>
          <w:noProof/>
        </w:rPr>
        <w:fldChar w:fldCharType="end"/>
      </w:r>
      <w:r>
        <w:rPr>
          <w:noProof/>
        </w:rPr>
        <w:t>(a)</w:t>
      </w:r>
      <w:r w:rsidRPr="00D2291A">
        <w:rPr>
          <w:noProof/>
        </w:rPr>
        <w:t xml:space="preserve">, suggesting less wave attenuation by background thermal electrons, which facilitates wave formation in the </w:t>
      </w:r>
      <w:r>
        <w:rPr>
          <w:rFonts w:hint="eastAsia"/>
          <w:noProof/>
        </w:rPr>
        <w:t>high</w:t>
      </w:r>
      <w:r w:rsidRPr="00D2291A">
        <w:rPr>
          <w:noProof/>
        </w:rPr>
        <w:t xml:space="preserve">-frequency region. In the </w:t>
      </w:r>
      <w:r>
        <w:rPr>
          <w:rFonts w:hint="eastAsia"/>
          <w:noProof/>
        </w:rPr>
        <w:t>low</w:t>
      </w:r>
      <w:r w:rsidRPr="00D2291A">
        <w:rPr>
          <w:noProof/>
        </w:rPr>
        <w:t>-frequency region, when the energy of high-energy runaway electrons exceeds 10 MeV (with reduced momentum p &gt; 20),</w:t>
      </w:r>
      <w:r>
        <w:rPr>
          <w:noProof/>
        </w:rPr>
        <w:t xml:space="preserve"> </w:t>
      </w:r>
      <w:r w:rsidRPr="00D2291A">
        <w:rPr>
          <w:noProof/>
        </w:rPr>
        <w:t xml:space="preserve">the resonance curves of electromagnetic waves excited by the ADE effect typically pass through the top-left region depicted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sidR="00C722BF">
        <w:rPr>
          <w:noProof/>
        </w:rPr>
        <w:t xml:space="preserve"> </w:t>
      </w:r>
      <w:r>
        <w:rPr>
          <w:noProof/>
        </w:rPr>
        <w:t>(</w:t>
      </w:r>
      <w:r w:rsidRPr="00D2291A">
        <w:rPr>
          <w:noProof/>
        </w:rPr>
        <w:t>d</w:t>
      </w:r>
      <w:r>
        <w:rPr>
          <w:noProof/>
        </w:rPr>
        <w:t>)</w:t>
      </w:r>
      <w:r w:rsidRPr="00D2291A">
        <w:rPr>
          <w:noProof/>
        </w:rPr>
        <w:t xml:space="preserve">. This region is closely associated with the </w:t>
      </w:r>
      <w:r w:rsidRPr="00C5426A">
        <w:t>whistler</w:t>
      </w:r>
      <w:r w:rsidRPr="00D2291A">
        <w:rPr>
          <w:noProof/>
        </w:rPr>
        <w:t xml:space="preserve"> wave zone, where whistler waves propagate parallel to the magnetic field. Thus, in Tokamak experiments, the observation of whistler waves is typically linked to the detection of high-energy electrons with energies exceeding 10 MeV </w:t>
      </w:r>
      <w:r w:rsidR="006C2E59">
        <w:rPr>
          <w:noProof/>
        </w:rPr>
        <w:fldChar w:fldCharType="begin"/>
      </w:r>
      <w:r w:rsidR="006C2E59">
        <w:rPr>
          <w:noProof/>
        </w:rPr>
        <w:instrText xml:space="preserve"> ADDIN EN.CITE &lt;EndNote&gt;&lt;Cite&gt;&lt;Author&gt;Spong&lt;/Author&gt;&lt;Year&gt;2018&lt;/Year&gt;&lt;RecNum&gt;2265&lt;/RecNum&gt;&lt;DisplayText&gt;[33]&lt;/DisplayText&gt;&lt;record&gt;&lt;rec-number&gt;2265&lt;/rec-number&gt;&lt;foreign-keys&gt;&lt;key app="EN" db-id="f0atdtsz3wzwebesv0npwr9e520zx0xd0xpe" timestamp="1735732778"&gt;2265&lt;/key&gt;&lt;/foreign-keys&gt;&lt;ref-type name="Journal Article"&gt;17&lt;/ref-type&gt;&lt;contributors&gt;&lt;authors&gt;&lt;author&gt;Spong, Donald A&lt;/author&gt;&lt;author&gt;Heidbrink, WW&lt;/author&gt;&lt;author&gt;Paz-Soldan, C&lt;/author&gt;&lt;author&gt;Du, XD&lt;/author&gt;&lt;author&gt;Thome, KE&lt;/author&gt;&lt;author&gt;Van Zeeland, MA&lt;/author&gt;&lt;author&gt;Collins, C&lt;/author&gt;&lt;author&gt;Lvovskiy, A&lt;/author&gt;&lt;author&gt;Moyer, RA&lt;/author&gt;&lt;author&gt;Austin, ME&lt;/author&gt;&lt;/authors&gt;&lt;/contributors&gt;&lt;titles&gt;&lt;title&gt;First direct observation of runaway-electron-driven whistler waves in tokamaks&lt;/title&gt;&lt;secondary-title&gt;Physical Review Letters&lt;/secondary-title&gt;&lt;/titles&gt;&lt;periodical&gt;&lt;full-title&gt;Physical Review Letters&lt;/full-title&gt;&lt;/periodical&gt;&lt;pages&gt;155002&lt;/pages&gt;&lt;volume&gt;120&lt;/volume&gt;&lt;number&gt;15&lt;/number&gt;&lt;dates&gt;&lt;year&gt;2018&lt;/year&gt;&lt;/dates&gt;&lt;isbn&gt;0031-9007&lt;/isbn&gt;&lt;urls&gt;&lt;/urls&gt;&lt;/record&gt;&lt;/Cite&gt;&lt;/EndNote&gt;</w:instrText>
      </w:r>
      <w:r w:rsidR="006C2E59">
        <w:rPr>
          <w:noProof/>
        </w:rPr>
        <w:fldChar w:fldCharType="separate"/>
      </w:r>
      <w:r w:rsidR="006C2E59">
        <w:rPr>
          <w:noProof/>
        </w:rPr>
        <w:t>[</w:t>
      </w:r>
      <w:hyperlink w:anchor="_ENREF_33" w:tooltip="Spong, 2018 #2265" w:history="1">
        <w:r w:rsidR="0006700C">
          <w:rPr>
            <w:noProof/>
          </w:rPr>
          <w:t>33</w:t>
        </w:r>
      </w:hyperlink>
      <w:r w:rsidR="006C2E59">
        <w:rPr>
          <w:noProof/>
        </w:rPr>
        <w:t>]</w:t>
      </w:r>
      <w:r w:rsidR="006C2E59">
        <w:rPr>
          <w:noProof/>
        </w:rPr>
        <w:fldChar w:fldCharType="end"/>
      </w:r>
      <w:r w:rsidR="006C2E59" w:rsidRPr="006C2E59">
        <w:rPr>
          <w:rFonts w:hint="eastAsia"/>
          <w:noProof/>
          <w:lang w:eastAsia="zh-CN"/>
        </w:rPr>
        <w:t>.</w:t>
      </w:r>
      <w:r w:rsidRPr="00CE28BC">
        <w:rPr>
          <w:noProof/>
          <w:color w:val="FF0000"/>
        </w:rPr>
        <w:t xml:space="preserve"> </w:t>
      </w:r>
      <w:r w:rsidRPr="00D2291A">
        <w:rPr>
          <w:noProof/>
        </w:rPr>
        <w:t xml:space="preserve">In the low-frequency region, the dimensionless Landau resonance momentum is less than unity, as shown in </w:t>
      </w:r>
      <w:r w:rsidR="00C722BF">
        <w:rPr>
          <w:noProof/>
        </w:rPr>
        <w:t xml:space="preserve">figure </w:t>
      </w:r>
      <w:r w:rsidR="00C722BF">
        <w:rPr>
          <w:noProof/>
        </w:rPr>
        <w:fldChar w:fldCharType="begin"/>
      </w:r>
      <w:r w:rsidR="00C722BF">
        <w:rPr>
          <w:noProof/>
        </w:rPr>
        <w:instrText xml:space="preserve"> REF _Ref186713304 \h\#"0" </w:instrText>
      </w:r>
      <w:r w:rsidR="00C722BF">
        <w:rPr>
          <w:noProof/>
        </w:rPr>
      </w:r>
      <w:r w:rsidR="00C722BF">
        <w:rPr>
          <w:noProof/>
        </w:rPr>
        <w:fldChar w:fldCharType="separate"/>
      </w:r>
      <w:r w:rsidR="00501828">
        <w:rPr>
          <w:noProof/>
        </w:rPr>
        <w:t>9</w:t>
      </w:r>
      <w:r w:rsidR="00C722BF">
        <w:rPr>
          <w:noProof/>
        </w:rPr>
        <w:fldChar w:fldCharType="end"/>
      </w:r>
      <w:r>
        <w:rPr>
          <w:noProof/>
        </w:rPr>
        <w:t>(</w:t>
      </w:r>
      <w:r w:rsidRPr="00D2291A">
        <w:rPr>
          <w:noProof/>
        </w:rPr>
        <w:t>b</w:t>
      </w:r>
      <w:r>
        <w:rPr>
          <w:noProof/>
        </w:rPr>
        <w:t>)</w:t>
      </w:r>
      <w:r w:rsidRPr="00D2291A">
        <w:rPr>
          <w:noProof/>
        </w:rPr>
        <w:t>, indicating a higher degree of wave attenuation by background thermal electrons compared to the high-frequency region, making wave formation in this region more challenging.</w:t>
      </w:r>
    </w:p>
    <w:p w14:paraId="3255A165" w14:textId="583F487A" w:rsidR="00C5426A" w:rsidRPr="00163814" w:rsidRDefault="00C5426A" w:rsidP="00C5426A">
      <w:pPr>
        <w:pStyle w:val="IOPText"/>
        <w:rPr>
          <w:noProof/>
        </w:rPr>
      </w:pPr>
      <w:r w:rsidRPr="00D2291A">
        <w:rPr>
          <w:noProof/>
        </w:rPr>
        <w:t xml:space="preserve">Based on the above discussion, electromagnetic waves in the high-frequency region are more prone to exciting Anomalous Doppler Resonance due to polarization and damping effects, while waves in the low-frequency region are better suited for heating background electrons through Landau resonance, such as in lower-hybrid wave heating. Experiments have shown that runaway electrons can stimulate extraordinary waves with frequencies in the </w:t>
      </w:r>
      <w:r w:rsidRPr="00163814">
        <w:rPr>
          <w:noProof/>
        </w:rPr>
        <w:t xml:space="preserve">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sidRPr="00163814">
        <w:rPr>
          <w:noProof/>
        </w:rPr>
        <w:t xml:space="preserve">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sidRPr="00163814">
        <w:rPr>
          <w:noProof/>
        </w:rPr>
        <w:t xml:space="preserve"> through ADE, thereby transferring their parallel energy to rotational energy </w:t>
      </w:r>
      <w:r w:rsidR="006C2E59" w:rsidRPr="00163814">
        <w:rPr>
          <w:noProof/>
        </w:rPr>
        <w:fldChar w:fldCharType="begin"/>
      </w:r>
      <w:r w:rsidR="006C2E59" w:rsidRPr="00163814">
        <w:rPr>
          <w:noProof/>
        </w:rPr>
        <w:instrText xml:space="preserve"> ADDIN EN.CITE &lt;EndNote&gt;&lt;Cite&gt;&lt;Author&gt;Freethy&lt;/Author&gt;&lt;Year&gt;2015&lt;/Year&gt;&lt;RecNum&gt;2246&lt;/RecNum&gt;&lt;DisplayText&gt;[14, 16]&lt;/DisplayText&gt;&lt;record&gt;&lt;rec-number&gt;2246&lt;/rec-number&gt;&lt;foreign-keys&gt;&lt;key app="EN" db-id="f0atdtsz3wzwebesv0npwr9e520zx0xd0xpe" timestamp="1735728707"&gt;2246&lt;/key&gt;&lt;/foreign-keys&gt;&lt;ref-type name="Journal Article"&gt;17&lt;/ref-type&gt;&lt;contributors&gt;&lt;authors&gt;&lt;author&gt;Freethy, SJ&lt;/author&gt;&lt;author&gt;McClements, KG&lt;/author&gt;&lt;author&gt;Chapman, Sandra C&lt;/author&gt;&lt;author&gt;Dendy, RO&lt;/author&gt;&lt;author&gt;Lai, WN&lt;/author&gt;&lt;author&gt;Pamela, SJP&lt;/author&gt;&lt;author&gt;Shevchenko, Vladimir F&lt;/author&gt;&lt;author&gt;Vann, RGL&lt;/author&gt;&lt;/authors&gt;&lt;/contributors&gt;&lt;titles&gt;&lt;title&gt;Electron kinetics inferred from observations of microwave bursts during edge localized modes in the mega-amp spherical tokamak&lt;/title&gt;&lt;secondary-title&gt;Physical Review Letters&lt;/secondary-title&gt;&lt;/titles&gt;&lt;periodical&gt;&lt;full-title&gt;Physical Review Letters&lt;/full-title&gt;&lt;/periodical&gt;&lt;pages&gt;125004&lt;/pages&gt;&lt;volume&gt;114&lt;/volume&gt;&lt;number&gt;12&lt;/number&gt;&lt;dates&gt;&lt;year&gt;2015&lt;/year&gt;&lt;/dates&gt;&lt;isbn&gt;0031-9007&lt;/isbn&gt;&lt;urls&gt;&lt;/urls&gt;&lt;/record&gt;&lt;/Cite&gt;&lt;Cite&gt;&lt;Author&gt;Shustin&lt;/Author&gt;&lt;Year&gt;1971&lt;/Year&gt;&lt;RecNum&gt;2264&lt;/RecNum&gt;&lt;record&gt;&lt;rec-number&gt;2264&lt;/rec-number&gt;&lt;foreign-keys&gt;&lt;key app="EN" db-id="f0atdtsz3wzwebesv0npwr9e520zx0xd0xpe" timestamp="1735732688"&gt;2264&lt;/key&gt;&lt;/foreign-keys&gt;&lt;ref-type name="Journal Article"&gt;17&lt;/ref-type&gt;&lt;contributors&gt;&lt;authors&gt;&lt;author&gt;Shustin, EG&lt;/author&gt;&lt;author&gt;POPOVICH, P&lt;/author&gt;&lt;author&gt;Kharchenko, IF&lt;/author&gt;&lt;/authors&gt;&lt;/contributors&gt;&lt;titles&gt;&lt;title&gt;Transformation of Electron Beam Distribution Function Following Cyclotron Interaction with a Plasma&lt;/title&gt;&lt;secondary-title&gt;SOVIET PHYSICS JETP&lt;/secondary-title&gt;&lt;/titles&gt;&lt;periodical&gt;&lt;full-title&gt;Soviet Physics JETP&lt;/full-title&gt;&lt;/periodical&gt;&lt;volume&gt;32&lt;/volume&gt;&lt;number&gt;3&lt;/number&gt;&lt;dates&gt;&lt;year&gt;1971&lt;/year&gt;&lt;/dates&gt;&lt;urls&gt;&lt;/urls&gt;&lt;/record&gt;&lt;/Cite&gt;&lt;/EndNote&gt;</w:instrText>
      </w:r>
      <w:r w:rsidR="006C2E59" w:rsidRPr="00163814">
        <w:rPr>
          <w:noProof/>
        </w:rPr>
        <w:fldChar w:fldCharType="separate"/>
      </w:r>
      <w:r w:rsidR="006C2E59" w:rsidRPr="00163814">
        <w:rPr>
          <w:noProof/>
        </w:rPr>
        <w:t>[</w:t>
      </w:r>
      <w:hyperlink w:anchor="_ENREF_14" w:tooltip="Freethy, 2015 #2246" w:history="1">
        <w:r w:rsidR="0006700C" w:rsidRPr="00163814">
          <w:rPr>
            <w:noProof/>
          </w:rPr>
          <w:t>14</w:t>
        </w:r>
      </w:hyperlink>
      <w:r w:rsidR="006C2E59" w:rsidRPr="00163814">
        <w:rPr>
          <w:noProof/>
        </w:rPr>
        <w:t xml:space="preserve">, </w:t>
      </w:r>
      <w:hyperlink w:anchor="_ENREF_16" w:tooltip="Shustin, 1971 #2264" w:history="1">
        <w:r w:rsidR="0006700C" w:rsidRPr="00163814">
          <w:rPr>
            <w:noProof/>
          </w:rPr>
          <w:t>16</w:t>
        </w:r>
      </w:hyperlink>
      <w:r w:rsidR="006C2E59" w:rsidRPr="00163814">
        <w:rPr>
          <w:noProof/>
        </w:rPr>
        <w:t>]</w:t>
      </w:r>
      <w:r w:rsidR="006C2E59" w:rsidRPr="00163814">
        <w:rPr>
          <w:noProof/>
        </w:rPr>
        <w:fldChar w:fldCharType="end"/>
      </w:r>
      <w:r w:rsidRPr="00163814">
        <w:rPr>
          <w:noProof/>
        </w:rPr>
        <w:t>.</w:t>
      </w:r>
      <w:r w:rsidRPr="00163814">
        <w:rPr>
          <w:noProof/>
          <w:color w:val="FF0000"/>
        </w:rPr>
        <w:t xml:space="preserve"> </w:t>
      </w:r>
      <w:r w:rsidRPr="00163814">
        <w:rPr>
          <w:noProof/>
        </w:rPr>
        <w:t>Given that the wave can be generated either externally or through wave-particle interactions, this suggests the potential to employ the same process—injecting extraordinary waves—to suppress runaway electrons.</w:t>
      </w:r>
    </w:p>
    <w:p w14:paraId="3A249D49" w14:textId="29B2C0DA" w:rsidR="00C5426A" w:rsidRPr="00163814" w:rsidRDefault="00C5426A" w:rsidP="00C722BF">
      <w:pPr>
        <w:pStyle w:val="IOPText"/>
        <w:ind w:firstLine="0"/>
        <w:rPr>
          <w:noProof/>
        </w:rPr>
      </w:pPr>
    </w:p>
    <w:p w14:paraId="5CE58820" w14:textId="77777777" w:rsidR="00C722BF" w:rsidRPr="00163814" w:rsidRDefault="00C722BF" w:rsidP="00C722BF">
      <w:pPr>
        <w:pStyle w:val="IOPH1"/>
      </w:pPr>
      <w:r w:rsidRPr="00163814">
        <w:rPr>
          <w:rFonts w:hint="eastAsia"/>
        </w:rPr>
        <w:t xml:space="preserve">V. </w:t>
      </w:r>
      <w:bookmarkStart w:id="177" w:name="OLE_LINK20"/>
      <w:r w:rsidRPr="00163814">
        <w:t>Launching Extraordinary Waves in Tokamaks for Runaway Electron Suppression</w:t>
      </w:r>
    </w:p>
    <w:bookmarkEnd w:id="177"/>
    <w:p w14:paraId="499D4209" w14:textId="182F4E38" w:rsidR="00C5426A" w:rsidRPr="00163814" w:rsidRDefault="00C5426A" w:rsidP="00C5426A">
      <w:pPr>
        <w:pStyle w:val="IOPText"/>
        <w:rPr>
          <w:noProof/>
          <w:lang w:val="en-US"/>
        </w:rPr>
      </w:pPr>
    </w:p>
    <w:p w14:paraId="3A13ECE0" w14:textId="6319A2F1" w:rsidR="00C722BF" w:rsidRPr="008E2626" w:rsidRDefault="00C722BF" w:rsidP="00C722BF">
      <w:pPr>
        <w:pStyle w:val="IOPText"/>
        <w:rPr>
          <w:noProof/>
        </w:rPr>
      </w:pPr>
      <w:r w:rsidRPr="00163814">
        <w:rPr>
          <w:noProof/>
        </w:rPr>
        <w:t>The characteristic layer in a tokamak plasma is shown in figure</w:t>
      </w:r>
      <w:r w:rsidR="00C8633A" w:rsidRPr="00163814">
        <w:rPr>
          <w:rFonts w:hint="eastAsia"/>
          <w:noProof/>
          <w:lang w:eastAsia="zh-CN"/>
        </w:rPr>
        <w:t xml:space="preserve"> </w:t>
      </w:r>
      <w:r w:rsidR="00C8633A" w:rsidRPr="00163814">
        <w:rPr>
          <w:noProof/>
          <w:lang w:eastAsia="zh-CN"/>
        </w:rPr>
        <w:fldChar w:fldCharType="begin"/>
      </w:r>
      <w:r w:rsidR="00C8633A" w:rsidRPr="00163814">
        <w:rPr>
          <w:noProof/>
          <w:lang w:eastAsia="zh-CN"/>
        </w:rPr>
        <w:instrText xml:space="preserve"> </w:instrText>
      </w:r>
      <w:r w:rsidR="00C8633A" w:rsidRPr="00163814">
        <w:rPr>
          <w:rFonts w:hint="eastAsia"/>
          <w:noProof/>
          <w:lang w:eastAsia="zh-CN"/>
        </w:rPr>
        <w:instrText>REF _Ref186921418 \h\#"0"</w:instrText>
      </w:r>
      <w:r w:rsidR="00C8633A" w:rsidRPr="00163814">
        <w:rPr>
          <w:noProof/>
          <w:lang w:eastAsia="zh-CN"/>
        </w:rPr>
        <w:instrText xml:space="preserve"> </w:instrText>
      </w:r>
      <w:r w:rsidR="00163814" w:rsidRPr="00163814">
        <w:rPr>
          <w:noProof/>
          <w:lang w:eastAsia="zh-CN"/>
        </w:rPr>
        <w:instrText xml:space="preserve"> \* MERGEFORMAT </w:instrText>
      </w:r>
      <w:r w:rsidR="00C8633A" w:rsidRPr="00163814">
        <w:rPr>
          <w:noProof/>
          <w:lang w:eastAsia="zh-CN"/>
        </w:rPr>
      </w:r>
      <w:r w:rsidR="00C8633A" w:rsidRPr="00163814">
        <w:rPr>
          <w:noProof/>
          <w:lang w:eastAsia="zh-CN"/>
        </w:rPr>
        <w:fldChar w:fldCharType="separate"/>
      </w:r>
      <w:r w:rsidR="00C8633A" w:rsidRPr="00163814">
        <w:rPr>
          <w:noProof/>
          <w:lang w:eastAsia="zh-CN"/>
        </w:rPr>
        <w:t>10</w:t>
      </w:r>
      <w:r w:rsidR="00C8633A" w:rsidRPr="00163814">
        <w:rPr>
          <w:noProof/>
          <w:lang w:eastAsia="zh-CN"/>
        </w:rPr>
        <w:fldChar w:fldCharType="end"/>
      </w:r>
      <w:r w:rsidR="00C8633A" w:rsidRPr="00163814">
        <w:rPr>
          <w:rFonts w:hint="eastAsia"/>
          <w:noProof/>
          <w:lang w:eastAsia="zh-CN"/>
        </w:rPr>
        <w:t xml:space="preserve">. </w:t>
      </w:r>
      <w:r w:rsidRPr="00163814">
        <w:rPr>
          <w:noProof/>
        </w:rPr>
        <w:t>Extraordinary waves slow down near the upper-hybrid frequency layer and reflect at the right-hand cut-off frequency layer. It is essential to inject the extraordinary wave from the high-field side of the tokamak, ensuring that the electric field of the electromagnetic wave is perpendicular to the toroidal magnetic field for effective wave launching. This configuration is critical, as the wave would otherwise be reflected at the right cut-off frequency if injected from the lower-field side. Different frequencies correspond to different</w:t>
      </w:r>
      <w:r w:rsidRPr="00163814">
        <w:rPr>
          <w:rFonts w:hint="eastAsia"/>
          <w:noProof/>
        </w:rPr>
        <w:t xml:space="preserve"> </w:t>
      </w:r>
      <w:r w:rsidRPr="00163814">
        <w:rPr>
          <w:noProof/>
        </w:rPr>
        <w:t>upper-hybrid frequency layer</w:t>
      </w:r>
      <w:r w:rsidRPr="00163814">
        <w:rPr>
          <w:rFonts w:hint="eastAsia"/>
          <w:noProof/>
        </w:rPr>
        <w:t xml:space="preserve"> </w:t>
      </w:r>
      <w:r w:rsidRPr="00163814">
        <w:rPr>
          <w:noProof/>
        </w:rPr>
        <w:t xml:space="preserve"> positions, allowing the frequency of the extraordinary wave to be adjusted to align with regions where runaway events are more likely to occur, such as the core of the tokamak. Since the power requirement for trapping runaway electrons is </w:t>
      </w:r>
      <w:r w:rsidRPr="00163814">
        <w:rPr>
          <w:rFonts w:hint="eastAsia"/>
          <w:noProof/>
        </w:rPr>
        <w:t xml:space="preserve">on the order of </w:t>
      </w:r>
      <w:r w:rsidRPr="00163814">
        <w:rPr>
          <w:noProof/>
        </w:rPr>
        <w:t xml:space="preserve">watts, it is worth noting that precise frequency adjustments based on real-time plasma density diagnosis are possible to achieve, allowing for alignment with the tokamak core. Assuing  that 90% of the wave energy near the upper-hybrid frequency layer is transformed into plasma heating, with only 10% remaining as an electromagnetic wave, and considering the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≈10 %</m:t>
        </m:r>
      </m:oMath>
      <w:r w:rsidRPr="00163814">
        <w:rPr>
          <w:noProof/>
        </w:rPr>
        <w:t xml:space="preserve"> </w:t>
      </w:r>
      <w:r w:rsidRPr="00163814">
        <w:rPr>
          <w:rFonts w:hint="eastAsia"/>
          <w:noProof/>
        </w:rPr>
        <w:t>near</w:t>
      </w:r>
      <w:r w:rsidRPr="00163814">
        <w:rPr>
          <w:noProof/>
        </w:rPr>
        <w:t xml:space="preserve"> the upper-hybrid frequency layer </w:t>
      </w:r>
      <w:r w:rsidRPr="00163814">
        <w:rPr>
          <w:rFonts w:hint="eastAsia"/>
          <w:noProof/>
        </w:rPr>
        <w:t>a</w:t>
      </w:r>
      <w:r w:rsidRPr="00163814">
        <w:rPr>
          <w:noProof/>
        </w:rPr>
        <w:t xml:space="preserve">s shown in </w:t>
      </w:r>
      <w:r w:rsidR="00CE28BC" w:rsidRPr="00163814">
        <w:rPr>
          <w:noProof/>
        </w:rPr>
        <w:t xml:space="preserve">figure </w:t>
      </w:r>
      <w:r w:rsidR="00CE28BC" w:rsidRPr="00163814">
        <w:rPr>
          <w:noProof/>
        </w:rPr>
        <w:fldChar w:fldCharType="begin"/>
      </w:r>
      <w:r w:rsidR="00CE28BC" w:rsidRPr="00163814">
        <w:rPr>
          <w:noProof/>
        </w:rPr>
        <w:instrText xml:space="preserve"> REF _Ref186712619 \h\#"0" </w:instrText>
      </w:r>
      <w:r w:rsidR="00163814">
        <w:rPr>
          <w:noProof/>
        </w:rPr>
        <w:instrText xml:space="preserve"> \* MERGEFORMAT </w:instrText>
      </w:r>
      <w:r w:rsidR="00CE28BC" w:rsidRPr="00163814">
        <w:rPr>
          <w:noProof/>
        </w:rPr>
      </w:r>
      <w:r w:rsidR="00CE28BC" w:rsidRPr="00163814">
        <w:rPr>
          <w:noProof/>
        </w:rPr>
        <w:fldChar w:fldCharType="separate"/>
      </w:r>
      <w:r w:rsidR="00501828" w:rsidRPr="00163814">
        <w:rPr>
          <w:noProof/>
        </w:rPr>
        <w:t>8</w:t>
      </w:r>
      <w:r w:rsidR="00CE28BC" w:rsidRPr="00163814">
        <w:rPr>
          <w:noProof/>
        </w:rPr>
        <w:fldChar w:fldCharType="end"/>
      </w:r>
      <w:r w:rsidR="00CE28BC" w:rsidRPr="00163814">
        <w:rPr>
          <w:noProof/>
        </w:rPr>
        <w:t>(d)</w:t>
      </w:r>
      <w:r w:rsidRPr="00163814">
        <w:rPr>
          <w:noProof/>
        </w:rPr>
        <w:t>, the required injected power to achieve 9 W/m² of the left-hand polarized wave, as indicated by the simulation results, is approximately 900 W/m</w:t>
      </w:r>
      <w:r w:rsidRPr="00163814">
        <w:rPr>
          <w:noProof/>
          <w:vertAlign w:val="superscript"/>
        </w:rPr>
        <w:t>2</w:t>
      </w:r>
      <w:r w:rsidRPr="00163814">
        <w:rPr>
          <w:noProof/>
        </w:rPr>
        <w:t>. Additionally, electrostatic waves can also contribute to the Anomalous Doppler Effect</w:t>
      </w:r>
      <w:r w:rsidR="006C2E59" w:rsidRPr="00163814">
        <w:rPr>
          <w:rFonts w:hint="eastAsia"/>
          <w:noProof/>
          <w:lang w:eastAsia="zh-CN"/>
        </w:rPr>
        <w:t xml:space="preserve"> </w:t>
      </w:r>
      <w:r w:rsidR="006C2E59" w:rsidRPr="00163814">
        <w:rPr>
          <w:noProof/>
          <w:lang w:eastAsia="zh-CN"/>
        </w:rPr>
        <w:fldChar w:fldCharType="begin"/>
      </w:r>
      <w:r w:rsidR="006C2E59" w:rsidRPr="00163814">
        <w:rPr>
          <w:noProof/>
          <w:lang w:eastAsia="zh-CN"/>
        </w:rPr>
        <w:instrText xml:space="preserve"> ADDIN EN.CITE &lt;EndNote&gt;&lt;Cite&gt;&lt;Author&gt;Dendy&lt;/Author&gt;&lt;Year&gt;1987&lt;/Year&gt;&lt;RecNum&gt;1774&lt;/RecNum&gt;&lt;DisplayText&gt;[34]&lt;/DisplayText&gt;&lt;record&gt;&lt;rec-number&gt;1774&lt;/rec-number&gt;&lt;foreign-keys&gt;&lt;key app="EN" db-id="f0atdtsz3wzwebesv0npwr9e520zx0xd0xpe" timestamp="1652641563"&gt;1774&lt;/key&gt;&lt;/foreign-keys&gt;&lt;ref-type name="Journal Article"&gt;17&lt;/ref-type&gt;&lt;contributors&gt;&lt;authors&gt;&lt;author&gt;Dendy, R. O.&lt;/author&gt;&lt;/authors&gt;&lt;/contributors&gt;&lt;titles&gt;&lt;title&gt;Classical single-particle dynamics of the anomalous Doppler resonance&lt;/title&gt;&lt;secondary-title&gt;Physics of Fluids&lt;/secondary-title&gt;&lt;/titles&gt;&lt;periodical&gt;&lt;full-title&gt;Physics of Fluids&lt;/full-title&gt;&lt;/periodical&gt;&lt;volume&gt;30&lt;/volume&gt;&lt;number&gt;8&lt;/number&gt;&lt;section&gt;2438&lt;/section&gt;&lt;dates&gt;&lt;year&gt;1987&lt;/year&gt;&lt;/dates&gt;&lt;isbn&gt;00319171&lt;/isbn&gt;&lt;urls&gt;&lt;/urls&gt;&lt;electronic-resource-num&gt;10.1063/1.866135&lt;/electronic-resource-num&gt;&lt;/record&gt;&lt;/Cite&gt;&lt;/EndNote&gt;</w:instrText>
      </w:r>
      <w:r w:rsidR="006C2E59" w:rsidRPr="00163814">
        <w:rPr>
          <w:noProof/>
          <w:lang w:eastAsia="zh-CN"/>
        </w:rPr>
        <w:fldChar w:fldCharType="separate"/>
      </w:r>
      <w:r w:rsidR="006C2E59" w:rsidRPr="00163814">
        <w:rPr>
          <w:noProof/>
          <w:lang w:eastAsia="zh-CN"/>
        </w:rPr>
        <w:t>[</w:t>
      </w:r>
      <w:hyperlink w:anchor="_ENREF_34" w:tooltip="Dendy, 1987 #1774" w:history="1">
        <w:r w:rsidR="0006700C" w:rsidRPr="00163814">
          <w:rPr>
            <w:noProof/>
            <w:lang w:eastAsia="zh-CN"/>
          </w:rPr>
          <w:t>34</w:t>
        </w:r>
      </w:hyperlink>
      <w:r w:rsidR="006C2E59" w:rsidRPr="00163814">
        <w:rPr>
          <w:noProof/>
          <w:lang w:eastAsia="zh-CN"/>
        </w:rPr>
        <w:t>]</w:t>
      </w:r>
      <w:r w:rsidR="006C2E59" w:rsidRPr="00163814">
        <w:rPr>
          <w:noProof/>
          <w:lang w:eastAsia="zh-CN"/>
        </w:rPr>
        <w:fldChar w:fldCharType="end"/>
      </w:r>
      <w:r w:rsidRPr="00163814">
        <w:rPr>
          <w:noProof/>
        </w:rPr>
        <w:t>, which may help reduce the power requirements for suppressing runaway electron energy. However, this effect falls outside the scope of this paper.</w:t>
      </w:r>
    </w:p>
    <w:p w14:paraId="3498C993" w14:textId="77777777" w:rsidR="00C722BF" w:rsidRDefault="00C722BF" w:rsidP="00C722BF">
      <w:pPr>
        <w:pStyle w:val="NormalWeb"/>
        <w:keepNext/>
        <w:shd w:val="clear" w:color="auto" w:fill="FFFFFF"/>
        <w:jc w:val="center"/>
      </w:pPr>
      <w:r>
        <w:rPr>
          <w:noProof/>
          <w:sz w:val="20"/>
          <w:szCs w:val="20"/>
        </w:rPr>
        <w:lastRenderedPageBreak/>
        <w:drawing>
          <wp:inline distT="0" distB="0" distL="0" distR="0" wp14:anchorId="59FF7341" wp14:editId="37F56B7E">
            <wp:extent cx="2158738" cy="1654629"/>
            <wp:effectExtent l="0" t="0" r="635" b="0"/>
            <wp:docPr id="26819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766" t="26697" r="14431" b="19664"/>
                    <a:stretch/>
                  </pic:blipFill>
                  <pic:spPr bwMode="auto">
                    <a:xfrm>
                      <a:off x="0" y="0"/>
                      <a:ext cx="2184794" cy="1674600"/>
                    </a:xfrm>
                    <a:prstGeom prst="rect">
                      <a:avLst/>
                    </a:prstGeom>
                    <a:noFill/>
                    <a:ln>
                      <a:noFill/>
                    </a:ln>
                    <a:extLst>
                      <a:ext uri="{53640926-AAD7-44D8-BBD7-CCE9431645EC}">
                        <a14:shadowObscured xmlns:a14="http://schemas.microsoft.com/office/drawing/2010/main"/>
                      </a:ext>
                    </a:extLst>
                  </pic:spPr>
                </pic:pic>
              </a:graphicData>
            </a:graphic>
          </wp:inline>
        </w:drawing>
      </w:r>
    </w:p>
    <w:p w14:paraId="29731CCD" w14:textId="7902EFA4" w:rsidR="00C722BF" w:rsidRDefault="00C722BF" w:rsidP="00C722BF">
      <w:pPr>
        <w:pStyle w:val="Caption"/>
      </w:pPr>
      <w:bookmarkStart w:id="178" w:name="_Ref186921418"/>
      <w:r>
        <w:t xml:space="preserve">Figure </w:t>
      </w:r>
      <w:fldSimple w:instr=" SEQ Figure \* ARABIC ">
        <w:r w:rsidR="00501828">
          <w:rPr>
            <w:noProof/>
          </w:rPr>
          <w:t>10</w:t>
        </w:r>
      </w:fldSimple>
      <w:bookmarkEnd w:id="178"/>
      <w:r>
        <w:t>.</w:t>
      </w:r>
      <w:r w:rsidRPr="00C722BF">
        <w:t xml:space="preserve"> Characteristic frequencies in the tokamak. The Right-hand </w:t>
      </w:r>
      <w:proofErr w:type="spellStart"/>
      <w:r w:rsidR="00652DD0">
        <w:t>c</w:t>
      </w:r>
      <w:r w:rsidRPr="00C722BF">
        <w:t>utoff</w:t>
      </w:r>
      <w:proofErr w:type="spellEnd"/>
      <w:r w:rsidRPr="00C722BF">
        <w:t xml:space="preserve"> layer is on the outside of the Upper Hybrid Resonance Layer.</w:t>
      </w:r>
    </w:p>
    <w:p w14:paraId="495CAD5F" w14:textId="471D9F9B" w:rsidR="00CE28BC" w:rsidRDefault="00CE28BC" w:rsidP="00CE28BC">
      <w:pPr>
        <w:pStyle w:val="IOPH1"/>
      </w:pPr>
      <w:r w:rsidRPr="00CE28BC">
        <w:t>VII. Summary</w:t>
      </w:r>
    </w:p>
    <w:p w14:paraId="5680DF2A" w14:textId="2D8FF1F4" w:rsidR="00CE28BC" w:rsidRPr="00CE28BC" w:rsidRDefault="00CE28BC" w:rsidP="00CE28BC">
      <w:pPr>
        <w:pStyle w:val="IOPText"/>
      </w:pPr>
      <w:r w:rsidRPr="00CE28BC">
        <w:t>The Anomalous Doppler Effect has been identified as an effective mechanism for suppressing runaway electron energy by scattering the electron's parallel energy into perpendicular energy. Through studying the interaction between electrons and electromagnetic waves, this approach offers an innovative solution for runaway electron suppression in tokamaks, requiring a left-hand circularly polarized beam with an intensity of 9 W/m² based on the EAST start-up scenario. In practical tokamak applications, the extraordinary wave predominantly contains left-hand circular polarization components and can be launched from the high-field side of the tokamak. Resonance at the upper hybrid layer drives the Anomalous Doppler Effect within the plasma core, effectively limiting the increase in runaway electron toroidal momentum. Numerical simulations demonstrate that when the electric field exceeds the critical threshold, the electromagnetic wave captures the parallel momentum of the electrons, continuously transferring energy from the parallel electrostatic field to rotational energy and resonant waves.</w:t>
      </w:r>
    </w:p>
    <w:p w14:paraId="31FDDA51" w14:textId="1A30AAAE" w:rsidR="00C5426A" w:rsidRPr="00C722BF" w:rsidRDefault="00C5426A" w:rsidP="00C5426A">
      <w:pPr>
        <w:pStyle w:val="IOPText"/>
        <w:rPr>
          <w:noProof/>
          <w:lang w:val="en-US"/>
        </w:rPr>
      </w:pPr>
    </w:p>
    <w:p w14:paraId="72B7EFE4" w14:textId="6DAEE87C" w:rsidR="00C5426A" w:rsidRDefault="00CE28BC" w:rsidP="00CE28BC">
      <w:pPr>
        <w:pStyle w:val="IOPH1"/>
        <w:rPr>
          <w:noProof/>
        </w:rPr>
      </w:pPr>
      <w:r w:rsidRPr="00CE28BC">
        <w:rPr>
          <w:noProof/>
        </w:rPr>
        <w:t>Appendix. Quantum Theory of the Anomalous Doppler Effect</w:t>
      </w:r>
    </w:p>
    <w:p w14:paraId="2662996B" w14:textId="2FA4565E" w:rsidR="00C5426A" w:rsidRDefault="00C5426A" w:rsidP="00C5426A">
      <w:pPr>
        <w:pStyle w:val="IOPText"/>
        <w:rPr>
          <w:noProof/>
        </w:rPr>
      </w:pPr>
    </w:p>
    <w:p w14:paraId="43F9FFFF" w14:textId="057CCAE1" w:rsidR="00EB3D48" w:rsidRPr="00A535ED" w:rsidRDefault="00EB3D48" w:rsidP="007D4CF3">
      <w:pPr>
        <w:pStyle w:val="IOPText"/>
      </w:pPr>
      <w:r w:rsidRPr="003108C2">
        <w:t xml:space="preserve">This extraordinary phenomenon has been previously discussed in terms of energy conservation by V.L. Ginzburg </w:t>
      </w:r>
      <w:r w:rsidR="008605F8">
        <w:fldChar w:fldCharType="begin"/>
      </w:r>
      <w:r w:rsidR="008605F8">
        <w:instrText xml:space="preserve"> ADDIN EN.CITE &lt;EndNote&gt;&lt;Cite&gt;&lt;Author&gt;Ginzburg&lt;/Author&gt;&lt;Year&gt;1996&lt;/Year&gt;&lt;RecNum&gt;2248&lt;/RecNum&gt;&lt;DisplayText&gt;[35]&lt;/DisplayText&gt;&lt;record&gt;&lt;rec-number&gt;2248&lt;/rec-number&gt;&lt;foreign-keys&gt;&lt;key app="EN" db-id="f0atdtsz3wzwebesv0npwr9e520zx0xd0xpe" timestamp="1735728998"&gt;2248&lt;/key&gt;&lt;/foreign-keys&gt;&lt;ref-type name="Journal Article"&gt;17&lt;/ref-type&gt;&lt;contributors&gt;&lt;authors&gt;&lt;author&gt;Ginzburg, Vitalii L&lt;/author&gt;&lt;/authors&gt;&lt;/contributors&gt;&lt;titles&gt;&lt;title&gt;Radiation by uniformly moving sources (Vavilov–Cherenkov effect, transition radiation, and other phenomena)&lt;/title&gt;&lt;secondary-title&gt;Physics-Uspekhi&lt;/secondary-title&gt;&lt;/titles&gt;&lt;periodical&gt;&lt;full-title&gt;Physics-Uspekhi&lt;/full-title&gt;&lt;/periodical&gt;&lt;pages&gt;973&lt;/pages&gt;&lt;volume&gt;39&lt;/volume&gt;&lt;number&gt;10&lt;/number&gt;&lt;dates&gt;&lt;year&gt;1996&lt;/year&gt;&lt;/dates&gt;&lt;isbn&gt;1063-7869&lt;/isbn&gt;&lt;urls&gt;&lt;/urls&gt;&lt;/record&gt;&lt;/Cite&gt;&lt;/EndNote&gt;</w:instrText>
      </w:r>
      <w:r w:rsidR="008605F8">
        <w:fldChar w:fldCharType="separate"/>
      </w:r>
      <w:r w:rsidR="008605F8">
        <w:rPr>
          <w:noProof/>
        </w:rPr>
        <w:t>[</w:t>
      </w:r>
      <w:hyperlink w:anchor="_ENREF_35" w:tooltip="Ginzburg, 1996 #2248" w:history="1">
        <w:r w:rsidR="0006700C">
          <w:rPr>
            <w:noProof/>
          </w:rPr>
          <w:t>35</w:t>
        </w:r>
      </w:hyperlink>
      <w:r w:rsidR="008605F8">
        <w:rPr>
          <w:noProof/>
        </w:rPr>
        <w:t>]</w:t>
      </w:r>
      <w:r w:rsidR="008605F8">
        <w:fldChar w:fldCharType="end"/>
      </w:r>
      <w:r w:rsidRPr="003108C2">
        <w:t>,</w:t>
      </w:r>
      <w:r w:rsidR="00750662">
        <w:rPr>
          <w:rFonts w:hint="eastAsia"/>
          <w:lang w:eastAsia="zh-CN"/>
        </w:rPr>
        <w:t xml:space="preserve"> </w:t>
      </w:r>
      <w:r w:rsidRPr="003108C2">
        <w:t xml:space="preserve"> I. Tamm </w:t>
      </w:r>
      <w:r w:rsidR="008605F8">
        <w:fldChar w:fldCharType="begin"/>
      </w:r>
      <w:r w:rsidR="008605F8">
        <w:instrText xml:space="preserve"> ADDIN EN.CITE &lt;EndNote&gt;&lt;Cite&gt;&lt;Author&gt;Tamm&lt;/Author&gt;&lt;Year&gt;1959&lt;/Year&gt;&lt;RecNum&gt;2266&lt;/RecNum&gt;&lt;DisplayText&gt;[36]&lt;/DisplayText&gt;&lt;record&gt;&lt;rec-number&gt;2266&lt;/rec-number&gt;&lt;foreign-keys&gt;&lt;key app="EN" db-id="f0atdtsz3wzwebesv0npwr9e520zx0xd0xpe" timestamp="1735732818"&gt;2266&lt;/key&gt;&lt;/foreign-keys&gt;&lt;ref-type name="Journal Article"&gt;17&lt;/ref-type&gt;&lt;contributors&gt;&lt;authors&gt;&lt;author&gt;Tamm, Igor E&lt;/author&gt;&lt;/authors&gt;&lt;/contributors&gt;&lt;titles&gt;&lt;title&gt;General characteristics of radiation emitted by systems moving with superlight velocities with some applications to plasma physics&lt;/title&gt;&lt;secondary-title&gt;Nobel Lectures&lt;/secondary-title&gt;&lt;/titles&gt;&lt;periodical&gt;&lt;full-title&gt;Nobel Lectures&lt;/full-title&gt;&lt;/periodical&gt;&lt;pages&gt;122-133&lt;/pages&gt;&lt;volume&gt;18&lt;/volume&gt;&lt;dates&gt;&lt;year&gt;1959&lt;/year&gt;&lt;/dates&gt;&lt;urls&gt;&lt;/urls&gt;&lt;/record&gt;&lt;/Cite&gt;&lt;/EndNote&gt;</w:instrText>
      </w:r>
      <w:r w:rsidR="008605F8">
        <w:fldChar w:fldCharType="separate"/>
      </w:r>
      <w:r w:rsidR="008605F8">
        <w:rPr>
          <w:noProof/>
        </w:rPr>
        <w:t>[</w:t>
      </w:r>
      <w:hyperlink w:anchor="_ENREF_36" w:tooltip="Tamm, 1959 #2266" w:history="1">
        <w:r w:rsidR="0006700C">
          <w:rPr>
            <w:noProof/>
          </w:rPr>
          <w:t>36</w:t>
        </w:r>
      </w:hyperlink>
      <w:r w:rsidR="008605F8">
        <w:rPr>
          <w:noProof/>
        </w:rPr>
        <w:t>]</w:t>
      </w:r>
      <w:r w:rsidR="008605F8">
        <w:fldChar w:fldCharType="end"/>
      </w:r>
      <w:r w:rsidRPr="003108C2">
        <w:t>,</w:t>
      </w:r>
      <w:r w:rsidR="00750662">
        <w:rPr>
          <w:rFonts w:hint="eastAsia"/>
          <w:lang w:eastAsia="zh-CN"/>
        </w:rPr>
        <w:t xml:space="preserve"> </w:t>
      </w:r>
      <w:r w:rsidRPr="003108C2">
        <w:t xml:space="preserve"> </w:t>
      </w:r>
      <w:proofErr w:type="spellStart"/>
      <w:r w:rsidRPr="003108C2">
        <w:t>Nezlin</w:t>
      </w:r>
      <w:proofErr w:type="spellEnd"/>
      <w:r w:rsidRPr="003108C2">
        <w:t xml:space="preserve"> </w:t>
      </w:r>
      <w:r w:rsidR="008605F8">
        <w:fldChar w:fldCharType="begin"/>
      </w:r>
      <w:r w:rsidR="008605F8">
        <w:instrText xml:space="preserve"> ADDIN EN.CITE &lt;EndNote&gt;&lt;Cite&gt;&lt;Author&gt;Nezlin&lt;/Author&gt;&lt;Year&gt;1976&lt;/Year&gt;&lt;RecNum&gt;2260&lt;/RecNum&gt;&lt;DisplayText&gt;[6]&lt;/DisplayText&gt;&lt;record&gt;&lt;rec-number&gt;2260&lt;/rec-number&gt;&lt;foreign-keys&gt;&lt;key app="EN" db-id="f0atdtsz3wzwebesv0npwr9e520zx0xd0xpe" timestamp="1735732202"&gt;2260&lt;/key&gt;&lt;/foreign-keys&gt;&lt;ref-type name="Journal Article"&gt;17&lt;/ref-type&gt;&lt;contributors&gt;&lt;authors&gt;&lt;author&gt;Nezlin, Mikhail V&lt;/author&gt;&lt;/authors&gt;&lt;/contributors&gt;&lt;titles&gt;&lt;title&gt;Negative-energy waves and the anomalous Doppler effect&lt;/title&gt;&lt;secondary-title&gt;Soviet Physics Uspekhi&lt;/secondary-title&gt;&lt;/titles&gt;&lt;periodical&gt;&lt;full-title&gt;Soviet Physics Uspekhi&lt;/full-title&gt;&lt;/periodical&gt;&lt;pages&gt;946&lt;/pages&gt;&lt;volume&gt;19&lt;/volume&gt;&lt;number&gt;11&lt;/number&gt;&lt;dates&gt;&lt;year&gt;1976&lt;/year&gt;&lt;/dates&gt;&lt;isbn&gt;0038-5670&lt;/isbn&gt;&lt;urls&gt;&lt;/urls&gt;&lt;/record&gt;&lt;/Cite&gt;&lt;/EndNote&gt;</w:instrText>
      </w:r>
      <w:r w:rsidR="008605F8">
        <w:fldChar w:fldCharType="separate"/>
      </w:r>
      <w:r w:rsidR="008605F8">
        <w:rPr>
          <w:noProof/>
        </w:rPr>
        <w:t>[</w:t>
      </w:r>
      <w:hyperlink w:anchor="_ENREF_6" w:tooltip="Nezlin, 1976 #2260" w:history="1">
        <w:r w:rsidR="0006700C">
          <w:rPr>
            <w:noProof/>
          </w:rPr>
          <w:t>6</w:t>
        </w:r>
      </w:hyperlink>
      <w:r w:rsidR="008605F8">
        <w:rPr>
          <w:noProof/>
        </w:rPr>
        <w:t>]</w:t>
      </w:r>
      <w:r w:rsidR="008605F8">
        <w:fldChar w:fldCharType="end"/>
      </w:r>
      <w:r w:rsidRPr="003108C2">
        <w:t xml:space="preserve">, and I.M. Frank </w:t>
      </w:r>
      <w:r w:rsidR="008605F8">
        <w:fldChar w:fldCharType="begin"/>
      </w:r>
      <w:r w:rsidR="008605F8">
        <w:instrText xml:space="preserve"> ADDIN EN.CITE &lt;EndNote&gt;&lt;Cite&gt;&lt;Author&gt;Frank&lt;/Author&gt;&lt;Year&gt;1960&lt;/Year&gt;&lt;RecNum&gt;2245&lt;/RecNum&gt;&lt;DisplayText&gt;[7]&lt;/DisplayText&gt;&lt;record&gt;&lt;rec-number&gt;2245&lt;/rec-number&gt;&lt;foreign-keys&gt;&lt;key app="EN" db-id="f0atdtsz3wzwebesv0npwr9e520zx0xd0xpe" timestamp="1735728652"&gt;2245&lt;/key&gt;&lt;/foreign-keys&gt;&lt;ref-type name="Journal Article"&gt;17&lt;/ref-type&gt;&lt;contributors&gt;&lt;authors&gt;&lt;author&gt;Frank, IM&lt;/author&gt;&lt;/authors&gt;&lt;/contributors&gt;&lt;titles&gt;&lt;title&gt;Optics of Light Sources Moving in Refractive Media: Vavilov-Cherenkov radiation, though interesting, is but an experimental instance of a more general problem&lt;/title&gt;&lt;secondary-title&gt;Science&lt;/secondary-title&gt;&lt;/titles&gt;&lt;periodical&gt;&lt;full-title&gt;Science&lt;/full-title&gt;&lt;/periodical&gt;&lt;pages&gt;702-712&lt;/pages&gt;&lt;volume&gt;131&lt;/volume&gt;&lt;number&gt;3402&lt;/number&gt;&lt;dates&gt;&lt;year&gt;1960&lt;/year&gt;&lt;/dates&gt;&lt;isbn&gt;0036-8075&lt;/isbn&gt;&lt;urls&gt;&lt;/urls&gt;&lt;/record&gt;&lt;/Cite&gt;&lt;/EndNote&gt;</w:instrText>
      </w:r>
      <w:r w:rsidR="008605F8">
        <w:fldChar w:fldCharType="separate"/>
      </w:r>
      <w:r w:rsidR="008605F8">
        <w:rPr>
          <w:noProof/>
        </w:rPr>
        <w:t>[</w:t>
      </w:r>
      <w:hyperlink w:anchor="_ENREF_7" w:tooltip="Frank, 1960 #2245" w:history="1">
        <w:r w:rsidR="0006700C">
          <w:rPr>
            <w:noProof/>
          </w:rPr>
          <w:t>7</w:t>
        </w:r>
      </w:hyperlink>
      <w:r w:rsidR="008605F8">
        <w:rPr>
          <w:noProof/>
        </w:rPr>
        <w:t>]</w:t>
      </w:r>
      <w:r w:rsidR="008605F8">
        <w:fldChar w:fldCharType="end"/>
      </w:r>
      <w:r w:rsidRPr="003108C2">
        <w:t>. In this work, we provide an analysis based on the conservation of angular momentum.</w:t>
      </w:r>
      <w:r w:rsidRPr="00A535ED">
        <w:t xml:space="preserve"> </w:t>
      </w:r>
      <w:r w:rsidRPr="003108C2">
        <w:t xml:space="preserve">As illustrated </w:t>
      </w:r>
      <w:proofErr w:type="gramStart"/>
      <w:r w:rsidRPr="00163814">
        <w:t xml:space="preserve">in </w:t>
      </w:r>
      <w:r w:rsidR="00163814" w:rsidRPr="00163814">
        <w:t xml:space="preserve"> figure</w:t>
      </w:r>
      <w:proofErr w:type="gramEnd"/>
      <w:r w:rsidR="00163814" w:rsidRPr="00163814">
        <w:t xml:space="preserve"> .</w:t>
      </w:r>
      <w:r w:rsidR="00163814" w:rsidRPr="00163814">
        <w:fldChar w:fldCharType="begin"/>
      </w:r>
      <w:r w:rsidR="00163814" w:rsidRPr="00163814">
        <w:instrText xml:space="preserve"> REF _Ref186990895 \h \#"0"</w:instrText>
      </w:r>
      <w:r w:rsidR="00163814">
        <w:instrText xml:space="preserve"> \* MERGEFORMAT </w:instrText>
      </w:r>
      <w:r w:rsidR="00163814" w:rsidRPr="00163814">
        <w:fldChar w:fldCharType="separate"/>
      </w:r>
      <w:r w:rsidR="00163814" w:rsidRPr="00163814">
        <w:t>11</w:t>
      </w:r>
      <w:r w:rsidR="00163814" w:rsidRPr="00163814">
        <w:fldChar w:fldCharType="end"/>
      </w:r>
      <w:r w:rsidRPr="00163814">
        <w:t>, when</w:t>
      </w:r>
      <w:r w:rsidRPr="003108C2">
        <w:t xml:space="preserve"> charged particles move through a medium at speeds greater than the speed of light in that medium, induced currents are generated. These currents, in turn, stimulate secondary waves that interfere with the electromagnetic field of the moving particles, resulting in Cherenkov radiation. The direction of Cherenkov radiation is constrained to the Cherenkov radiation </w:t>
      </w:r>
      <w:r w:rsidRPr="003108C2">
        <w:t>angle</w:t>
      </w:r>
      <w:r w:rsidRPr="00A535ED">
        <w:t xml:space="preserv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sidRPr="003108C2">
        <w:t>, where c′</w:t>
      </w:r>
      <w:r w:rsidRPr="00A535ED">
        <w:t xml:space="preserve"> </w:t>
      </w:r>
      <w:r w:rsidRPr="003108C2">
        <w:t>is the speed of light in the medium and v is the velocity of the charged particles.</w:t>
      </w:r>
    </w:p>
    <w:p w14:paraId="68DEA995" w14:textId="2D5FA764" w:rsidR="00EB3D48" w:rsidRPr="00A535ED" w:rsidRDefault="00EB3D48" w:rsidP="007D4CF3">
      <w:pPr>
        <w:pStyle w:val="IOPText"/>
      </w:pPr>
      <w:r w:rsidRPr="003108C2">
        <w:t xml:space="preserve">In this case, the charged particle is replaced with a system that has internal energy, such as an oscillator or a cyclotron electron in a magnetic field. When the system moves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3108C2">
        <w:t xml:space="preserve">, it emits photons with angular frequency </w:t>
      </w:r>
      <m:oMath>
        <m:r>
          <w:rPr>
            <w:rFonts w:ascii="Cambria Math" w:hAnsi="Cambria Math" w:cs="Cambria Math"/>
            <w:noProof/>
          </w:rPr>
          <m:t>ω</m:t>
        </m:r>
      </m:oMath>
      <w:r w:rsidRPr="00A535ED">
        <w:t xml:space="preserve"> </w:t>
      </w:r>
      <w:r w:rsidRPr="003108C2">
        <w:t xml:space="preserve">and wavevector </w:t>
      </w:r>
      <m:oMath>
        <m:r>
          <w:rPr>
            <w:rFonts w:ascii="Cambria Math" w:hAnsi="Cambria Math"/>
            <w:noProof/>
          </w:rPr>
          <m:t>k</m:t>
        </m:r>
      </m:oMath>
      <w:r w:rsidRPr="003108C2">
        <w:t xml:space="preserve"> in the direction </w:t>
      </w:r>
      <m:oMath>
        <m:r>
          <w:rPr>
            <w:rFonts w:ascii="Cambria Math" w:hAnsi="Cambria Math" w:cs="Cambria Math"/>
            <w:noProof/>
          </w:rPr>
          <m:t>θ</m:t>
        </m:r>
      </m:oMath>
      <w:r w:rsidRPr="003108C2">
        <w:t xml:space="preserve">. The direction of the emitted photon is not influenced by the interference of secondary waves and can occur in any direction, as shown in </w:t>
      </w:r>
      <w:r w:rsidR="00501828">
        <w:rPr>
          <w:noProof/>
        </w:rPr>
        <w:t xml:space="preserve">figure </w:t>
      </w:r>
      <w:r w:rsidR="00501828">
        <w:rPr>
          <w:noProof/>
        </w:rPr>
        <w:fldChar w:fldCharType="begin"/>
      </w:r>
      <w:r w:rsidR="00501828">
        <w:rPr>
          <w:noProof/>
        </w:rPr>
        <w:instrText xml:space="preserve"> REF _Ref186726919 \h \#"0"</w:instrText>
      </w:r>
      <w:r w:rsidR="00501828">
        <w:rPr>
          <w:noProof/>
        </w:rPr>
      </w:r>
      <w:r w:rsidR="00501828">
        <w:rPr>
          <w:noProof/>
        </w:rPr>
        <w:fldChar w:fldCharType="separate"/>
      </w:r>
      <w:r w:rsidR="00501828">
        <w:rPr>
          <w:noProof/>
        </w:rPr>
        <w:t>12</w:t>
      </w:r>
      <w:r w:rsidR="00501828">
        <w:rPr>
          <w:noProof/>
        </w:rPr>
        <w:fldChar w:fldCharType="end"/>
      </w:r>
      <w:r w:rsidRPr="003108C2">
        <w:t>.</w:t>
      </w:r>
    </w:p>
    <w:p w14:paraId="686D3EF3" w14:textId="77777777" w:rsidR="00EB3D48" w:rsidRDefault="00EB3D48" w:rsidP="00EB3D48">
      <w:pPr>
        <w:pStyle w:val="NormalWeb"/>
        <w:keepNext/>
        <w:shd w:val="clear" w:color="auto" w:fill="FFFFFF"/>
        <w:jc w:val="both"/>
      </w:pPr>
      <w:r w:rsidRPr="00A535ED">
        <w:rPr>
          <w:noProof/>
          <w:sz w:val="20"/>
          <w:szCs w:val="20"/>
        </w:rPr>
        <w:drawing>
          <wp:inline distT="0" distB="0" distL="0" distR="0" wp14:anchorId="2A5D836E" wp14:editId="6087E54E">
            <wp:extent cx="3017520" cy="1853560"/>
            <wp:effectExtent l="0" t="0" r="5080" b="1270"/>
            <wp:docPr id="1810952846" name="图片 1" descr="A diagram of a triangle with circl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52846" name="图片 1" descr="A diagram of a triangle with circles and line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17520" cy="1853560"/>
                    </a:xfrm>
                    <a:prstGeom prst="rect">
                      <a:avLst/>
                    </a:prstGeom>
                    <a:noFill/>
                    <a:ln>
                      <a:noFill/>
                    </a:ln>
                  </pic:spPr>
                </pic:pic>
              </a:graphicData>
            </a:graphic>
          </wp:inline>
        </w:drawing>
      </w:r>
    </w:p>
    <w:p w14:paraId="50F2B238" w14:textId="36D34246" w:rsidR="00EB3D48" w:rsidRPr="003108C2" w:rsidRDefault="00EB3D48" w:rsidP="00FD5A0A">
      <w:pPr>
        <w:pStyle w:val="Caption"/>
        <w:jc w:val="both"/>
      </w:pPr>
      <w:bookmarkStart w:id="179" w:name="_Ref186990895"/>
      <w:r>
        <w:t xml:space="preserve">Figure </w:t>
      </w:r>
      <w:fldSimple w:instr=" SEQ Figure \* ARABIC ">
        <w:r w:rsidR="00501828">
          <w:rPr>
            <w:noProof/>
          </w:rPr>
          <w:t>11</w:t>
        </w:r>
      </w:fldSimple>
      <w:bookmarkEnd w:id="179"/>
      <w:r>
        <w:t>.</w:t>
      </w:r>
      <w:r w:rsidRPr="00EB3D48">
        <w:t xml:space="preserve"> Schematic diagram of Cherenkov Radiation. The red points stand for the snapshot of the electron at different time.</w:t>
      </w:r>
    </w:p>
    <w:p w14:paraId="2261E42F" w14:textId="77777777" w:rsidR="00EB3D48" w:rsidRDefault="00EB3D48" w:rsidP="00EB3D48">
      <w:pPr>
        <w:pStyle w:val="NormalWeb"/>
        <w:keepNext/>
        <w:shd w:val="clear" w:color="auto" w:fill="FFFFFF"/>
        <w:ind w:firstLine="360"/>
        <w:jc w:val="center"/>
      </w:pPr>
      <w:r w:rsidRPr="00EE0630">
        <w:rPr>
          <w:noProof/>
          <w:sz w:val="20"/>
          <w:szCs w:val="20"/>
        </w:rPr>
        <w:drawing>
          <wp:inline distT="0" distB="0" distL="0" distR="0" wp14:anchorId="5874D313" wp14:editId="14D275C4">
            <wp:extent cx="1951225" cy="1486535"/>
            <wp:effectExtent l="0" t="0" r="0" b="0"/>
            <wp:docPr id="988644240" name="图片 10" descr="图表, 雷达图&#10;&#10;描述已自动生成">
              <a:extLst xmlns:a="http://schemas.openxmlformats.org/drawingml/2006/main">
                <a:ext uri="{FF2B5EF4-FFF2-40B4-BE49-F238E27FC236}">
                  <a16:creationId xmlns:a16="http://schemas.microsoft.com/office/drawing/2014/main" id="{CB26F39E-0841-E39D-BDC6-7A7E607AFC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644240" name="图片 10" descr="图表, 雷达图&#10;&#10;描述已自动生成">
                      <a:extLst>
                        <a:ext uri="{FF2B5EF4-FFF2-40B4-BE49-F238E27FC236}">
                          <a16:creationId xmlns:a16="http://schemas.microsoft.com/office/drawing/2014/main" id="{CB26F39E-0841-E39D-BDC6-7A7E607AFCA5}"/>
                        </a:ext>
                      </a:extLst>
                    </pic:cNvPr>
                    <pic:cNvPicPr>
                      <a:picLocks noChangeAspect="1"/>
                    </pic:cNvPicPr>
                  </pic:nvPicPr>
                  <pic:blipFill>
                    <a:blip r:embed="rId29"/>
                    <a:stretch>
                      <a:fillRect/>
                    </a:stretch>
                  </pic:blipFill>
                  <pic:spPr>
                    <a:xfrm>
                      <a:off x="0" y="0"/>
                      <a:ext cx="1955753" cy="1489985"/>
                    </a:xfrm>
                    <a:prstGeom prst="rect">
                      <a:avLst/>
                    </a:prstGeom>
                    <a:solidFill>
                      <a:schemeClr val="bg2"/>
                    </a:solidFill>
                  </pic:spPr>
                </pic:pic>
              </a:graphicData>
            </a:graphic>
          </wp:inline>
        </w:drawing>
      </w:r>
    </w:p>
    <w:p w14:paraId="2187354D" w14:textId="45BD2606" w:rsidR="00EB3D48" w:rsidRPr="00A535ED" w:rsidRDefault="00EB3D48" w:rsidP="00501828">
      <w:pPr>
        <w:pStyle w:val="Caption"/>
      </w:pPr>
      <w:bookmarkStart w:id="180" w:name="_Ref186726919"/>
      <w:r>
        <w:t xml:space="preserve">Figure </w:t>
      </w:r>
      <w:fldSimple w:instr=" SEQ Figure \* ARABIC ">
        <w:r w:rsidR="00501828">
          <w:rPr>
            <w:noProof/>
          </w:rPr>
          <w:t>12</w:t>
        </w:r>
      </w:fldSimple>
      <w:bookmarkEnd w:id="180"/>
      <w:r>
        <w:t>.</w:t>
      </w:r>
      <w:r w:rsidRPr="009476FC">
        <w:t xml:space="preserve">The </w:t>
      </w:r>
      <w:r w:rsidRPr="00501828">
        <w:t>blue</w:t>
      </w:r>
      <w:r w:rsidRPr="009476FC">
        <w:t xml:space="preserve"> region shows the Anomalous Doppler Effect.</w:t>
      </w:r>
    </w:p>
    <w:p w14:paraId="5B149AC5" w14:textId="64C4E46A" w:rsidR="00EB3D48" w:rsidRPr="00163814" w:rsidRDefault="00EB3D48" w:rsidP="00501828">
      <w:pPr>
        <w:pStyle w:val="NormalWeb"/>
        <w:shd w:val="clear" w:color="auto" w:fill="FFFFFF"/>
        <w:jc w:val="both"/>
        <w:rPr>
          <w:sz w:val="20"/>
          <w:szCs w:val="20"/>
        </w:rPr>
      </w:pPr>
      <w:r w:rsidRPr="00A535ED">
        <w:rPr>
          <w:sz w:val="20"/>
          <w:szCs w:val="20"/>
        </w:rPr>
        <w:t xml:space="preserve">According to </w:t>
      </w:r>
      <w:r w:rsidRPr="00163814">
        <w:rPr>
          <w:sz w:val="20"/>
          <w:szCs w:val="20"/>
        </w:rPr>
        <w:t>energy conservation and momentum conservation:</w:t>
      </w:r>
    </w:p>
    <w:p w14:paraId="650C16D6" w14:textId="0B9E3C52" w:rsidR="00EB3D48" w:rsidRPr="00163814" w:rsidRDefault="00301186" w:rsidP="007D4CF3">
      <w:pPr>
        <w:pStyle w:val="NormalWeb"/>
        <w:shd w:val="clear" w:color="auto" w:fill="FFFFFF"/>
        <w:jc w:val="center"/>
        <w:rPr>
          <w:noProof/>
          <w:sz w:val="20"/>
          <w:szCs w:val="20"/>
        </w:rPr>
      </w:pPr>
      <m:oMath>
        <m:eqArr>
          <m:eqArrPr>
            <m:maxDist m:val="1"/>
            <m:ctrlPr>
              <w:rPr>
                <w:rFonts w:ascii="Cambria Math" w:hAnsi="Cambria Math"/>
                <w:i/>
                <w:sz w:val="20"/>
                <w:szCs w:val="20"/>
              </w:rPr>
            </m:ctrlPr>
          </m:eqArrPr>
          <m:e>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9</m:t>
                </m:r>
                <m:r>
                  <w:rPr>
                    <w:rFonts w:ascii="Cambria Math" w:hAnsi="Cambria Math"/>
                    <w:i/>
                    <w:noProof/>
                    <w:sz w:val="20"/>
                    <w:szCs w:val="15"/>
                  </w:rPr>
                  <w:fldChar w:fldCharType="end"/>
                </m:r>
              </m:e>
            </m:d>
          </m:e>
        </m:eqArr>
      </m:oMath>
      <w:r w:rsidR="00EB3D48" w:rsidRPr="00163814">
        <w:rPr>
          <w:noProof/>
          <w:sz w:val="20"/>
          <w:szCs w:val="20"/>
        </w:rPr>
        <w:tab/>
      </w:r>
      <w:r w:rsidR="00EB3D48" w:rsidRPr="00163814">
        <w:rPr>
          <w:rFonts w:hint="eastAsia"/>
          <w:noProof/>
          <w:sz w:val="20"/>
          <w:szCs w:val="20"/>
        </w:rPr>
        <w:t xml:space="preserve">  </w:t>
      </w:r>
      <m:oMath>
        <m:eqArr>
          <m:eqArrPr>
            <m:maxDist m:val="1"/>
            <m:ctrlPr>
              <w:rPr>
                <w:rFonts w:ascii="Cambria Math" w:hAnsi="Cambria Math"/>
                <w:b/>
                <w:i/>
                <w:noProof/>
                <w:sz w:val="20"/>
                <w:szCs w:val="20"/>
              </w:rPr>
            </m:ctrlPr>
          </m:eqArrPr>
          <m:e>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1</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p"/>
                  </m:rPr>
                  <w:rPr>
                    <w:rFonts w:ascii="Cambria Math" w:hAnsi="Cambria Math"/>
                    <w:noProof/>
                    <w:sz w:val="20"/>
                    <w:szCs w:val="20"/>
                  </w:rPr>
                  <m:t>2</m:t>
                </m:r>
              </m:sub>
            </m:sSub>
            <m:r>
              <w:rPr>
                <w:rFonts w:ascii="Cambria Math" w:hAnsi="Cambria Math"/>
                <w:noProof/>
                <w:sz w:val="20"/>
                <w:szCs w:val="20"/>
              </w:rPr>
              <m:t>+ℏ</m:t>
            </m:r>
            <m:r>
              <m:rPr>
                <m:sty m:val="bi"/>
              </m:rPr>
              <w:rPr>
                <w:rFonts w:ascii="Cambria Math" w:hAnsi="Cambria Math"/>
                <w:noProof/>
                <w:sz w:val="20"/>
                <w:szCs w:val="20"/>
              </w:rPr>
              <m:t>k</m:t>
            </m:r>
            <m:r>
              <w:rPr>
                <w:rFonts w:ascii="Cambria Math" w:hAnsi="Cambria Math"/>
                <w:sz w:val="20"/>
                <w:szCs w:val="20"/>
              </w:rPr>
              <m:t>#</m:t>
            </m:r>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10</m:t>
                </m:r>
                <m:r>
                  <w:rPr>
                    <w:rFonts w:ascii="Cambria Math" w:hAnsi="Cambria Math"/>
                    <w:i/>
                    <w:noProof/>
                    <w:sz w:val="20"/>
                    <w:szCs w:val="15"/>
                  </w:rPr>
                  <w:fldChar w:fldCharType="end"/>
                </m:r>
              </m:e>
            </m:d>
            <m:ctrlPr>
              <w:rPr>
                <w:rFonts w:ascii="Cambria Math" w:hAnsi="Cambria Math"/>
                <w:i/>
                <w:sz w:val="20"/>
                <w:szCs w:val="20"/>
              </w:rPr>
            </m:ctrlPr>
          </m:e>
        </m:eqArr>
      </m:oMath>
      <w:r w:rsidR="00EB3D48" w:rsidRPr="00163814">
        <w:rPr>
          <w:noProof/>
          <w:sz w:val="20"/>
          <w:szCs w:val="20"/>
        </w:rPr>
        <w:tab/>
      </w:r>
    </w:p>
    <w:p w14:paraId="1BD4F87F" w14:textId="0756DDA4" w:rsidR="00EB3D48" w:rsidRDefault="00501828" w:rsidP="007D4CF3">
      <w:pPr>
        <w:pStyle w:val="IOPText"/>
        <w:rPr>
          <w:noProof/>
        </w:rPr>
      </w:pPr>
      <w:r w:rsidRPr="00163814">
        <w:rPr>
          <w:noProof/>
        </w:rPr>
        <w:t xml:space="preserve"> </w:t>
      </w:r>
      <w:r w:rsidR="00EB3D48" w:rsidRPr="00163814">
        <w:rPr>
          <w:noProof/>
        </w:rPr>
        <w:t xml:space="preserve">In the above,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00EB3D48" w:rsidRPr="00163814">
        <w:rPr>
          <w:noProof/>
        </w:rPr>
        <w:t xml:space="preserve"> represent the kinetic energy and internal energy of the system before emitting a photon, and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sidR="00EB3D48" w:rsidRPr="00163814">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EB3D48" w:rsidRPr="00163814">
        <w:rPr>
          <w:noProof/>
        </w:rPr>
        <w:t xml:space="preserve"> represent the energy of the system after emitting a </w:t>
      </w:r>
      <w:r w:rsidR="00EB3D48" w:rsidRPr="00163814">
        <w:rPr>
          <w:noProof/>
        </w:rPr>
        <w:lastRenderedPageBreak/>
        <w:t>photon</w:t>
      </w:r>
      <w:r w:rsidR="00FD5A0A" w:rsidRPr="00163814">
        <w:rPr>
          <w:noProof/>
        </w:rPr>
        <w:t>, p represents the momentum of the</w:t>
      </w:r>
      <w:r w:rsidR="00FD5A0A">
        <w:rPr>
          <w:noProof/>
        </w:rPr>
        <w:t xml:space="preserve"> system</w:t>
      </w:r>
      <w:r w:rsidR="00664F43">
        <w:rPr>
          <w:noProof/>
        </w:rPr>
        <w:t>,</w:t>
      </w:r>
      <w:r w:rsidR="00FD5A0A">
        <w:rPr>
          <w:noProof/>
        </w:rPr>
        <w:t xml:space="preserve"> k denotes the wavevector of the photon</w:t>
      </w:r>
      <w:r w:rsidR="00664F43">
        <w:rPr>
          <w:noProof/>
        </w:rPr>
        <w:t xml:space="preserve"> and </w:t>
      </w:r>
      <w:r w:rsidR="00664F43" w:rsidRPr="00664F43">
        <w:rPr>
          <w:noProof/>
        </w:rPr>
        <w:t>ℏ represnts reduced Planck's constant</w:t>
      </w:r>
      <w:r w:rsidR="00EB3D48" w:rsidRPr="00A535ED">
        <w:rPr>
          <w:noProof/>
        </w:rPr>
        <w:t xml:space="preserve">. With the assumption that photons energy is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EB3D48" w:rsidRPr="00A535ED">
        <w:rPr>
          <w:noProof/>
        </w:rPr>
        <w:t xml:space="preserve">, the losses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sidR="00EB3D48" w:rsidRPr="00A535ED">
        <w:rPr>
          <w:noProof/>
        </w:rPr>
        <w:t xml:space="preserve">, where </w:t>
      </w:r>
      <m:oMath>
        <m:r>
          <m:rPr>
            <m:sty m:val="bi"/>
          </m:rPr>
          <w:rPr>
            <w:rFonts w:ascii="Cambria Math" w:hAnsi="Cambria Math"/>
            <w:noProof/>
          </w:rPr>
          <m:t>v</m:t>
        </m:r>
      </m:oMath>
      <w:r w:rsidR="00EB3D48" w:rsidRPr="00A535ED">
        <w:rPr>
          <w:noProof/>
        </w:rPr>
        <w:t xml:space="preserve"> is the velocity of the system before emitting a photon, and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sidR="00EB3D48" w:rsidRPr="00A535ED">
        <w:rPr>
          <w:noProof/>
        </w:rPr>
        <w:t xml:space="preserve">.  </w:t>
      </w:r>
    </w:p>
    <w:p w14:paraId="1F1ABF2A" w14:textId="77777777" w:rsidR="00501828" w:rsidRPr="003108C2" w:rsidRDefault="00501828" w:rsidP="007D4CF3">
      <w:pPr>
        <w:pStyle w:val="IOPText"/>
        <w:rPr>
          <w:noProof/>
        </w:rPr>
      </w:pPr>
    </w:p>
    <w:p w14:paraId="6203DD37" w14:textId="60247CB5" w:rsidR="007D4CF3" w:rsidRPr="00501828" w:rsidRDefault="00301186" w:rsidP="007D4CF3">
      <w:pPr>
        <w:pStyle w:val="IOPText"/>
        <w:jc w:val="center"/>
        <w:rPr>
          <w:noProof/>
        </w:rPr>
      </w:pPr>
      <m:oMathPara>
        <m:oMath>
          <m:eqArr>
            <m:eqArrPr>
              <m:maxDist m:val="1"/>
              <m:ctrlPr>
                <w:rPr>
                  <w:rFonts w:ascii="Cambria Math" w:hAnsi="Cambria Math"/>
                  <w:i/>
                </w:rPr>
              </m:ctrlPr>
            </m:eqArrPr>
            <m:e>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d>
                      <m:dPr>
                        <m:ctrlPr>
                          <w:rPr>
                            <w:rFonts w:ascii="Cambria Math" w:hAnsi="Cambria Math"/>
                            <w:noProof/>
                          </w:rPr>
                        </m:ctrlPr>
                      </m:dPr>
                      <m:e>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d>
                  </m:e>
                </m:mr>
              </m:m>
              <m:r>
                <w:rPr>
                  <w:rFonts w:ascii="Cambria Math" w:hAnsi="Cambria Math"/>
                </w:rPr>
                <m:t>#</m:t>
              </m:r>
              <w:bookmarkStart w:id="181" w:name="DeltaU"/>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11</m:t>
                  </m:r>
                  <m:r>
                    <w:rPr>
                      <w:rFonts w:ascii="Cambria Math" w:hAnsi="Cambria Math"/>
                      <w:i/>
                      <w:noProof/>
                      <w:szCs w:val="15"/>
                      <w:lang w:eastAsia="zh-CN"/>
                    </w:rPr>
                    <w:fldChar w:fldCharType="end"/>
                  </m:r>
                </m:e>
              </m:d>
              <w:bookmarkEnd w:id="181"/>
            </m:e>
          </m:eqArr>
        </m:oMath>
      </m:oMathPara>
    </w:p>
    <w:p w14:paraId="72D10C69" w14:textId="77777777" w:rsidR="00501828" w:rsidRDefault="00501828" w:rsidP="007D4CF3">
      <w:pPr>
        <w:pStyle w:val="IOPText"/>
        <w:jc w:val="center"/>
        <w:rPr>
          <w:noProof/>
        </w:rPr>
      </w:pPr>
    </w:p>
    <w:p w14:paraId="485A441B" w14:textId="2E59B263" w:rsidR="00EB3D48" w:rsidRPr="00163814" w:rsidRDefault="00EB3D48" w:rsidP="007D4CF3">
      <w:pPr>
        <w:pStyle w:val="IOPText"/>
        <w:rPr>
          <w:noProof/>
        </w:rPr>
      </w:pPr>
      <w:r w:rsidRPr="00163814">
        <w:rPr>
          <w:noProof/>
        </w:rPr>
        <w:t xml:space="preserve">Here, </w:t>
      </w:r>
      <m:oMath>
        <m:f>
          <m:fPr>
            <m:ctrlPr>
              <w:rPr>
                <w:rFonts w:ascii="Cambria Math" w:hAnsi="Cambria Math"/>
                <w:noProof/>
              </w:rPr>
            </m:ctrlPr>
          </m:fPr>
          <m:num>
            <m:r>
              <w:rPr>
                <w:rFonts w:ascii="Cambria Math" w:hAnsi="Cambria Math" w:cs="Cambria Math"/>
                <w:noProof/>
              </w:rPr>
              <m:t>ω</m:t>
            </m:r>
            <m:ctrlPr>
              <w:rPr>
                <w:rFonts w:ascii="Cambria Math" w:hAnsi="Cambria Math" w:cs="Cambria Math"/>
                <w:i/>
                <w:noProof/>
              </w:rPr>
            </m:ctrlPr>
          </m:num>
          <m:den>
            <m:r>
              <w:rPr>
                <w:rFonts w:ascii="Cambria Math" w:hAnsi="Cambria Math"/>
                <w:noProof/>
              </w:rPr>
              <m:t>k</m:t>
            </m:r>
          </m:den>
        </m:f>
        <m:r>
          <m:rPr>
            <m:sty m:val="p"/>
          </m:rPr>
          <w:rPr>
            <w:rFonts w:ascii="Cambria Math" w:hAnsi="Cambria Math"/>
            <w:noProof/>
          </w:rPr>
          <m:t>=</m:t>
        </m:r>
        <m:sSup>
          <m:sSupPr>
            <m:ctrlPr>
              <w:rPr>
                <w:rFonts w:ascii="Cambria Math" w:hAnsi="Cambria Math"/>
                <w:i/>
                <w:noProof/>
              </w:rPr>
            </m:ctrlPr>
          </m:sSupPr>
          <m:e>
            <m:r>
              <w:rPr>
                <w:rFonts w:ascii="Cambria Math" w:hAnsi="Cambria Math"/>
                <w:noProof/>
              </w:rPr>
              <m:t>c</m:t>
            </m:r>
            <m:ctrlPr>
              <w:rPr>
                <w:rFonts w:ascii="Cambria Math" w:hAnsi="Cambria Math"/>
                <w:noProof/>
              </w:rPr>
            </m:ctrlPr>
          </m:e>
          <m:sup>
            <m:r>
              <w:rPr>
                <w:rFonts w:ascii="Cambria Math" w:hAnsi="Cambria Math"/>
                <w:noProof/>
              </w:rPr>
              <m:t>'</m:t>
            </m:r>
          </m:sup>
        </m:sSup>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sidRPr="00163814">
        <w:rPr>
          <w:noProof/>
        </w:rPr>
        <w:t xml:space="preserve">. While the system velocity is greater than the speed of light in the medium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sidRPr="00163814">
        <w:rPr>
          <w:noProof/>
        </w:rPr>
        <w:t>, we can divide radiation into three regions, as shown in</w:t>
      </w:r>
      <w:r w:rsidR="00501828" w:rsidRPr="00163814">
        <w:rPr>
          <w:noProof/>
        </w:rPr>
        <w:t xml:space="preserve"> figure </w:t>
      </w:r>
      <w:r w:rsidR="00501828" w:rsidRPr="00163814">
        <w:rPr>
          <w:noProof/>
        </w:rPr>
        <w:fldChar w:fldCharType="begin"/>
      </w:r>
      <w:r w:rsidR="00501828" w:rsidRPr="00163814">
        <w:rPr>
          <w:noProof/>
        </w:rPr>
        <w:instrText xml:space="preserve"> REF _Ref186726919 \h \#"0"</w:instrText>
      </w:r>
      <w:r w:rsidR="00163814">
        <w:rPr>
          <w:noProof/>
        </w:rPr>
        <w:instrText xml:space="preserve"> \* MERGEFORMAT </w:instrText>
      </w:r>
      <w:r w:rsidR="00501828" w:rsidRPr="00163814">
        <w:rPr>
          <w:noProof/>
        </w:rPr>
      </w:r>
      <w:r w:rsidR="00501828" w:rsidRPr="00163814">
        <w:rPr>
          <w:noProof/>
        </w:rPr>
        <w:fldChar w:fldCharType="separate"/>
      </w:r>
      <w:r w:rsidR="00501828" w:rsidRPr="00163814">
        <w:rPr>
          <w:noProof/>
        </w:rPr>
        <w:t>12</w:t>
      </w:r>
      <w:r w:rsidR="00501828" w:rsidRPr="00163814">
        <w:rPr>
          <w:noProof/>
        </w:rPr>
        <w:fldChar w:fldCharType="end"/>
      </w:r>
      <w:r w:rsidRPr="00163814">
        <w:rPr>
          <w:noProof/>
        </w:rPr>
        <w:t xml:space="preserve">. </w:t>
      </w:r>
    </w:p>
    <w:p w14:paraId="2482CD58" w14:textId="77777777" w:rsidR="00501828" w:rsidRPr="00163814" w:rsidRDefault="00501828" w:rsidP="007D4CF3">
      <w:pPr>
        <w:pStyle w:val="IOPText"/>
        <w:rPr>
          <w:noProof/>
        </w:rPr>
      </w:pPr>
    </w:p>
    <w:p w14:paraId="49F38BDC"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r>
          <w:rPr>
            <w:rFonts w:ascii="Cambria Math" w:hAnsi="Cambria Math"/>
          </w:rPr>
          <m:t xml:space="preserve"> </m:t>
        </m:r>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The system produces photons by consuming its own internal and kinetic energy, this region refers to the Normal Doppler Effect (NDE).</w:t>
      </w:r>
    </w:p>
    <w:p w14:paraId="1F495EC6" w14:textId="77777777"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loss of kinetic energy by the system is completely converted into photon energy; this line refers to the Cerenkov Effect.</w:t>
      </w:r>
    </w:p>
    <w:p w14:paraId="5CC5A254" w14:textId="490C79E4" w:rsidR="00EB3D48" w:rsidRPr="00163814" w:rsidRDefault="00EB3D48" w:rsidP="007D4CF3">
      <w:pPr>
        <w:pStyle w:val="IOPText"/>
        <w:numPr>
          <w:ilvl w:val="0"/>
          <w:numId w:val="16"/>
        </w:numPr>
        <w:rPr>
          <w:noProof/>
        </w:rPr>
      </w:pPr>
      <w:r w:rsidRPr="00163814">
        <w:rPr>
          <w:noProof/>
        </w:rPr>
        <w:t xml:space="preserve">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this region is referred to the Anomalous Doppler Effect (ADE), where the system gains internal energy after emitting photons. It means the loss of kinetic energy is converted to photons and the system’s internal energy.</w:t>
      </w:r>
    </w:p>
    <w:p w14:paraId="7EAD0042" w14:textId="77777777" w:rsidR="00501828" w:rsidRPr="00163814" w:rsidRDefault="00501828" w:rsidP="00501828">
      <w:pPr>
        <w:pStyle w:val="IOPText"/>
        <w:ind w:firstLine="0"/>
        <w:rPr>
          <w:noProof/>
        </w:rPr>
      </w:pPr>
    </w:p>
    <w:p w14:paraId="24F14689" w14:textId="1BF93A27" w:rsidR="00EB3D48" w:rsidRDefault="00EB3D48" w:rsidP="007D4CF3">
      <w:pPr>
        <w:pStyle w:val="IOPText"/>
        <w:rPr>
          <w:noProof/>
        </w:rPr>
      </w:pPr>
      <w:r w:rsidRPr="00163814">
        <w:rPr>
          <w:noProof/>
        </w:rPr>
        <w:t xml:space="preserve">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sidRPr="00163814">
        <w:rPr>
          <w:noProof/>
        </w:rPr>
        <w:t xml:space="preserve">. While the system velocity is less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sidRPr="00163814">
        <w:rPr>
          <w:noProof/>
        </w:rPr>
        <w:t>, only Normal Doppler Effect exists. As observed, the type of phenomenon can be determined by examining the change in internal energy after the emission of photons.</w:t>
      </w:r>
    </w:p>
    <w:p w14:paraId="4338A55D" w14:textId="77777777" w:rsidR="00501828" w:rsidRPr="00A535ED" w:rsidRDefault="00501828" w:rsidP="007D4CF3">
      <w:pPr>
        <w:pStyle w:val="IOPText"/>
        <w:rPr>
          <w:noProof/>
        </w:rPr>
      </w:pPr>
    </w:p>
    <w:p w14:paraId="572BBD53" w14:textId="099A4F49" w:rsidR="00EB3D48" w:rsidRDefault="007D4CF3" w:rsidP="007D4CF3">
      <w:pPr>
        <w:pStyle w:val="IOPText"/>
        <w:rPr>
          <w:noProof/>
        </w:rPr>
      </w:pPr>
      <w:r w:rsidRPr="00D7380F">
        <w:rPr>
          <w:noProof/>
          <w:szCs w:val="20"/>
        </w:rPr>
        <w:drawing>
          <wp:anchor distT="0" distB="0" distL="114300" distR="114300" simplePos="0" relativeHeight="251664384" behindDoc="0" locked="0" layoutInCell="1" allowOverlap="1" wp14:anchorId="68FCAF53" wp14:editId="1E6DDC02">
            <wp:simplePos x="0" y="0"/>
            <wp:positionH relativeFrom="column">
              <wp:align>left</wp:align>
            </wp:positionH>
            <wp:positionV relativeFrom="paragraph">
              <wp:posOffset>1312364</wp:posOffset>
            </wp:positionV>
            <wp:extent cx="3017520" cy="1248410"/>
            <wp:effectExtent l="0" t="0" r="0" b="8890"/>
            <wp:wrapTopAndBottom/>
            <wp:docPr id="52" name="图片 51" descr="图片包含 图示&#10;&#10;描述已自动生成">
              <a:extLst xmlns:a="http://schemas.openxmlformats.org/drawingml/2006/main">
                <a:ext uri="{FF2B5EF4-FFF2-40B4-BE49-F238E27FC236}">
                  <a16:creationId xmlns:a16="http://schemas.microsoft.com/office/drawing/2014/main" id="{A8F8693F-BE64-5E3D-9204-9C6C98259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图片包含 图示&#10;&#10;描述已自动生成">
                      <a:extLst>
                        <a:ext uri="{FF2B5EF4-FFF2-40B4-BE49-F238E27FC236}">
                          <a16:creationId xmlns:a16="http://schemas.microsoft.com/office/drawing/2014/main" id="{A8F8693F-BE64-5E3D-9204-9C6C98259E79}"/>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17520" cy="1248410"/>
                    </a:xfrm>
                    <a:prstGeom prst="rect">
                      <a:avLst/>
                    </a:prstGeom>
                    <a:solidFill>
                      <a:schemeClr val="bg1">
                        <a:lumMod val="95000"/>
                      </a:schemeClr>
                    </a:solidFill>
                  </pic:spPr>
                </pic:pic>
              </a:graphicData>
            </a:graphic>
          </wp:anchor>
        </w:drawing>
      </w:r>
      <w:r w:rsidR="00EB3D48" w:rsidRPr="001C5AA5">
        <w:rPr>
          <w:noProof/>
        </w:rPr>
        <w:t xml:space="preserve">The freely moving electron has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sidR="00EB3D48" w:rsidRPr="001C5AA5">
        <w:rPr>
          <w:noProof/>
        </w:rPr>
        <w:t xml:space="preserve"> along the background magnetic field and a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rPr>
          <m:t xml:space="preserve"> </m:t>
        </m:r>
      </m:oMath>
      <w:r w:rsidR="00EB3D48" w:rsidRPr="001C5AA5">
        <w:rPr>
          <w:noProof/>
        </w:rPr>
        <w:t>perpendicular to the magnetic field, as shown in</w:t>
      </w:r>
      <w:r w:rsidR="00501828">
        <w:rPr>
          <w:noProof/>
        </w:rPr>
        <w:t xml:space="preserve"> figure </w:t>
      </w:r>
      <w:r w:rsidR="00501828">
        <w:rPr>
          <w:noProof/>
        </w:rPr>
        <w:fldChar w:fldCharType="begin"/>
      </w:r>
      <w:r w:rsidR="00501828">
        <w:rPr>
          <w:noProof/>
        </w:rPr>
        <w:instrText xml:space="preserve"> REF _Ref186726665 \h</w:instrText>
      </w:r>
      <w:r w:rsidR="00501828">
        <w:rPr>
          <w:noProof/>
          <w:lang w:eastAsia="zh-CN"/>
        </w:rPr>
        <w:instrText>\#"0"</w:instrText>
      </w:r>
      <w:r w:rsidR="00501828">
        <w:rPr>
          <w:noProof/>
        </w:rPr>
        <w:instrText xml:space="preserve"> </w:instrText>
      </w:r>
      <w:r w:rsidR="00501828">
        <w:rPr>
          <w:noProof/>
        </w:rPr>
      </w:r>
      <w:r w:rsidR="00501828">
        <w:rPr>
          <w:noProof/>
        </w:rPr>
        <w:fldChar w:fldCharType="separate"/>
      </w:r>
      <w:r w:rsidR="00501828">
        <w:rPr>
          <w:noProof/>
          <w:lang w:eastAsia="zh-CN"/>
        </w:rPr>
        <w:t>13</w:t>
      </w:r>
      <w:r w:rsidR="00501828">
        <w:rPr>
          <w:noProof/>
        </w:rPr>
        <w:fldChar w:fldCharType="end"/>
      </w:r>
      <w:r w:rsidR="00EB3D48" w:rsidRPr="001C5AA5">
        <w:rPr>
          <w:noProof/>
        </w:rPr>
        <w:t>.</w:t>
      </w:r>
      <w:r w:rsidR="00EB3D48" w:rsidRPr="00A535ED">
        <w:rPr>
          <w:noProof/>
        </w:rPr>
        <w:t xml:space="preserve"> The kinetic energy is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sidR="00EB3D48" w:rsidRPr="00A535ED">
        <w:rPr>
          <w:noProof/>
        </w:rPr>
        <w:t xml:space="preserve">. The </w:t>
      </w:r>
      <m:oMath>
        <m:r>
          <w:rPr>
            <w:rFonts w:ascii="Cambria Math" w:hAnsi="Cambria Math" w:cs="Cambria Math"/>
            <w:noProof/>
          </w:rPr>
          <m:t>γ</m:t>
        </m:r>
      </m:oMath>
      <w:r w:rsidR="00EB3D48" w:rsidRPr="00A535ED">
        <w:rPr>
          <w:noProof/>
        </w:rPr>
        <w:t xml:space="preserve"> referred to is the Lorentz factor The internal energy represented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sidR="00EB3D48" w:rsidRPr="00A535ED">
        <w:rPr>
          <w:noProof/>
        </w:rPr>
        <w:t xml:space="preserve">. According to the angular momentum conservation, we have </w:t>
      </w:r>
    </w:p>
    <w:p w14:paraId="14AB6C8C" w14:textId="5B4873E3" w:rsidR="00EB3D48" w:rsidRPr="007D4CF3" w:rsidRDefault="00301186" w:rsidP="007D4CF3">
      <w:pPr>
        <w:pStyle w:val="IOPText"/>
        <w:rPr>
          <w:noProof/>
          <w:szCs w:val="20"/>
        </w:rPr>
      </w:pPr>
      <m:oMathPara>
        <m:oMath>
          <m:eqArr>
            <m:eqArrPr>
              <m:maxDist m:val="1"/>
              <m:ctrlPr>
                <w:rPr>
                  <w:rFonts w:ascii="Cambria Math" w:hAnsi="Cambria Math"/>
                  <w:i/>
                  <w:noProof/>
                  <w:szCs w:val="20"/>
                </w:rPr>
              </m:ctrlPr>
            </m:eqArrPr>
            <m:e>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1</m:t>
                  </m:r>
                </m:sub>
              </m:sSub>
              <m:r>
                <m:rPr>
                  <m:sty m:val="p"/>
                </m:rPr>
                <w:rPr>
                  <w:rFonts w:ascii="Cambria Math" w:hAnsi="Cambria Math"/>
                  <w:noProof/>
                  <w:szCs w:val="20"/>
                </w:rPr>
                <m:t>=</m:t>
              </m:r>
              <m:sSub>
                <m:sSubPr>
                  <m:ctrlPr>
                    <w:rPr>
                      <w:rFonts w:ascii="Cambria Math" w:hAnsi="Cambria Math"/>
                      <w:szCs w:val="20"/>
                    </w:rPr>
                  </m:ctrlPr>
                </m:sSubPr>
                <m:e>
                  <m:r>
                    <w:rPr>
                      <w:rFonts w:ascii="Cambria Math" w:hAnsi="Cambria Math"/>
                      <w:noProof/>
                      <w:szCs w:val="20"/>
                    </w:rPr>
                    <m:t>L</m:t>
                  </m:r>
                </m:e>
                <m:sub>
                  <m:r>
                    <m:rPr>
                      <m:sty m:val="p"/>
                    </m:rPr>
                    <w:rPr>
                      <w:rFonts w:ascii="Cambria Math" w:hAnsi="Cambria Math"/>
                      <w:noProof/>
                      <w:szCs w:val="20"/>
                    </w:rPr>
                    <m:t>2</m:t>
                  </m:r>
                </m:sub>
              </m:sSub>
              <m:r>
                <w:rPr>
                  <w:rFonts w:ascii="Cambria Math" w:hAnsi="Cambria Math"/>
                  <w:noProof/>
                  <w:szCs w:val="20"/>
                </w:rPr>
                <m:t>+nℏ</m:t>
              </m:r>
              <m:r>
                <w:rPr>
                  <w:rFonts w:ascii="Cambria Math" w:hAnsi="Cambria Math"/>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12</m:t>
                  </m:r>
                  <m:r>
                    <w:rPr>
                      <w:rFonts w:ascii="Cambria Math" w:hAnsi="Cambria Math"/>
                      <w:i/>
                      <w:noProof/>
                      <w:szCs w:val="15"/>
                      <w:lang w:eastAsia="zh-CN"/>
                    </w:rPr>
                    <w:fldChar w:fldCharType="end"/>
                  </m:r>
                </m:e>
              </m:d>
              <m:ctrlPr>
                <w:rPr>
                  <w:rFonts w:ascii="Cambria Math" w:hAnsi="Cambria Math"/>
                  <w:i/>
                  <w:szCs w:val="20"/>
                </w:rPr>
              </m:ctrlPr>
            </m:e>
          </m:eqArr>
        </m:oMath>
      </m:oMathPara>
    </w:p>
    <w:p w14:paraId="0D11B82D" w14:textId="65CAEDD0" w:rsidR="00EB3D48" w:rsidRPr="00A535ED" w:rsidRDefault="00EB3D48" w:rsidP="007D4CF3">
      <w:pPr>
        <w:pStyle w:val="Caption"/>
        <w:jc w:val="both"/>
      </w:pPr>
      <w:bookmarkStart w:id="182" w:name="_Ref186726665"/>
      <w:r>
        <w:t xml:space="preserve">Figure </w:t>
      </w:r>
      <w:fldSimple w:instr=" SEQ Figure \* ARABIC ">
        <w:r w:rsidR="00501828">
          <w:rPr>
            <w:noProof/>
          </w:rPr>
          <w:t>13</w:t>
        </w:r>
      </w:fldSimple>
      <w:bookmarkEnd w:id="182"/>
      <w:r>
        <w:t>.</w:t>
      </w:r>
      <w:r w:rsidRPr="00214C1D">
        <w:t>Schematic diagram of electron cyclotron system.  U</w:t>
      </w:r>
      <w:r>
        <w:rPr>
          <w:vertAlign w:val="subscript"/>
        </w:rPr>
        <w:t>2</w:t>
      </w:r>
      <w:r w:rsidRPr="00214C1D">
        <w:t>&gt;U</w:t>
      </w:r>
      <w:r w:rsidRPr="00EB3D48">
        <w:rPr>
          <w:vertAlign w:val="subscript"/>
        </w:rPr>
        <w:t>1</w:t>
      </w:r>
      <w:r w:rsidRPr="00214C1D">
        <w:t>, T</w:t>
      </w:r>
      <w:r w:rsidRPr="00EB3D48">
        <w:rPr>
          <w:vertAlign w:val="subscript"/>
        </w:rPr>
        <w:t>2</w:t>
      </w:r>
      <w:r w:rsidRPr="00214C1D">
        <w:t>&lt;T</w:t>
      </w:r>
      <w:r w:rsidRPr="00EB3D48">
        <w:rPr>
          <w:vertAlign w:val="subscript"/>
        </w:rPr>
        <w:t>1</w:t>
      </w:r>
      <w:r w:rsidRPr="00214C1D">
        <w:t>.</w:t>
      </w:r>
    </w:p>
    <w:p w14:paraId="7BD34B05" w14:textId="1D3021EC" w:rsidR="00EB3D48" w:rsidRPr="00163814" w:rsidRDefault="00EB3D48" w:rsidP="007D4CF3">
      <w:pPr>
        <w:pStyle w:val="IOPText"/>
        <w:rPr>
          <w:noProof/>
        </w:rPr>
      </w:pPr>
      <w:r w:rsidRPr="0043119C">
        <w:rPr>
          <w:noProof/>
        </w:rPr>
        <w:t xml:space="preserve">The emitted photon is considered to contain angular momentum of </w:t>
      </w:r>
      <m:oMath>
        <m:r>
          <w:rPr>
            <w:rFonts w:ascii="Cambria Math" w:hAnsi="Cambria Math"/>
            <w:noProof/>
          </w:rPr>
          <m:t>nℏ</m:t>
        </m:r>
      </m:oMath>
      <w:r w:rsidRPr="0043119C">
        <w:rPr>
          <w:noProof/>
        </w:rPr>
        <w:t xml:space="preserve">, and the angular momentum of the cyclotron electron before and after emitting the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sidRPr="00A535ED">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sidRPr="00A535ED">
        <w:rPr>
          <w:noProof/>
        </w:rPr>
        <w:t xml:space="preserve">, </w:t>
      </w:r>
      <w:r w:rsidRPr="00163814">
        <w:rPr>
          <w:noProof/>
        </w:rPr>
        <w:t xml:space="preserve">respectively. Since the magnetic field is aligned along the z-direction, the angular momentum </w:t>
      </w:r>
      <w:r w:rsidR="003016B9" w:rsidRPr="00163814">
        <w:rPr>
          <w:rFonts w:hint="eastAsia"/>
          <w:noProof/>
          <w:lang w:eastAsia="zh-CN"/>
        </w:rPr>
        <w:t xml:space="preserve">of electron cyclotron along z is represents as </w:t>
      </w:r>
      <w:r w:rsidRPr="00163814">
        <w:rPr>
          <w:noProof/>
        </w:rPr>
        <w:t xml:space="preserve">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Pr="00163814">
        <w:rPr>
          <w:noProof/>
        </w:rPr>
        <w:t>.</w:t>
      </w:r>
    </w:p>
    <w:p w14:paraId="5286E482" w14:textId="77777777" w:rsidR="00501828" w:rsidRPr="00163814" w:rsidRDefault="00501828" w:rsidP="007D4CF3">
      <w:pPr>
        <w:pStyle w:val="IOPText"/>
        <w:rPr>
          <w:noProof/>
        </w:rPr>
      </w:pPr>
    </w:p>
    <w:p w14:paraId="73F1F341" w14:textId="792A10FF" w:rsidR="00EB3D48" w:rsidRPr="00163814" w:rsidRDefault="00EB3D48" w:rsidP="007D4CF3">
      <w:pPr>
        <w:pStyle w:val="IOPText"/>
        <w:rPr>
          <w:noProof/>
        </w:rPr>
      </w:pPr>
      <w:r w:rsidRPr="00163814">
        <w:rPr>
          <w:noProof/>
        </w:rPr>
        <w:t>According to the quantum theory, the electron wave in the static magnetic field can be presented</w:t>
      </w:r>
      <w:r w:rsidR="003016B9" w:rsidRPr="00163814">
        <w:rPr>
          <w:rFonts w:hint="eastAsia"/>
          <w:noProof/>
          <w:lang w:eastAsia="zh-CN"/>
        </w:rPr>
        <w:t xml:space="preserve"> as</w:t>
      </w:r>
      <w:r w:rsidR="007D4CF3" w:rsidRPr="00163814">
        <w:rPr>
          <w:noProof/>
        </w:rPr>
        <w:t>:</w:t>
      </w:r>
    </w:p>
    <w:p w14:paraId="560CA459" w14:textId="4035955E" w:rsidR="00501828" w:rsidRPr="00163814" w:rsidRDefault="00301186" w:rsidP="00501828">
      <w:pPr>
        <w:pStyle w:val="IOPText"/>
        <w:rPr>
          <w:noProof/>
          <w:szCs w:val="20"/>
        </w:rPr>
      </w:pPr>
      <m:oMathPara>
        <m:oMath>
          <m:eqArr>
            <m:eqArrPr>
              <m:maxDist m:val="1"/>
              <m:ctrlPr>
                <w:rPr>
                  <w:rFonts w:ascii="Cambria Math" w:hAnsi="Cambria Math"/>
                  <w:i/>
                  <w:szCs w:val="20"/>
                </w:rPr>
              </m:ctrlPr>
            </m:eqArrPr>
            <m:e>
              <w:bookmarkStart w:id="183" w:name="OLE_LINK4"/>
              <m:r>
                <m:rPr>
                  <m:sty m:val="p"/>
                </m:rPr>
                <w:rPr>
                  <w:rFonts w:ascii="Cambria Math" w:hAnsi="Cambria Math" w:cs="Cambria Math"/>
                  <w:noProof/>
                  <w:szCs w:val="20"/>
                </w:rPr>
                <m:t>Ψ</m:t>
              </m:r>
              <m:r>
                <m:rPr>
                  <m:sty m:val="p"/>
                </m:rPr>
                <w:rPr>
                  <w:rFonts w:ascii="Cambria Math" w:hAnsi="Cambria Math"/>
                  <w:noProof/>
                  <w:szCs w:val="20"/>
                </w:rPr>
                <m:t>=</m:t>
              </m:r>
              <m:sSub>
                <m:sSubPr>
                  <m:ctrlPr>
                    <w:rPr>
                      <w:rFonts w:ascii="Cambria Math" w:hAnsi="Cambria Math"/>
                      <w:szCs w:val="20"/>
                    </w:rPr>
                  </m:ctrlPr>
                </m:sSubPr>
                <m:e>
                  <m:r>
                    <m:rPr>
                      <m:sty m:val="p"/>
                    </m:rPr>
                    <w:rPr>
                      <w:rFonts w:ascii="Cambria Math" w:hAnsi="Cambria Math" w:cs="Cambria Math"/>
                      <w:noProof/>
                      <w:szCs w:val="20"/>
                    </w:rPr>
                    <m:t>Ψ</m:t>
                  </m:r>
                </m:e>
                <m:sub>
                  <m:r>
                    <m:rPr>
                      <m:sty m:val="p"/>
                    </m:rPr>
                    <w:rPr>
                      <w:rFonts w:ascii="Cambria Math" w:hAnsi="Cambria Math"/>
                      <w:noProof/>
                      <w:szCs w:val="20"/>
                    </w:rPr>
                    <m:t>0</m:t>
                  </m:r>
                </m:sub>
              </m:sSub>
              <m:sSup>
                <m:sSupPr>
                  <m:ctrlPr>
                    <w:rPr>
                      <w:rFonts w:ascii="Cambria Math" w:hAnsi="Cambria Math"/>
                      <w:szCs w:val="20"/>
                    </w:rPr>
                  </m:ctrlPr>
                </m:sSupPr>
                <m:e>
                  <m:r>
                    <w:rPr>
                      <w:rFonts w:ascii="Cambria Math" w:hAnsi="Cambria Math"/>
                      <w:noProof/>
                      <w:szCs w:val="20"/>
                    </w:rPr>
                    <m:t>e</m:t>
                  </m:r>
                </m:e>
                <m:sup>
                  <m:f>
                    <m:fPr>
                      <m:ctrlPr>
                        <w:rPr>
                          <w:rFonts w:ascii="Cambria Math" w:hAnsi="Cambria Math"/>
                          <w:szCs w:val="20"/>
                        </w:rPr>
                      </m:ctrlPr>
                    </m:fPr>
                    <m:num>
                      <m:r>
                        <w:rPr>
                          <w:rFonts w:ascii="Cambria Math" w:hAnsi="Cambria Math"/>
                          <w:noProof/>
                          <w:szCs w:val="20"/>
                        </w:rPr>
                        <m:t>i</m:t>
                      </m:r>
                    </m:num>
                    <m:den>
                      <m:r>
                        <w:rPr>
                          <w:rFonts w:ascii="Cambria Math" w:hAnsi="Cambria Math"/>
                          <w:noProof/>
                          <w:szCs w:val="20"/>
                        </w:rPr>
                        <m:t>ℏ</m:t>
                      </m:r>
                    </m:den>
                  </m:f>
                  <m:d>
                    <m:dPr>
                      <m:ctrlPr>
                        <w:rPr>
                          <w:rFonts w:ascii="Cambria Math" w:hAnsi="Cambria Math"/>
                          <w:noProof/>
                          <w:szCs w:val="20"/>
                        </w:rPr>
                      </m:ctrlPr>
                    </m:dPr>
                    <m:e>
                      <m:r>
                        <m:rPr>
                          <m:sty m:val="bi"/>
                        </m:rPr>
                        <w:rPr>
                          <w:rFonts w:ascii="Cambria Math" w:hAnsi="Cambria Math"/>
                          <w:noProof/>
                          <w:szCs w:val="20"/>
                        </w:rPr>
                        <m:t>p</m:t>
                      </m:r>
                      <m:r>
                        <w:rPr>
                          <w:rFonts w:ascii="Cambria Math" w:hAnsi="Cambria Math"/>
                          <w:noProof/>
                          <w:szCs w:val="20"/>
                        </w:rPr>
                        <m:t>-e</m:t>
                      </m:r>
                      <m:r>
                        <m:rPr>
                          <m:sty m:val="bi"/>
                        </m:rPr>
                        <w:rPr>
                          <w:rFonts w:ascii="Cambria Math" w:hAnsi="Cambria Math"/>
                          <w:noProof/>
                          <w:szCs w:val="20"/>
                        </w:rPr>
                        <m:t>A</m:t>
                      </m:r>
                    </m:e>
                  </m:d>
                  <m:r>
                    <w:rPr>
                      <w:rFonts w:ascii="Cambria Math" w:hAnsi="Cambria Math"/>
                      <w:noProof/>
                      <w:szCs w:val="20"/>
                    </w:rPr>
                    <m:t>⋅</m:t>
                  </m:r>
                  <m:r>
                    <m:rPr>
                      <m:sty m:val="bi"/>
                    </m:rPr>
                    <w:rPr>
                      <w:rFonts w:ascii="Cambria Math" w:hAnsi="Cambria Math"/>
                      <w:noProof/>
                      <w:szCs w:val="20"/>
                    </w:rPr>
                    <m:t>s</m:t>
                  </m:r>
                </m:sup>
              </m:sSup>
              <w:bookmarkEnd w:id="183"/>
              <m:r>
                <w:rPr>
                  <w:rFonts w:ascii="Cambria Math" w:hAnsi="Cambria Math" w:cs="Cambria Math"/>
                  <w:noProof/>
                  <w:szCs w:val="20"/>
                </w:rPr>
                <m:t>#</m:t>
              </m:r>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13</m:t>
                  </m:r>
                  <m:r>
                    <w:rPr>
                      <w:rFonts w:ascii="Cambria Math" w:hAnsi="Cambria Math"/>
                      <w:i/>
                      <w:noProof/>
                      <w:szCs w:val="15"/>
                      <w:lang w:eastAsia="zh-CN"/>
                    </w:rPr>
                    <w:fldChar w:fldCharType="end"/>
                  </m:r>
                </m:e>
              </m:d>
              <m:ctrlPr>
                <w:rPr>
                  <w:rFonts w:ascii="Cambria Math" w:hAnsi="Cambria Math" w:cs="Cambria Math"/>
                  <w:i/>
                  <w:noProof/>
                  <w:szCs w:val="20"/>
                </w:rPr>
              </m:ctrlPr>
            </m:e>
          </m:eqArr>
        </m:oMath>
      </m:oMathPara>
    </w:p>
    <w:p w14:paraId="1215DA01" w14:textId="6DB436EE" w:rsidR="0050182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With the term </w:t>
      </w:r>
      <m:oMath>
        <m:sSub>
          <m:sSubPr>
            <m:ctrlPr>
              <w:rPr>
                <w:rFonts w:ascii="Cambria Math" w:hAnsi="Cambria Math"/>
                <w:sz w:val="20"/>
                <w:szCs w:val="20"/>
              </w:rPr>
            </m:ctrlPr>
          </m:sSubPr>
          <m:e>
            <m:r>
              <m:rPr>
                <m:sty m:val="p"/>
              </m:rPr>
              <w:rPr>
                <w:rFonts w:ascii="Cambria Math" w:hAnsi="Cambria Math" w:cs="Cambria Math"/>
                <w:noProof/>
                <w:sz w:val="20"/>
                <w:szCs w:val="20"/>
              </w:rPr>
              <m:t>Ψ</m:t>
            </m:r>
          </m:e>
          <m:sub>
            <m:r>
              <m:rPr>
                <m:sty m:val="p"/>
              </m:rPr>
              <w:rPr>
                <w:rFonts w:ascii="Cambria Math" w:hAnsi="Cambria Math"/>
                <w:noProof/>
                <w:sz w:val="20"/>
                <w:szCs w:val="20"/>
              </w:rPr>
              <m:t>0</m:t>
            </m:r>
          </m:sub>
        </m:sSub>
      </m:oMath>
      <w:r w:rsidRPr="00163814">
        <w:rPr>
          <w:noProof/>
          <w:sz w:val="20"/>
          <w:szCs w:val="20"/>
        </w:rPr>
        <w:t xml:space="preserve"> is a normalized coefficient, A is the vector potential and s is the position.</w:t>
      </w:r>
    </w:p>
    <w:p w14:paraId="6D04A283" w14:textId="210D30CD" w:rsidR="00EB3D48" w:rsidRPr="00163814" w:rsidRDefault="00EB3D48" w:rsidP="00501828">
      <w:pPr>
        <w:pStyle w:val="NormalWeb"/>
        <w:shd w:val="clear" w:color="auto" w:fill="FFFFFF"/>
        <w:ind w:firstLine="360"/>
        <w:jc w:val="both"/>
        <w:rPr>
          <w:noProof/>
          <w:sz w:val="20"/>
          <w:szCs w:val="20"/>
        </w:rPr>
      </w:pPr>
      <w:r w:rsidRPr="00163814">
        <w:rPr>
          <w:noProof/>
          <w:sz w:val="20"/>
          <w:szCs w:val="20"/>
        </w:rPr>
        <w:t xml:space="preserve">The intrinsic equation of angular momentum in the z-direction has been transformed as </w:t>
      </w:r>
    </w:p>
    <w:p w14:paraId="65DB7A24" w14:textId="1948F769" w:rsidR="00EB3D48" w:rsidRPr="00163814" w:rsidRDefault="00EB3D48" w:rsidP="00EB3D48">
      <w:pPr>
        <w:tabs>
          <w:tab w:val="center" w:pos="4800"/>
          <w:tab w:val="right" w:pos="9500"/>
        </w:tabs>
        <w:ind w:firstLine="720"/>
        <w:rPr>
          <w:noProof/>
          <w:sz w:val="20"/>
          <w:szCs w:val="20"/>
        </w:rPr>
      </w:pPr>
      <m:oMath>
        <m:r>
          <w:rPr>
            <w:rFonts w:ascii="Cambria Math" w:hAnsi="Cambria Math"/>
            <w:noProof/>
            <w:sz w:val="20"/>
            <w:szCs w:val="20"/>
          </w:rPr>
          <m:t>-iℏ</m:t>
        </m:r>
        <m:f>
          <m:fPr>
            <m:ctrlPr>
              <w:rPr>
                <w:rFonts w:ascii="Cambria Math" w:hAnsi="Cambria Math"/>
                <w:sz w:val="20"/>
                <w:szCs w:val="20"/>
              </w:rPr>
            </m:ctrlPr>
          </m:fPr>
          <m:num>
            <m:r>
              <w:rPr>
                <w:rFonts w:ascii="Cambria Math" w:hAnsi="Cambria Math"/>
                <w:noProof/>
                <w:sz w:val="20"/>
                <w:szCs w:val="20"/>
              </w:rPr>
              <m:t>∂</m:t>
            </m:r>
          </m:num>
          <m:den>
            <m:r>
              <w:rPr>
                <w:rFonts w:ascii="Cambria Math" w:hAnsi="Cambria Math"/>
                <w:noProof/>
                <w:sz w:val="20"/>
                <w:szCs w:val="20"/>
              </w:rPr>
              <m:t>∂</m:t>
            </m:r>
            <m:r>
              <w:rPr>
                <w:rFonts w:ascii="Cambria Math" w:hAnsi="Cambria Math" w:cs="Cambria Math"/>
                <w:noProof/>
                <w:sz w:val="20"/>
                <w:szCs w:val="20"/>
              </w:rPr>
              <m:t>φ</m:t>
            </m:r>
          </m:den>
        </m:f>
        <m:r>
          <m:rPr>
            <m:sty m:val="p"/>
          </m:rPr>
          <w:rPr>
            <w:rFonts w:ascii="Cambria Math" w:hAnsi="Cambria Math" w:cs="Cambria Math"/>
            <w:noProof/>
            <w:sz w:val="20"/>
            <w:szCs w:val="20"/>
          </w:rPr>
          <m:t>Ψ</m:t>
        </m:r>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r>
          <m:rPr>
            <m:sty m:val="p"/>
          </m:rPr>
          <w:rPr>
            <w:rFonts w:ascii="Cambria Math" w:hAnsi="Cambria Math" w:cs="Cambria Math"/>
            <w:noProof/>
            <w:sz w:val="20"/>
            <w:szCs w:val="20"/>
          </w:rPr>
          <m:t>Ψ</m:t>
        </m:r>
      </m:oMath>
      <w:r w:rsidRPr="00163814">
        <w:rPr>
          <w:noProof/>
          <w:sz w:val="20"/>
          <w:szCs w:val="20"/>
        </w:rPr>
        <w:tab/>
      </w:r>
      <m:oMath>
        <m:d>
          <m:dPr>
            <m:ctrlPr>
              <w:rPr>
                <w:rFonts w:ascii="Cambria Math" w:hAnsi="Cambria Math"/>
                <w:i/>
                <w:noProof/>
                <w:sz w:val="20"/>
                <w:szCs w:val="15"/>
                <w:lang w:eastAsia="zh-CN"/>
              </w:rPr>
            </m:ctrlPr>
          </m:dPr>
          <m:e>
            <m:r>
              <w:rPr>
                <w:rFonts w:ascii="Cambria Math" w:hAnsi="Cambria Math"/>
                <w:i/>
                <w:noProof/>
                <w:sz w:val="20"/>
                <w:szCs w:val="15"/>
                <w:lang w:eastAsia="zh-CN"/>
              </w:rPr>
              <w:fldChar w:fldCharType="begin"/>
            </m:r>
            <m:r>
              <m:rPr>
                <m:sty m:val="p"/>
              </m:rPr>
              <w:rPr>
                <w:rFonts w:ascii="Cambria Math" w:hAnsi="Cambria Math"/>
                <w:noProof/>
                <w:sz w:val="20"/>
                <w:szCs w:val="15"/>
                <w:lang w:eastAsia="zh-CN"/>
              </w:rPr>
              <m:t xml:space="preserve"> SEQ equation </m:t>
            </m:r>
            <m:r>
              <w:rPr>
                <w:rFonts w:ascii="Cambria Math" w:hAnsi="Cambria Math"/>
                <w:i/>
                <w:noProof/>
                <w:sz w:val="20"/>
                <w:szCs w:val="15"/>
                <w:lang w:eastAsia="zh-CN"/>
              </w:rPr>
              <w:fldChar w:fldCharType="separate"/>
            </m:r>
            <m:r>
              <m:rPr>
                <m:sty m:val="p"/>
              </m:rPr>
              <w:rPr>
                <w:rFonts w:ascii="Cambria Math" w:hAnsi="Cambria Math"/>
                <w:noProof/>
                <w:sz w:val="20"/>
                <w:szCs w:val="15"/>
                <w:lang w:eastAsia="zh-CN"/>
              </w:rPr>
              <m:t>14</m:t>
            </m:r>
            <m:r>
              <w:rPr>
                <w:rFonts w:ascii="Cambria Math" w:hAnsi="Cambria Math"/>
                <w:i/>
                <w:noProof/>
                <w:sz w:val="20"/>
                <w:szCs w:val="15"/>
                <w:lang w:eastAsia="zh-CN"/>
              </w:rPr>
              <w:fldChar w:fldCharType="end"/>
            </m:r>
          </m:e>
        </m:d>
      </m:oMath>
    </w:p>
    <w:p w14:paraId="2FE9AF57" w14:textId="2FEB182D" w:rsidR="00EB3D48" w:rsidRPr="00163814" w:rsidRDefault="00301186"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sSub>
          <m:sSubPr>
            <m:ctrlPr>
              <w:rPr>
                <w:rFonts w:ascii="Cambria Math" w:hAnsi="Cambria Math"/>
                <w:sz w:val="20"/>
                <w:szCs w:val="20"/>
              </w:rPr>
            </m:ctrlPr>
          </m:sSubPr>
          <m:e>
            <m:r>
              <m:rPr>
                <m:sty m:val="bi"/>
              </m:rPr>
              <w:rPr>
                <w:rFonts w:ascii="Cambria Math" w:hAnsi="Cambria Math"/>
                <w:noProof/>
                <w:sz w:val="20"/>
                <w:szCs w:val="20"/>
              </w:rPr>
              <m:t>p</m:t>
            </m:r>
          </m:e>
          <m:sub>
            <m:r>
              <m:rPr>
                <m:sty m:val="bi"/>
              </m:rPr>
              <w:rPr>
                <w:rFonts w:ascii="Cambria Math" w:hAnsi="Cambria Math" w:cs="Cambria Math"/>
                <w:noProof/>
                <w:sz w:val="20"/>
                <w:szCs w:val="20"/>
              </w:rPr>
              <m:t>φ</m:t>
            </m:r>
          </m:sub>
        </m:sSub>
        <m:r>
          <w:rPr>
            <w:rFonts w:ascii="Cambria Math" w:hAnsi="Cambria Math"/>
            <w:noProof/>
            <w:sz w:val="20"/>
            <w:szCs w:val="20"/>
          </w:rPr>
          <m:t>-e</m:t>
        </m:r>
        <m:sSub>
          <m:sSubPr>
            <m:ctrlPr>
              <w:rPr>
                <w:rFonts w:ascii="Cambria Math" w:hAnsi="Cambria Math"/>
                <w:sz w:val="20"/>
                <w:szCs w:val="20"/>
              </w:rPr>
            </m:ctrlPr>
          </m:sSubPr>
          <m:e>
            <m:r>
              <m:rPr>
                <m:sty m:val="bi"/>
              </m:rPr>
              <w:rPr>
                <w:rFonts w:ascii="Cambria Math" w:hAnsi="Cambria Math"/>
                <w:noProof/>
                <w:sz w:val="20"/>
                <w:szCs w:val="20"/>
              </w:rPr>
              <m:t>A</m:t>
            </m:r>
          </m:e>
          <m:sub>
            <m:r>
              <m:rPr>
                <m:sty m:val="bi"/>
              </m:rP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noProof/>
            <w:sz w:val="20"/>
            <w:szCs w:val="20"/>
          </w:rPr>
          <m:t>r</m:t>
        </m:r>
      </m:oMath>
      <w:r w:rsidR="00EB3D48" w:rsidRPr="00163814">
        <w:rPr>
          <w:noProof/>
          <w:sz w:val="20"/>
          <w:szCs w:val="20"/>
        </w:rPr>
        <w:tab/>
      </w:r>
      <w:r w:rsidR="00EB3D48" w:rsidRPr="00163814">
        <w:rPr>
          <w:noProof/>
          <w:sz w:val="20"/>
          <w:szCs w:val="20"/>
        </w:rPr>
        <w:tab/>
      </w:r>
      <w:r w:rsidR="00EB3D48" w:rsidRPr="00163814">
        <w:rPr>
          <w:noProof/>
          <w:sz w:val="20"/>
          <w:szCs w:val="20"/>
        </w:rPr>
        <w:tab/>
      </w:r>
      <w:bookmarkStart w:id="184" w:name="Angula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15</m:t>
            </m:r>
            <m:r>
              <w:rPr>
                <w:rFonts w:ascii="Cambria Math" w:hAnsi="Cambria Math"/>
                <w:i/>
                <w:noProof/>
                <w:sz w:val="20"/>
                <w:szCs w:val="15"/>
              </w:rPr>
              <w:fldChar w:fldCharType="end"/>
            </m:r>
          </m:e>
        </m:d>
      </m:oMath>
      <w:bookmarkEnd w:id="184"/>
    </w:p>
    <w:p w14:paraId="32F8648A" w14:textId="34EE04CC"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p</m:t>
            </m:r>
          </m:e>
          <m:sub>
            <m:r>
              <w:rPr>
                <w:rFonts w:ascii="Cambria Math" w:hAnsi="Cambria Math" w:cs="Cambria Math"/>
                <w:noProof/>
                <w:sz w:val="20"/>
                <w:szCs w:val="20"/>
              </w:rPr>
              <m:t>φ</m:t>
            </m:r>
          </m:sub>
        </m:sSub>
        <m:r>
          <m:rPr>
            <m:sty m:val="p"/>
          </m:rPr>
          <w:rPr>
            <w:rFonts w:ascii="Cambria Math" w:hAnsi="Cambria Math"/>
            <w:noProof/>
            <w:sz w:val="20"/>
            <w:szCs w:val="20"/>
          </w:rPr>
          <m:t>=</m:t>
        </m:r>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A</m:t>
            </m:r>
          </m:e>
          <m:sub>
            <m:r>
              <w:rPr>
                <w:rFonts w:ascii="Cambria Math" w:hAnsi="Cambria Math" w:cs="Cambria Math"/>
                <w:noProof/>
                <w:sz w:val="20"/>
                <w:szCs w:val="20"/>
              </w:rPr>
              <m:t>φ</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r</m:t>
            </m:r>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num>
          <m:den>
            <m:r>
              <m:rPr>
                <m:sty m:val="p"/>
              </m:rPr>
              <w:rPr>
                <w:rFonts w:ascii="Cambria Math" w:hAnsi="Cambria Math"/>
                <w:noProof/>
                <w:sz w:val="20"/>
                <w:szCs w:val="20"/>
              </w:rPr>
              <m:t>2</m:t>
            </m:r>
          </m:den>
        </m:f>
      </m:oMath>
      <w:r w:rsidRPr="00163814">
        <w:rPr>
          <w:noProof/>
          <w:sz w:val="20"/>
          <w:szCs w:val="20"/>
        </w:rPr>
        <w:t xml:space="preserve"> ,and </w:t>
      </w:r>
      <m:oMath>
        <m:r>
          <w:rPr>
            <w:rFonts w:ascii="Cambria Math" w:hAnsi="Cambria Math"/>
            <w:noProof/>
            <w:sz w:val="20"/>
            <w:szCs w:val="20"/>
          </w:rPr>
          <m:t>r</m:t>
        </m:r>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e</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m:t>
                </m:r>
              </m:sub>
            </m:sSub>
          </m:num>
          <m:den>
            <m:sSub>
              <m:sSubPr>
                <m:ctrlPr>
                  <w:rPr>
                    <w:rFonts w:ascii="Cambria Math" w:hAnsi="Cambria Math"/>
                    <w:sz w:val="20"/>
                    <w:szCs w:val="20"/>
                  </w:rPr>
                </m:ctrlPr>
              </m:sSubPr>
              <m:e>
                <m:r>
                  <w:rPr>
                    <w:rFonts w:ascii="Cambria Math" w:hAnsi="Cambria Math"/>
                    <w:noProof/>
                    <w:sz w:val="20"/>
                    <w:szCs w:val="20"/>
                  </w:rPr>
                  <m:t>B</m:t>
                </m:r>
              </m:e>
              <m:sub>
                <m:r>
                  <m:rPr>
                    <m:sty m:val="p"/>
                  </m:rPr>
                  <w:rPr>
                    <w:rFonts w:ascii="Cambria Math" w:hAnsi="Cambria Math"/>
                    <w:noProof/>
                    <w:sz w:val="20"/>
                    <w:szCs w:val="20"/>
                  </w:rPr>
                  <m:t>0</m:t>
                </m:r>
              </m:sub>
            </m:sSub>
            <m:r>
              <w:rPr>
                <w:rFonts w:ascii="Cambria Math" w:hAnsi="Cambria Math"/>
                <w:noProof/>
                <w:sz w:val="20"/>
                <w:szCs w:val="20"/>
              </w:rPr>
              <m:t>e</m:t>
            </m:r>
          </m:den>
        </m:f>
      </m:oMath>
      <w:r w:rsidRPr="00163814">
        <w:rPr>
          <w:noProof/>
          <w:sz w:val="20"/>
          <w:szCs w:val="20"/>
        </w:rPr>
        <w:t xml:space="preserve">, the </w:t>
      </w:r>
      <w:r w:rsidR="00501828" w:rsidRPr="00163814">
        <w:rPr>
          <w:noProof/>
          <w:sz w:val="20"/>
          <w:szCs w:val="20"/>
        </w:rPr>
        <w:t>eq.</w:t>
      </w:r>
      <w:r w:rsidR="00501828" w:rsidRPr="00163814">
        <w:rPr>
          <w:noProof/>
          <w:sz w:val="20"/>
          <w:szCs w:val="20"/>
        </w:rPr>
        <w:fldChar w:fldCharType="begin"/>
      </w:r>
      <w:r w:rsidR="00501828" w:rsidRPr="00163814">
        <w:rPr>
          <w:noProof/>
          <w:sz w:val="20"/>
          <w:szCs w:val="20"/>
        </w:rPr>
        <w:instrText xml:space="preserve"> REF Angular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15</m:t>
            </m:r>
          </m:e>
        </m:d>
      </m:oMath>
      <w:r w:rsidR="00501828" w:rsidRPr="00163814">
        <w:rPr>
          <w:noProof/>
          <w:sz w:val="20"/>
          <w:szCs w:val="20"/>
        </w:rPr>
        <w:fldChar w:fldCharType="end"/>
      </w:r>
      <w:r w:rsidRPr="00163814">
        <w:rPr>
          <w:noProof/>
          <w:sz w:val="20"/>
          <w:szCs w:val="20"/>
        </w:rPr>
        <w:t xml:space="preserve"> is presented as </w:t>
      </w:r>
    </w:p>
    <w:bookmarkStart w:id="185" w:name="OLE_LINK5"/>
    <w:p w14:paraId="7E35C3FE" w14:textId="5CF220AF" w:rsidR="00EB3D48" w:rsidRPr="00163814" w:rsidRDefault="00301186" w:rsidP="00EB3D48">
      <w:pPr>
        <w:pStyle w:val="NormalWeb"/>
        <w:shd w:val="clear" w:color="auto" w:fill="FFFFFF"/>
        <w:ind w:firstLine="360"/>
        <w:jc w:val="right"/>
        <w:rPr>
          <w:noProof/>
          <w:sz w:val="20"/>
          <w:szCs w:val="20"/>
        </w:rPr>
      </w:pPr>
      <m:oMath>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sub>
        </m:sSub>
        <m:r>
          <m:rPr>
            <m:sty m:val="p"/>
          </m:rPr>
          <w:rPr>
            <w:rFonts w:ascii="Cambria Math" w:hAnsi="Cambria Math"/>
            <w:noProof/>
            <w:sz w:val="20"/>
            <w:szCs w:val="20"/>
          </w:rPr>
          <m:t>=</m:t>
        </m:r>
        <m:f>
          <m:fPr>
            <m:ctrlPr>
              <w:rPr>
                <w:rFonts w:ascii="Cambria Math" w:hAnsi="Cambria Math"/>
                <w:sz w:val="20"/>
                <w:szCs w:val="20"/>
              </w:rPr>
            </m:ctrlPr>
          </m:fPr>
          <m:num>
            <m:r>
              <m:rPr>
                <m:sty m:val="p"/>
              </m:rPr>
              <w:rPr>
                <w:rFonts w:ascii="Cambria Math" w:hAnsi="Cambria Math"/>
                <w:noProof/>
                <w:sz w:val="20"/>
                <w:szCs w:val="20"/>
              </w:rPr>
              <m:t>1</m:t>
            </m:r>
          </m:num>
          <m:den>
            <m:r>
              <m:rPr>
                <m:sty m:val="p"/>
              </m:rPr>
              <w:rPr>
                <w:rFonts w:ascii="Cambria Math" w:hAnsi="Cambria Math"/>
                <w:noProof/>
                <w:sz w:val="20"/>
                <w:szCs w:val="20"/>
              </w:rPr>
              <m:t>2</m:t>
            </m:r>
          </m:den>
        </m:f>
        <m:f>
          <m:fPr>
            <m:ctrlPr>
              <w:rPr>
                <w:rFonts w:ascii="Cambria Math" w:hAnsi="Cambria Math"/>
                <w:sz w:val="20"/>
                <w:szCs w:val="20"/>
              </w:rPr>
            </m:ctrlPr>
          </m:fPr>
          <m:num>
            <m:r>
              <w:rPr>
                <w:rFonts w:ascii="Cambria Math" w:hAnsi="Cambria Math" w:cs="Cambria Math"/>
                <w:noProof/>
                <w:sz w:val="20"/>
                <w:szCs w:val="20"/>
              </w:rPr>
              <m:t>γ</m:t>
            </m:r>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sSubSup>
              <m:sSubSupPr>
                <m:ctrlPr>
                  <w:rPr>
                    <w:rFonts w:ascii="Cambria Math" w:hAnsi="Cambria Math"/>
                    <w:sz w:val="20"/>
                    <w:szCs w:val="20"/>
                  </w:rPr>
                </m:ctrlPr>
              </m:sSubSupPr>
              <m:e>
                <m:r>
                  <w:rPr>
                    <w:rFonts w:ascii="Cambria Math" w:hAnsi="Cambria Math"/>
                    <w:noProof/>
                    <w:sz w:val="20"/>
                    <w:szCs w:val="20"/>
                  </w:rPr>
                  <m:t>v</m:t>
                </m:r>
              </m:e>
              <m:sub>
                <m:r>
                  <w:rPr>
                    <w:rFonts w:ascii="Cambria Math" w:hAnsi="Cambria Math"/>
                    <w:noProof/>
                    <w:sz w:val="20"/>
                    <w:szCs w:val="20"/>
                  </w:rPr>
                  <m:t>⊥</m:t>
                </m:r>
              </m:sub>
              <m:sup>
                <m:r>
                  <m:rPr>
                    <m:sty m:val="p"/>
                  </m:rPr>
                  <w:rPr>
                    <w:rFonts w:ascii="Cambria Math" w:hAnsi="Cambria Math"/>
                    <w:noProof/>
                    <w:sz w:val="20"/>
                    <w:szCs w:val="20"/>
                  </w:rPr>
                  <m:t>2</m:t>
                </m:r>
              </m:sup>
            </m:sSubSup>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U</m:t>
            </m:r>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 xml:space="preserve">  , </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r>
          <m:rPr>
            <m:sty m:val="p"/>
          </m:rPr>
          <w:rPr>
            <w:rFonts w:ascii="Cambria Math" w:hAnsi="Cambria Math"/>
            <w:noProof/>
            <w:sz w:val="20"/>
            <w:szCs w:val="20"/>
          </w:rPr>
          <m:t>=</m:t>
        </m:r>
        <m:f>
          <m:fPr>
            <m:ctrlPr>
              <w:rPr>
                <w:rFonts w:ascii="Cambria Math" w:hAnsi="Cambria Math"/>
                <w:sz w:val="20"/>
                <w:szCs w:val="20"/>
              </w:rPr>
            </m:ctrlPr>
          </m:fPr>
          <m:num>
            <m:r>
              <w:rPr>
                <w:rFonts w:ascii="Cambria Math" w:hAnsi="Cambria Math"/>
                <w:noProof/>
                <w:sz w:val="20"/>
                <w:szCs w:val="20"/>
              </w:rPr>
              <m:t>eB</m:t>
            </m:r>
          </m:num>
          <m:den>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r>
              <w:rPr>
                <w:rFonts w:ascii="Cambria Math" w:hAnsi="Cambria Math" w:cs="Cambria Math"/>
                <w:noProof/>
                <w:sz w:val="20"/>
                <w:szCs w:val="20"/>
              </w:rPr>
              <m:t>γ</m:t>
            </m:r>
          </m:den>
        </m:f>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num>
          <m:den>
            <m:r>
              <w:rPr>
                <w:rFonts w:ascii="Cambria Math" w:hAnsi="Cambria Math" w:cs="Cambria Math"/>
                <w:noProof/>
                <w:sz w:val="20"/>
                <w:szCs w:val="20"/>
              </w:rPr>
              <m:t>γ</m:t>
            </m:r>
          </m:den>
        </m:f>
      </m:oMath>
      <w:r w:rsidR="00EB3D48" w:rsidRPr="00163814">
        <w:rPr>
          <w:noProof/>
          <w:sz w:val="20"/>
          <w:szCs w:val="20"/>
        </w:rPr>
        <w:tab/>
      </w:r>
      <w:bookmarkEnd w:id="185"/>
      <w:r w:rsidR="00EB3D48"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16</m:t>
            </m:r>
            <m:r>
              <w:rPr>
                <w:rFonts w:ascii="Cambria Math" w:hAnsi="Cambria Math"/>
                <w:i/>
                <w:noProof/>
                <w:sz w:val="20"/>
                <w:szCs w:val="15"/>
              </w:rPr>
              <w:fldChar w:fldCharType="end"/>
            </m:r>
          </m:e>
        </m:d>
      </m:oMath>
    </w:p>
    <w:p w14:paraId="6FACDA83" w14:textId="3037D2D1" w:rsidR="00EB3D48" w:rsidRPr="00163814" w:rsidRDefault="00EB3D48" w:rsidP="00C8633A">
      <w:pPr>
        <w:pStyle w:val="NormalWeb"/>
        <w:shd w:val="clear" w:color="auto" w:fill="FFFFFF"/>
        <w:ind w:firstLineChars="100" w:firstLine="200"/>
        <w:jc w:val="both"/>
        <w:rPr>
          <w:noProof/>
          <w:sz w:val="20"/>
          <w:szCs w:val="20"/>
        </w:rPr>
      </w:pPr>
      <w:r w:rsidRPr="00163814">
        <w:rPr>
          <w:noProof/>
          <w:sz w:val="20"/>
          <w:szCs w:val="20"/>
        </w:rPr>
        <w:t xml:space="preserve">With </w:t>
      </w:r>
      <m:oMath>
        <m:sSub>
          <m:sSubPr>
            <m:ctrlPr>
              <w:rPr>
                <w:rFonts w:ascii="Cambria Math" w:hAnsi="Cambria Math"/>
                <w:sz w:val="20"/>
                <w:szCs w:val="20"/>
              </w:rPr>
            </m:ctrlPr>
          </m:sSubPr>
          <m:e>
            <m:r>
              <w:rPr>
                <w:rFonts w:ascii="Cambria Math" w:hAnsi="Cambria Math"/>
                <w:noProof/>
                <w:sz w:val="20"/>
                <w:szCs w:val="20"/>
              </w:rPr>
              <m:t>m</m:t>
            </m:r>
          </m:e>
          <m:sub>
            <m:r>
              <w:rPr>
                <w:rFonts w:ascii="Cambria Math" w:hAnsi="Cambria Math"/>
                <w:noProof/>
                <w:sz w:val="20"/>
                <w:szCs w:val="20"/>
              </w:rPr>
              <m:t>0</m:t>
            </m:r>
          </m:sub>
        </m:sSub>
      </m:oMath>
      <w:r w:rsidRPr="00163814">
        <w:rPr>
          <w:noProof/>
          <w:sz w:val="20"/>
          <w:szCs w:val="20"/>
        </w:rPr>
        <w:t xml:space="preserve"> is the electron rest mass, </w:t>
      </w:r>
      <m:oMath>
        <m:r>
          <w:rPr>
            <w:rFonts w:ascii="Cambria Math" w:hAnsi="Cambria Math" w:cs="Cambria Math"/>
            <w:noProof/>
            <w:sz w:val="20"/>
            <w:szCs w:val="20"/>
          </w:rPr>
          <m:t>γ</m:t>
        </m:r>
      </m:oMath>
      <w:r w:rsidRPr="00163814">
        <w:rPr>
          <w:noProof/>
          <w:sz w:val="20"/>
          <w:szCs w:val="20"/>
        </w:rPr>
        <w:t xml:space="preserve"> is the Lorentz factor and </w:t>
      </w:r>
      <m:oMath>
        <m:sSub>
          <m:sSubPr>
            <m:ctrlPr>
              <w:rPr>
                <w:rFonts w:ascii="Cambria Math" w:hAnsi="Cambria Math"/>
                <w:sz w:val="20"/>
                <w:szCs w:val="20"/>
              </w:rPr>
            </m:ctrlPr>
          </m:sSubPr>
          <m:e>
            <m:r>
              <w:rPr>
                <w:rFonts w:ascii="Cambria Math" w:hAnsi="Cambria Math" w:cs="Cambria Math"/>
                <w:noProof/>
                <w:sz w:val="20"/>
                <w:szCs w:val="20"/>
              </w:rPr>
              <m:t>ω</m:t>
            </m:r>
          </m:e>
          <m:sub>
            <m:r>
              <m:rPr>
                <m:sty m:val="p"/>
              </m:rPr>
              <w:rPr>
                <w:rFonts w:ascii="Cambria Math" w:hAnsi="Cambria Math"/>
                <w:noProof/>
                <w:sz w:val="20"/>
                <w:szCs w:val="20"/>
              </w:rPr>
              <m:t>0</m:t>
            </m:r>
          </m:sub>
        </m:sSub>
      </m:oMath>
      <w:r w:rsidRPr="00163814">
        <w:rPr>
          <w:noProof/>
          <w:sz w:val="20"/>
          <w:szCs w:val="20"/>
        </w:rPr>
        <w:t xml:space="preserve"> is the electron cyclotron frequency</w:t>
      </w:r>
      <w:r w:rsidRPr="00163814">
        <w:rPr>
          <w:rFonts w:hint="eastAsia"/>
          <w:noProof/>
          <w:sz w:val="20"/>
          <w:szCs w:val="20"/>
        </w:rPr>
        <w:t xml:space="preserve"> in rest frame</w:t>
      </w:r>
      <w:r w:rsidRPr="00163814">
        <w:rPr>
          <w:noProof/>
          <w:sz w:val="20"/>
          <w:szCs w:val="20"/>
        </w:rPr>
        <w:t xml:space="preserve">. </w:t>
      </w:r>
    </w:p>
    <w:p w14:paraId="5547BB84" w14:textId="1BAE5002"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The angular momentum conservation in z direction is </w:t>
      </w:r>
      <m:oMath>
        <m:sSub>
          <m:sSubPr>
            <m:ctrlPr>
              <w:rPr>
                <w:rFonts w:ascii="Cambria Math" w:hAnsi="Cambria Math"/>
                <w:noProof/>
                <w:sz w:val="20"/>
                <w:szCs w:val="20"/>
              </w:rPr>
            </m:ctrlPr>
          </m:sSubPr>
          <m:e>
            <m:r>
              <m:rPr>
                <m:sty m:val="p"/>
              </m:rPr>
              <w:rPr>
                <w:rFonts w:ascii="Cambria Math" w:hAnsi="Cambria Math"/>
                <w:noProof/>
                <w:sz w:val="20"/>
                <w:szCs w:val="20"/>
              </w:rPr>
              <m:t>L</m:t>
            </m:r>
          </m:e>
          <m:sub>
            <m:r>
              <m:rPr>
                <m:sty m:val="p"/>
              </m:rPr>
              <w:rPr>
                <w:rFonts w:ascii="Cambria Math" w:hAnsi="Cambria Math"/>
                <w:noProof/>
                <w:sz w:val="20"/>
                <w:szCs w:val="20"/>
              </w:rPr>
              <m:t>z2</m:t>
            </m:r>
          </m:sub>
        </m:sSub>
        <m:r>
          <w:rPr>
            <w:rFonts w:ascii="Cambria Math" w:hAnsi="Cambria Math"/>
            <w:noProof/>
            <w:sz w:val="20"/>
            <w:szCs w:val="20"/>
          </w:rPr>
          <m:t>+mℏ=</m:t>
        </m:r>
        <m:sSub>
          <m:sSubPr>
            <m:ctrlPr>
              <w:rPr>
                <w:rFonts w:ascii="Cambria Math" w:hAnsi="Cambria Math"/>
                <w:i/>
                <w:noProof/>
                <w:sz w:val="20"/>
                <w:szCs w:val="20"/>
              </w:rPr>
            </m:ctrlPr>
          </m:sSubPr>
          <m:e>
            <m:r>
              <w:rPr>
                <w:rFonts w:ascii="Cambria Math" w:hAnsi="Cambria Math"/>
                <w:noProof/>
                <w:sz w:val="20"/>
                <w:szCs w:val="20"/>
              </w:rPr>
              <m:t>L</m:t>
            </m:r>
          </m:e>
          <m:sub>
            <m:r>
              <w:rPr>
                <w:rFonts w:ascii="Cambria Math" w:hAnsi="Cambria Math"/>
                <w:noProof/>
                <w:sz w:val="20"/>
                <w:szCs w:val="20"/>
              </w:rPr>
              <m:t>z1.</m:t>
            </m:r>
          </m:sub>
        </m:sSub>
      </m:oMath>
      <w:r w:rsidRPr="00163814">
        <w:rPr>
          <w:noProof/>
          <w:sz w:val="20"/>
          <w:szCs w:val="20"/>
        </w:rPr>
        <w:t xml:space="preserve"> The variation in the angular momentum of the electron along z is presented as </w:t>
      </w:r>
    </w:p>
    <w:p w14:paraId="3BF18E65" w14:textId="08AD053E" w:rsidR="00EB3D48" w:rsidRPr="00163814" w:rsidRDefault="00EB3D48" w:rsidP="00EB3D48">
      <w:pPr>
        <w:pStyle w:val="NormalWeb"/>
        <w:shd w:val="clear" w:color="auto" w:fill="FFFFFF"/>
        <w:ind w:firstLine="360"/>
        <w:jc w:val="right"/>
        <w:rPr>
          <w:noProof/>
          <w:sz w:val="20"/>
          <w:szCs w:val="20"/>
        </w:rPr>
      </w:pP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L</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L</m:t>
            </m:r>
          </m:e>
          <m:sub>
            <m:r>
              <w:rPr>
                <w:rFonts w:ascii="Cambria Math" w:hAnsi="Cambria Math"/>
                <w:noProof/>
                <w:sz w:val="20"/>
                <w:szCs w:val="20"/>
              </w:rPr>
              <m:t>z</m:t>
            </m:r>
            <m:r>
              <m:rPr>
                <m:sty m:val="p"/>
              </m:rPr>
              <w:rPr>
                <w:rFonts w:ascii="Cambria Math" w:hAnsi="Cambria Math"/>
                <w:noProof/>
                <w:sz w:val="20"/>
                <w:szCs w:val="20"/>
              </w:rPr>
              <m:t>1</m:t>
            </m:r>
          </m:sub>
        </m:sSub>
        <m:r>
          <m:rPr>
            <m:sty m:val="p"/>
          </m:rPr>
          <w:rPr>
            <w:rFonts w:ascii="Cambria Math" w:hAnsi="Cambria Math"/>
            <w:noProof/>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num>
          <m:den>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den>
        </m:f>
        <m:r>
          <m:rPr>
            <m:sty m:val="p"/>
          </m:rPr>
          <w:rPr>
            <w:rFonts w:ascii="Cambria Math" w:hAnsi="Cambria Math"/>
            <w:noProof/>
            <w:sz w:val="20"/>
            <w:szCs w:val="20"/>
          </w:rPr>
          <m:t>=-</m:t>
        </m:r>
        <m:r>
          <w:rPr>
            <w:rFonts w:ascii="Cambria Math" w:hAnsi="Cambria Math"/>
            <w:noProof/>
            <w:sz w:val="20"/>
            <w:szCs w:val="20"/>
          </w:rPr>
          <m:t>mℏ</m:t>
        </m:r>
      </m:oMath>
      <w:r w:rsidRPr="00163814">
        <w:rPr>
          <w:noProof/>
          <w:sz w:val="20"/>
          <w:szCs w:val="20"/>
        </w:rPr>
        <w:tab/>
      </w:r>
      <w:bookmarkStart w:id="186" w:name="Angular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17</m:t>
            </m:r>
            <m:r>
              <w:rPr>
                <w:rFonts w:ascii="Cambria Math" w:hAnsi="Cambria Math"/>
                <w:i/>
                <w:noProof/>
                <w:sz w:val="20"/>
                <w:szCs w:val="15"/>
              </w:rPr>
              <w:fldChar w:fldCharType="end"/>
            </m:r>
          </m:e>
        </m:d>
      </m:oMath>
      <w:bookmarkEnd w:id="186"/>
    </w:p>
    <w:p w14:paraId="3CF0918F" w14:textId="77777777"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With m is the number of photon’s angular momentum in z direction.</w:t>
      </w:r>
    </w:p>
    <w:p w14:paraId="740CDEC2" w14:textId="2A3AD469" w:rsidR="00EB3D48" w:rsidRPr="00163814" w:rsidRDefault="00EB3D48" w:rsidP="00EB3D48">
      <w:pPr>
        <w:pStyle w:val="NormalWeb"/>
        <w:shd w:val="clear" w:color="auto" w:fill="FFFFFF"/>
        <w:ind w:firstLineChars="200" w:firstLine="400"/>
        <w:jc w:val="both"/>
        <w:rPr>
          <w:noProof/>
          <w:sz w:val="20"/>
          <w:szCs w:val="20"/>
        </w:rPr>
      </w:pPr>
      <w:r w:rsidRPr="00163814">
        <w:rPr>
          <w:noProof/>
          <w:sz w:val="20"/>
          <w:szCs w:val="20"/>
        </w:rPr>
        <w:t>The internal energy changes</w:t>
      </w:r>
      <w:r w:rsidRPr="00163814">
        <w:rPr>
          <w:rFonts w:hint="eastAsia"/>
          <w:noProof/>
          <w:sz w:val="20"/>
          <w:szCs w:val="20"/>
        </w:rPr>
        <w:t xml:space="preserve">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m:t>
            </m:r>
          </m:sub>
        </m:sSub>
        <m: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1</m:t>
            </m:r>
          </m:sub>
        </m:sSub>
      </m:oMath>
      <w:r w:rsidRPr="00163814">
        <w:rPr>
          <w:rFonts w:hint="eastAsia"/>
          <w:noProof/>
          <w:sz w:val="20"/>
          <w:szCs w:val="20"/>
        </w:rPr>
        <w:t>,</w:t>
      </w:r>
      <w:r w:rsidRPr="00163814">
        <w:rPr>
          <w:noProof/>
          <w:sz w:val="20"/>
          <w:szCs w:val="20"/>
        </w:rPr>
        <w:t xml:space="preserve"> with</w:t>
      </w:r>
      <w:r w:rsidRPr="00163814">
        <w:rPr>
          <w:rFonts w:hint="eastAsia"/>
          <w:noProof/>
          <w:sz w:val="20"/>
          <w:szCs w:val="20"/>
        </w:rPr>
        <w:t xml:space="preserve"> t</w:t>
      </w:r>
      <w:r w:rsidRPr="00163814">
        <w:rPr>
          <w:noProof/>
          <w:sz w:val="20"/>
          <w:szCs w:val="20"/>
        </w:rPr>
        <w:t xml:space="preserve">he </w:t>
      </w:r>
      <w:r w:rsidR="00501828" w:rsidRPr="00163814">
        <w:rPr>
          <w:noProof/>
          <w:sz w:val="20"/>
          <w:szCs w:val="20"/>
        </w:rPr>
        <w:t>e</w:t>
      </w:r>
      <w:r w:rsidRPr="00163814">
        <w:rPr>
          <w:rFonts w:hint="eastAsia"/>
          <w:noProof/>
          <w:sz w:val="20"/>
          <w:szCs w:val="20"/>
        </w:rPr>
        <w:t>q.</w:t>
      </w:r>
      <w:r w:rsidR="00501828" w:rsidRPr="00163814">
        <w:rPr>
          <w:noProof/>
          <w:sz w:val="20"/>
          <w:szCs w:val="20"/>
        </w:rPr>
        <w:fldChar w:fldCharType="begin"/>
      </w:r>
      <w:r w:rsidR="00501828" w:rsidRPr="00163814">
        <w:rPr>
          <w:noProof/>
          <w:sz w:val="20"/>
          <w:szCs w:val="20"/>
        </w:rPr>
        <w:instrText xml:space="preserve"> </w:instrText>
      </w:r>
      <w:r w:rsidR="00501828" w:rsidRPr="00163814">
        <w:rPr>
          <w:rFonts w:hint="eastAsia"/>
          <w:noProof/>
          <w:sz w:val="20"/>
          <w:szCs w:val="20"/>
        </w:rPr>
        <w:instrText>REF AngularChange \h</w:instrText>
      </w:r>
      <w:r w:rsidR="00501828" w:rsidRPr="00163814">
        <w:rPr>
          <w:noProof/>
          <w:sz w:val="20"/>
          <w:szCs w:val="20"/>
        </w:rPr>
        <w:instrText xml:space="preserve">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20"/>
                <w:szCs w:val="15"/>
              </w:rPr>
            </m:ctrlPr>
          </m:dPr>
          <m:e>
            <m:r>
              <m:rPr>
                <m:sty m:val="p"/>
              </m:rPr>
              <w:rPr>
                <w:rFonts w:ascii="Cambria Math" w:hAnsi="Cambria Math"/>
                <w:noProof/>
                <w:sz w:val="20"/>
                <w:szCs w:val="15"/>
              </w:rPr>
              <m:t>17</m:t>
            </m:r>
          </m:e>
        </m:d>
      </m:oMath>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will be transformed as</w:t>
      </w:r>
    </w:p>
    <w:p w14:paraId="2CCAA114" w14:textId="7E02DC43" w:rsidR="00EB3D48" w:rsidRPr="00163814" w:rsidRDefault="00EB3D48" w:rsidP="00EB3D48">
      <w:pPr>
        <w:pStyle w:val="NormalWeb"/>
        <w:shd w:val="clear" w:color="auto" w:fill="FFFFFF"/>
        <w:ind w:firstLine="360"/>
        <w:jc w:val="right"/>
        <w:rPr>
          <w:rFonts w:ascii="Cambria Math" w:hAnsi="Cambria Math" w:cs="Cambria Math"/>
          <w:noProof/>
          <w:sz w:val="20"/>
          <w:szCs w:val="20"/>
        </w:rPr>
      </w:pPr>
      <m:oMath>
        <m:r>
          <m:rPr>
            <m:sty m:val="p"/>
          </m:rPr>
          <w:rPr>
            <w:rFonts w:ascii="Cambria Math" w:hAnsi="Cambria Math" w:cs="Cambria Math"/>
            <w:noProof/>
            <w:sz w:val="20"/>
            <w:szCs w:val="20"/>
          </w:rPr>
          <m:t>Δ</m:t>
        </m:r>
        <m:sSub>
          <m:sSubPr>
            <m:ctrlPr>
              <w:rPr>
                <w:rFonts w:ascii="Cambria Math" w:hAnsi="Cambria Math" w:cs="Cambria Math"/>
                <w:noProof/>
                <w:sz w:val="20"/>
                <w:szCs w:val="20"/>
              </w:rPr>
            </m:ctrlPr>
          </m:sSubPr>
          <m:e>
            <m:r>
              <w:rPr>
                <w:rFonts w:ascii="Cambria Math" w:hAnsi="Cambria Math" w:cs="Cambria Math"/>
                <w:noProof/>
                <w:sz w:val="20"/>
                <w:szCs w:val="20"/>
              </w:rPr>
              <m:t>U</m:t>
            </m:r>
          </m:e>
          <m:sub>
            <m:r>
              <m:rPr>
                <m:sty m:val="p"/>
              </m:rPr>
              <w:rPr>
                <w:rFonts w:ascii="Cambria Math" w:hAnsi="Cambria Math" w:cs="Cambria Math"/>
                <w:noProof/>
                <w:sz w:val="20"/>
                <w:szCs w:val="20"/>
              </w:rPr>
              <m:t>21</m:t>
            </m:r>
          </m:sub>
        </m:sSub>
        <m:r>
          <m:rPr>
            <m:sty m:val="p"/>
          </m:rPr>
          <w:rPr>
            <w:rFonts w:ascii="Cambria Math" w:hAnsi="Cambria Math" w:cs="Cambria Math"/>
            <w:noProof/>
            <w:sz w:val="20"/>
            <w:szCs w:val="20"/>
          </w:rPr>
          <m:t>=-</m:t>
        </m:r>
        <m:r>
          <w:rPr>
            <w:rFonts w:ascii="Cambria Math" w:hAnsi="Cambria Math" w:cs="Cambria Math"/>
            <w:noProof/>
            <w:sz w:val="20"/>
            <w:szCs w:val="20"/>
          </w:rPr>
          <m:t>m</m:t>
        </m:r>
        <m:r>
          <m:rPr>
            <m:sty m:val="p"/>
          </m:rPr>
          <w:rPr>
            <w:rFonts w:ascii="Cambria Math" w:hAnsi="Cambria Math" w:cs="Cambria Math"/>
            <w:noProof/>
            <w:sz w:val="20"/>
            <w:szCs w:val="20"/>
          </w:rPr>
          <m:t>ℏ</m:t>
        </m:r>
        <m:sSub>
          <m:sSubPr>
            <m:ctrlPr>
              <w:rPr>
                <w:rFonts w:ascii="Cambria Math" w:hAnsi="Cambria Math" w:cs="Cambria Math"/>
                <w:noProof/>
                <w:sz w:val="20"/>
                <w:szCs w:val="20"/>
              </w:rPr>
            </m:ctrlPr>
          </m:sSubPr>
          <m:e>
            <m:r>
              <w:rPr>
                <w:rFonts w:ascii="Cambria Math" w:hAnsi="Cambria Math" w:cs="Cambria Math"/>
                <w:noProof/>
                <w:sz w:val="20"/>
                <w:szCs w:val="20"/>
              </w:rPr>
              <m:t>ω</m:t>
            </m:r>
          </m:e>
          <m:sub>
            <m:r>
              <w:rPr>
                <w:rFonts w:ascii="Cambria Math" w:hAnsi="Cambria Math" w:cs="Cambria Math"/>
                <w:noProof/>
                <w:sz w:val="20"/>
                <w:szCs w:val="20"/>
              </w:rPr>
              <m:t>ce</m:t>
            </m:r>
          </m:sub>
        </m:sSub>
      </m:oMath>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r w:rsidRPr="00163814">
        <w:rPr>
          <w:rFonts w:ascii="Cambria Math" w:hAnsi="Cambria Math" w:cs="Cambria Math"/>
          <w:noProof/>
          <w:sz w:val="20"/>
          <w:szCs w:val="20"/>
        </w:rPr>
        <w:tab/>
      </w:r>
      <w:bookmarkStart w:id="187" w:name="DeltaU_m"/>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18</m:t>
            </m:r>
            <m:r>
              <w:rPr>
                <w:rFonts w:ascii="Cambria Math" w:hAnsi="Cambria Math"/>
                <w:i/>
                <w:noProof/>
                <w:sz w:val="20"/>
                <w:szCs w:val="15"/>
              </w:rPr>
              <w:fldChar w:fldCharType="end"/>
            </m:r>
          </m:e>
        </m:d>
      </m:oMath>
      <w:bookmarkEnd w:id="187"/>
    </w:p>
    <w:p w14:paraId="7492459E" w14:textId="2DF392DE"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According to the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6"/>
                <w:szCs w:val="15"/>
              </w:rPr>
            </m:ctrlPr>
          </m:dPr>
          <m:e>
            <m:r>
              <m:rPr>
                <m:sty m:val="p"/>
              </m:rPr>
              <w:rPr>
                <w:rFonts w:ascii="Cambria Math" w:hAnsi="Cambria Math"/>
                <w:noProof/>
                <w:sz w:val="20"/>
                <w:szCs w:val="15"/>
              </w:rPr>
              <m:t>11</m:t>
            </m:r>
          </m:e>
        </m:d>
      </m:oMath>
      <w:r w:rsidR="00501828" w:rsidRPr="00163814">
        <w:rPr>
          <w:noProof/>
          <w:sz w:val="20"/>
          <w:szCs w:val="20"/>
        </w:rPr>
        <w:fldChar w:fldCharType="end"/>
      </w:r>
      <w:r w:rsidRPr="00163814">
        <w:rPr>
          <w:noProof/>
          <w:sz w:val="20"/>
          <w:szCs w:val="20"/>
        </w:rPr>
        <w:t xml:space="preserve"> and </w:t>
      </w:r>
      <w:r w:rsidR="00501828" w:rsidRPr="00163814">
        <w:rPr>
          <w:noProof/>
          <w:sz w:val="20"/>
          <w:szCs w:val="20"/>
        </w:rPr>
        <w:t>e</w:t>
      </w:r>
      <w:r w:rsidRPr="00163814">
        <w:rPr>
          <w:noProof/>
          <w:sz w:val="20"/>
          <w:szCs w:val="20"/>
        </w:rPr>
        <w:t>q.</w:t>
      </w:r>
      <w:r w:rsidR="00501828" w:rsidRPr="00163814">
        <w:rPr>
          <w:noProof/>
          <w:sz w:val="20"/>
          <w:szCs w:val="20"/>
        </w:rPr>
        <w:fldChar w:fldCharType="begin"/>
      </w:r>
      <w:r w:rsidR="00501828" w:rsidRPr="00163814">
        <w:rPr>
          <w:noProof/>
          <w:sz w:val="20"/>
          <w:szCs w:val="20"/>
        </w:rPr>
        <w:instrText xml:space="preserve"> REF DeltaU_m \h  \* MERGEFORMAT </w:instrText>
      </w:r>
      <w:r w:rsidR="00501828" w:rsidRPr="00163814">
        <w:rPr>
          <w:noProof/>
          <w:sz w:val="20"/>
          <w:szCs w:val="20"/>
        </w:rPr>
      </w:r>
      <w:r w:rsidR="00501828" w:rsidRPr="00163814">
        <w:rPr>
          <w:noProof/>
          <w:sz w:val="20"/>
          <w:szCs w:val="20"/>
        </w:rPr>
        <w:fldChar w:fldCharType="separate"/>
      </w:r>
      <m:oMath>
        <m:d>
          <m:dPr>
            <m:ctrlPr>
              <w:rPr>
                <w:rFonts w:ascii="Cambria Math" w:hAnsi="Cambria Math"/>
                <w:i/>
                <w:noProof/>
                <w:sz w:val="18"/>
                <w:szCs w:val="15"/>
              </w:rPr>
            </m:ctrlPr>
          </m:dPr>
          <m:e>
            <m:r>
              <m:rPr>
                <m:sty m:val="p"/>
              </m:rPr>
              <w:rPr>
                <w:rFonts w:ascii="Cambria Math" w:hAnsi="Cambria Math"/>
                <w:noProof/>
                <w:sz w:val="18"/>
                <w:szCs w:val="15"/>
              </w:rPr>
              <m:t>18</m:t>
            </m:r>
          </m:e>
        </m:d>
      </m:oMath>
      <w:r w:rsidR="00501828" w:rsidRPr="00163814">
        <w:rPr>
          <w:noProof/>
          <w:sz w:val="20"/>
          <w:szCs w:val="20"/>
        </w:rPr>
        <w:fldChar w:fldCharType="end"/>
      </w:r>
      <w:r w:rsidR="00501828" w:rsidRPr="00163814">
        <w:rPr>
          <w:noProof/>
          <w:sz w:val="20"/>
          <w:szCs w:val="20"/>
        </w:rPr>
        <w:fldChar w:fldCharType="begin"/>
      </w:r>
      <w:r w:rsidR="00501828" w:rsidRPr="00163814">
        <w:rPr>
          <w:noProof/>
          <w:sz w:val="20"/>
          <w:szCs w:val="20"/>
        </w:rPr>
        <w:instrText xml:space="preserve"> REF DeltaU \h </w:instrText>
      </w:r>
      <w:r w:rsidR="00163814">
        <w:rPr>
          <w:noProof/>
          <w:sz w:val="20"/>
          <w:szCs w:val="20"/>
        </w:rPr>
        <w:instrText xml:space="preserve"> \* MERGEFORMAT </w:instrText>
      </w:r>
      <w:r w:rsidR="00501828" w:rsidRPr="00163814">
        <w:rPr>
          <w:noProof/>
          <w:sz w:val="20"/>
          <w:szCs w:val="20"/>
        </w:rPr>
      </w:r>
      <w:r w:rsidR="00501828" w:rsidRPr="00163814">
        <w:rPr>
          <w:noProof/>
          <w:sz w:val="20"/>
          <w:szCs w:val="20"/>
        </w:rPr>
        <w:fldChar w:fldCharType="end"/>
      </w:r>
      <w:r w:rsidRPr="00163814">
        <w:rPr>
          <w:rFonts w:hint="eastAsia"/>
          <w:noProof/>
          <w:sz w:val="20"/>
          <w:szCs w:val="20"/>
        </w:rPr>
        <w:t>,</w:t>
      </w:r>
      <w:r w:rsidRPr="00163814">
        <w:rPr>
          <w:noProof/>
          <w:sz w:val="20"/>
          <w:szCs w:val="20"/>
        </w:rPr>
        <w:t xml:space="preserve"> the change in electron energy  could be presented as </w:t>
      </w:r>
    </w:p>
    <w:p w14:paraId="2A85B7EF" w14:textId="0EB283BB" w:rsidR="00EB3D48" w:rsidRPr="00163814" w:rsidRDefault="00EB3D48" w:rsidP="00EB3D48">
      <w:pPr>
        <w:pStyle w:val="NormalWeb"/>
        <w:shd w:val="clear" w:color="auto" w:fill="FFFFFF"/>
        <w:ind w:firstLine="360"/>
        <w:jc w:val="right"/>
        <w:rPr>
          <w:noProof/>
          <w:sz w:val="20"/>
          <w:szCs w:val="20"/>
        </w:rPr>
      </w:pPr>
      <m:oMath>
        <m:r>
          <w:rPr>
            <w:rFonts w:ascii="Cambria Math" w:hAnsi="Cambria Math"/>
            <w:noProof/>
            <w:sz w:val="20"/>
            <w:szCs w:val="20"/>
          </w:rPr>
          <w:lastRenderedPageBreak/>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r>
          <m:rPr>
            <m:sty m:val="p"/>
          </m:rPr>
          <w:rPr>
            <w:rFonts w:ascii="Cambria Math" w:hAnsi="Cambria Math"/>
            <w:noProof/>
            <w:sz w:val="20"/>
            <w:szCs w:val="20"/>
          </w:rPr>
          <m:t>=</m:t>
        </m:r>
        <m:r>
          <w:rPr>
            <w:rFonts w:ascii="Cambria Math" w:hAnsi="Cambria Math"/>
            <w:noProof/>
            <w:sz w:val="20"/>
            <w:szCs w:val="20"/>
          </w:rPr>
          <m:t>ℏ</m:t>
        </m:r>
        <m:r>
          <w:rPr>
            <w:rFonts w:ascii="Cambria Math" w:hAnsi="Cambria Math" w:cs="Cambria Math"/>
            <w:noProof/>
            <w:sz w:val="20"/>
            <w:szCs w:val="20"/>
          </w:rPr>
          <m:t>ω</m:t>
        </m:r>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bookmarkStart w:id="188" w:name="energychange"/>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19</m:t>
            </m:r>
            <m:r>
              <w:rPr>
                <w:rFonts w:ascii="Cambria Math" w:hAnsi="Cambria Math"/>
                <w:i/>
                <w:noProof/>
                <w:sz w:val="20"/>
                <w:szCs w:val="15"/>
              </w:rPr>
              <w:fldChar w:fldCharType="end"/>
            </m:r>
          </m:e>
        </m:d>
      </m:oMath>
      <w:bookmarkEnd w:id="188"/>
    </w:p>
    <w:p w14:paraId="66EE1746" w14:textId="14BF4F05" w:rsidR="00EB3D48" w:rsidRPr="00163814" w:rsidRDefault="00EB3D48" w:rsidP="00EB3D48">
      <w:pPr>
        <w:pStyle w:val="NormalWeb"/>
        <w:shd w:val="clear" w:color="auto" w:fill="FFFFFF"/>
        <w:ind w:firstLine="360"/>
        <w:jc w:val="right"/>
        <w:rPr>
          <w:noProof/>
          <w:sz w:val="20"/>
          <w:szCs w:val="20"/>
        </w:rPr>
      </w:pPr>
      <m:oMath>
        <m:r>
          <w:rPr>
            <w:rFonts w:ascii="Cambria Math" w:hAnsi="Cambria Math" w:cs="Cambria Math"/>
            <w:noProof/>
            <w:sz w:val="20"/>
            <w:szCs w:val="20"/>
          </w:rPr>
          <m:t>ω</m:t>
        </m:r>
        <m:r>
          <m:rPr>
            <m:sty m:val="p"/>
          </m:rPr>
          <w:rPr>
            <w:rFonts w:ascii="Cambria Math" w:hAnsi="Cambria Math"/>
            <w:noProof/>
            <w:sz w:val="20"/>
            <w:szCs w:val="20"/>
          </w:rPr>
          <m:t>=</m:t>
        </m:r>
        <m:sSub>
          <m:sSubPr>
            <m:ctrlPr>
              <w:rPr>
                <w:rFonts w:ascii="Cambria Math" w:hAnsi="Cambria Math"/>
                <w:sz w:val="20"/>
                <w:szCs w:val="20"/>
              </w:rPr>
            </m:ctrlPr>
          </m:sSubPr>
          <m:e>
            <m:r>
              <w:rPr>
                <w:rFonts w:ascii="Cambria Math" w:hAnsi="Cambria Math"/>
                <w:noProof/>
                <w:sz w:val="20"/>
                <w:szCs w:val="20"/>
              </w:rPr>
              <m:t>k</m:t>
            </m:r>
          </m:e>
          <m:sub>
            <m:r>
              <w:rPr>
                <w:rFonts w:ascii="Cambria Math" w:hAnsi="Cambria Math"/>
                <w:noProof/>
                <w:sz w:val="20"/>
                <w:szCs w:val="20"/>
              </w:rPr>
              <m:t>z</m:t>
            </m:r>
          </m:sub>
        </m:sSub>
        <m:sSub>
          <m:sSubPr>
            <m:ctrlPr>
              <w:rPr>
                <w:rFonts w:ascii="Cambria Math" w:hAnsi="Cambria Math"/>
                <w:sz w:val="20"/>
                <w:szCs w:val="20"/>
              </w:rPr>
            </m:ctrlPr>
          </m:sSubPr>
          <m:e>
            <m:r>
              <w:rPr>
                <w:rFonts w:ascii="Cambria Math" w:hAnsi="Cambria Math"/>
                <w:noProof/>
                <w:sz w:val="20"/>
                <w:szCs w:val="20"/>
              </w:rPr>
              <m:t>v</m:t>
            </m:r>
          </m:e>
          <m:sub>
            <m:r>
              <w:rPr>
                <w:rFonts w:ascii="Cambria Math" w:hAnsi="Cambria Math"/>
                <w:noProof/>
                <w:sz w:val="20"/>
                <w:szCs w:val="20"/>
              </w:rPr>
              <m:t>z</m:t>
            </m:r>
          </m:sub>
        </m:sSub>
        <m:r>
          <w:rPr>
            <w:rFonts w:ascii="Cambria Math" w:hAnsi="Cambria Math"/>
            <w:noProof/>
            <w:sz w:val="20"/>
            <w:szCs w:val="20"/>
          </w:rPr>
          <m:t>+m</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ab/>
      </w:r>
      <w:r w:rsidRPr="00163814">
        <w:rPr>
          <w:noProof/>
          <w:sz w:val="20"/>
          <w:szCs w:val="20"/>
        </w:rPr>
        <w:tab/>
      </w:r>
      <w:r w:rsidRPr="00163814">
        <w:rPr>
          <w:noProof/>
          <w:sz w:val="20"/>
          <w:szCs w:val="20"/>
        </w:rPr>
        <w:tab/>
      </w:r>
      <w:r w:rsidRPr="00163814">
        <w:rPr>
          <w:noProof/>
          <w:sz w:val="20"/>
          <w:szCs w:val="20"/>
        </w:rPr>
        <w:tab/>
      </w:r>
      <m:oMath>
        <m:d>
          <m:dPr>
            <m:ctrlPr>
              <w:rPr>
                <w:rFonts w:ascii="Cambria Math" w:hAnsi="Cambria Math"/>
                <w:i/>
                <w:noProof/>
                <w:sz w:val="20"/>
                <w:szCs w:val="15"/>
              </w:rPr>
            </m:ctrlPr>
          </m:dPr>
          <m:e>
            <m:r>
              <w:rPr>
                <w:rFonts w:ascii="Cambria Math" w:hAnsi="Cambria Math"/>
                <w:i/>
                <w:noProof/>
                <w:sz w:val="20"/>
                <w:szCs w:val="15"/>
              </w:rPr>
              <w:fldChar w:fldCharType="begin"/>
            </m:r>
            <m:r>
              <m:rPr>
                <m:sty m:val="p"/>
              </m:rPr>
              <w:rPr>
                <w:rFonts w:ascii="Cambria Math" w:hAnsi="Cambria Math"/>
                <w:noProof/>
                <w:sz w:val="20"/>
                <w:szCs w:val="15"/>
              </w:rPr>
              <m:t xml:space="preserve"> SEQ equation </m:t>
            </m:r>
            <m:r>
              <w:rPr>
                <w:rFonts w:ascii="Cambria Math" w:hAnsi="Cambria Math"/>
                <w:i/>
                <w:noProof/>
                <w:sz w:val="20"/>
                <w:szCs w:val="15"/>
              </w:rPr>
              <w:fldChar w:fldCharType="separate"/>
            </m:r>
            <m:r>
              <m:rPr>
                <m:sty m:val="p"/>
              </m:rPr>
              <w:rPr>
                <w:rFonts w:ascii="Cambria Math" w:hAnsi="Cambria Math"/>
                <w:noProof/>
                <w:sz w:val="20"/>
                <w:szCs w:val="15"/>
              </w:rPr>
              <m:t>20</m:t>
            </m:r>
            <m:r>
              <w:rPr>
                <w:rFonts w:ascii="Cambria Math" w:hAnsi="Cambria Math"/>
                <w:i/>
                <w:noProof/>
                <w:sz w:val="20"/>
                <w:szCs w:val="15"/>
              </w:rPr>
              <w:fldChar w:fldCharType="end"/>
            </m:r>
          </m:e>
        </m:d>
      </m:oMath>
    </w:p>
    <w:p w14:paraId="56FFD542" w14:textId="6AE69A99" w:rsidR="00EB3D48" w:rsidRPr="00163814" w:rsidRDefault="00EB3D48" w:rsidP="00EB3D48">
      <w:pPr>
        <w:pStyle w:val="NormalWeb"/>
        <w:shd w:val="clear" w:color="auto" w:fill="FFFFFF"/>
        <w:ind w:firstLine="360"/>
        <w:jc w:val="both"/>
        <w:rPr>
          <w:noProof/>
          <w:sz w:val="20"/>
          <w:szCs w:val="20"/>
        </w:rPr>
      </w:pPr>
      <w:r w:rsidRPr="00163814">
        <w:rPr>
          <w:noProof/>
          <w:sz w:val="20"/>
          <w:szCs w:val="20"/>
        </w:rPr>
        <w:t xml:space="preserve">Here, </w:t>
      </w:r>
      <m:oMath>
        <m:r>
          <w:rPr>
            <w:rFonts w:ascii="Cambria Math" w:hAnsi="Cambria Math"/>
            <w:noProof/>
            <w:sz w:val="20"/>
            <w:szCs w:val="20"/>
          </w:rPr>
          <m:t>ℏ</m:t>
        </m:r>
        <m:acc>
          <m:accPr>
            <m:chr m:val="⃗"/>
            <m:ctrlPr>
              <w:rPr>
                <w:rFonts w:ascii="Cambria Math" w:hAnsi="Cambria Math"/>
                <w:sz w:val="20"/>
                <w:szCs w:val="20"/>
              </w:rPr>
            </m:ctrlPr>
          </m:accPr>
          <m:e>
            <m:r>
              <w:rPr>
                <w:rFonts w:ascii="Cambria Math" w:hAnsi="Cambria Math"/>
                <w:noProof/>
                <w:sz w:val="20"/>
                <w:szCs w:val="20"/>
              </w:rPr>
              <m:t>k</m:t>
            </m:r>
          </m:e>
        </m:acc>
        <m:r>
          <w:rPr>
            <w:rFonts w:ascii="Cambria Math" w:hAnsi="Cambria Math"/>
            <w:noProof/>
            <w:sz w:val="20"/>
            <w:szCs w:val="20"/>
          </w:rPr>
          <m:t>⋅</m:t>
        </m:r>
        <m:acc>
          <m:accPr>
            <m:chr m:val="⃗"/>
            <m:ctrlPr>
              <w:rPr>
                <w:rFonts w:ascii="Cambria Math" w:hAnsi="Cambria Math"/>
                <w:sz w:val="20"/>
                <w:szCs w:val="20"/>
              </w:rPr>
            </m:ctrlPr>
          </m:accPr>
          <m:e>
            <m:r>
              <w:rPr>
                <w:rFonts w:ascii="Cambria Math" w:hAnsi="Cambria Math"/>
                <w:noProof/>
                <w:sz w:val="20"/>
                <w:szCs w:val="20"/>
              </w:rPr>
              <m:t>v</m:t>
            </m:r>
          </m:e>
        </m:acc>
      </m:oMath>
      <w:r w:rsidRPr="00163814">
        <w:rPr>
          <w:noProof/>
          <w:sz w:val="20"/>
          <w:szCs w:val="20"/>
        </w:rPr>
        <w:t xml:space="preserve"> represents the loss of kinetic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T</m:t>
            </m:r>
          </m:e>
          <m:sub>
            <m:r>
              <m:rPr>
                <m:sty m:val="p"/>
              </m:rPr>
              <w:rPr>
                <w:rFonts w:ascii="Cambria Math" w:hAnsi="Cambria Math"/>
                <w:noProof/>
                <w:sz w:val="20"/>
                <w:szCs w:val="20"/>
              </w:rPr>
              <m:t>12</m:t>
            </m:r>
          </m:sub>
        </m:sSub>
      </m:oMath>
      <w:r w:rsidRPr="00163814">
        <w:rPr>
          <w:noProof/>
          <w:sz w:val="20"/>
          <w:szCs w:val="20"/>
        </w:rPr>
        <w:t xml:space="preserve">, </w:t>
      </w:r>
      <m:oMath>
        <m:r>
          <w:rPr>
            <w:rFonts w:ascii="Cambria Math" w:hAnsi="Cambria Math"/>
            <w:noProof/>
            <w:sz w:val="20"/>
            <w:szCs w:val="20"/>
          </w:rPr>
          <m:t>ℏ</m:t>
        </m:r>
        <m:r>
          <w:rPr>
            <w:rFonts w:ascii="Cambria Math" w:hAnsi="Cambria Math" w:cs="Cambria Math"/>
            <w:noProof/>
            <w:sz w:val="20"/>
            <w:szCs w:val="20"/>
          </w:rPr>
          <m:t>ω</m:t>
        </m:r>
      </m:oMath>
      <w:r w:rsidRPr="00163814">
        <w:rPr>
          <w:noProof/>
          <w:sz w:val="20"/>
          <w:szCs w:val="20"/>
        </w:rPr>
        <w:t xml:space="preserve"> represents the energy of the photon, and </w:t>
      </w:r>
      <m:oMath>
        <m:r>
          <w:rPr>
            <w:rFonts w:ascii="Cambria Math" w:hAnsi="Cambria Math"/>
            <w:noProof/>
            <w:sz w:val="20"/>
            <w:szCs w:val="20"/>
          </w:rPr>
          <m:t>-mℏ</m:t>
        </m:r>
        <m:sSub>
          <m:sSubPr>
            <m:ctrlPr>
              <w:rPr>
                <w:rFonts w:ascii="Cambria Math" w:hAnsi="Cambria Math"/>
                <w:sz w:val="20"/>
                <w:szCs w:val="20"/>
              </w:rPr>
            </m:ctrlPr>
          </m:sSubPr>
          <m:e>
            <m:r>
              <w:rPr>
                <w:rFonts w:ascii="Cambria Math" w:hAnsi="Cambria Math" w:cs="Cambria Math"/>
                <w:noProof/>
                <w:sz w:val="20"/>
                <w:szCs w:val="20"/>
              </w:rPr>
              <m:t>ω</m:t>
            </m:r>
          </m:e>
          <m:sub>
            <m:r>
              <w:rPr>
                <w:rFonts w:ascii="Cambria Math" w:hAnsi="Cambria Math"/>
                <w:noProof/>
                <w:sz w:val="20"/>
                <w:szCs w:val="20"/>
              </w:rPr>
              <m:t>ce</m:t>
            </m:r>
          </m:sub>
        </m:sSub>
      </m:oMath>
      <w:r w:rsidRPr="00163814">
        <w:rPr>
          <w:noProof/>
          <w:sz w:val="20"/>
          <w:szCs w:val="20"/>
        </w:rPr>
        <w:t xml:space="preserve"> represents the change in the electron cyclotron energy </w:t>
      </w:r>
      <m:oMath>
        <m:r>
          <m:rPr>
            <m:sty m:val="p"/>
          </m:rPr>
          <w:rPr>
            <w:rFonts w:ascii="Cambria Math" w:hAnsi="Cambria Math" w:cs="Cambria Math"/>
            <w:noProof/>
            <w:sz w:val="20"/>
            <w:szCs w:val="20"/>
          </w:rPr>
          <m:t>Δ</m:t>
        </m:r>
        <m:sSub>
          <m:sSubPr>
            <m:ctrlPr>
              <w:rPr>
                <w:rFonts w:ascii="Cambria Math" w:hAnsi="Cambria Math"/>
                <w:sz w:val="20"/>
                <w:szCs w:val="20"/>
              </w:rPr>
            </m:ctrlPr>
          </m:sSubPr>
          <m:e>
            <m:r>
              <w:rPr>
                <w:rFonts w:ascii="Cambria Math" w:hAnsi="Cambria Math"/>
                <w:noProof/>
                <w:sz w:val="20"/>
                <w:szCs w:val="20"/>
              </w:rPr>
              <m:t>U</m:t>
            </m:r>
          </m:e>
          <m:sub>
            <m:r>
              <m:rPr>
                <m:sty m:val="p"/>
              </m:rPr>
              <w:rPr>
                <w:rFonts w:ascii="Cambria Math" w:hAnsi="Cambria Math"/>
                <w:noProof/>
                <w:sz w:val="20"/>
                <w:szCs w:val="20"/>
              </w:rPr>
              <m:t>21</m:t>
            </m:r>
          </m:sub>
        </m:sSub>
      </m:oMath>
      <w:r w:rsidRPr="00A535ED">
        <w:rPr>
          <w:noProof/>
          <w:sz w:val="20"/>
          <w:szCs w:val="20"/>
        </w:rPr>
        <w:t xml:space="preserve"> </w:t>
      </w:r>
      <w:r w:rsidRPr="00163814">
        <w:rPr>
          <w:noProof/>
          <w:sz w:val="20"/>
          <w:szCs w:val="20"/>
        </w:rPr>
        <w:t>(internal energy change). There are three scenarios about the the internal energy changes.</w:t>
      </w:r>
    </w:p>
    <w:p w14:paraId="2FA53658"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&gt;0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sidRPr="00163814">
        <w:rPr>
          <w:noProof/>
        </w:rPr>
        <w:t xml:space="preserve">, the cyclotron electron internal energy decreases after emitting a photon, and the emitted photon will have right-hand circular polarization with angular momentum </w:t>
      </w:r>
      <m:oMath>
        <m:r>
          <w:rPr>
            <w:rFonts w:ascii="Cambria Math" w:hAnsi="Cambria Math"/>
            <w:noProof/>
          </w:rPr>
          <m:t>mℏ</m:t>
        </m:r>
      </m:oMath>
      <w:r w:rsidRPr="00163814">
        <w:rPr>
          <w:noProof/>
        </w:rPr>
        <w:t xml:space="preserve"> to maintain angular momentum conservation. This process is called the Normal Doppler Effect .</w:t>
      </w:r>
    </w:p>
    <w:p w14:paraId="7022A0FD" w14:textId="77777777" w:rsidR="00EB3D48" w:rsidRPr="00163814" w:rsidRDefault="00EB3D48" w:rsidP="00501828">
      <w:pPr>
        <w:pStyle w:val="IOPText"/>
        <w:numPr>
          <w:ilvl w:val="0"/>
          <w:numId w:val="17"/>
        </w:numPr>
        <w:rPr>
          <w:noProof/>
        </w:rPr>
      </w:pPr>
      <w:r w:rsidRPr="00163814">
        <w:rPr>
          <w:noProof/>
        </w:rPr>
        <w:t xml:space="preserve">For </w:t>
      </w:r>
      <m:oMath>
        <m:r>
          <w:rPr>
            <w:rFonts w:ascii="Cambria Math" w:hAnsi="Cambria Math"/>
            <w:noProof/>
          </w:rPr>
          <m:t>m</m:t>
        </m:r>
        <m:r>
          <m:rPr>
            <m:sty m:val="p"/>
          </m:rPr>
          <w:rPr>
            <w:rFonts w:ascii="Cambria Math" w:hAnsi="Cambria Math"/>
            <w:noProof/>
          </w:rPr>
          <m: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sidRPr="00163814">
        <w:rPr>
          <w:noProof/>
        </w:rPr>
        <w:t>, the Cherenkov Effect occurs, where the emitted photon does not cause any change in the internal energy of the cyclotron electron.</w:t>
      </w:r>
    </w:p>
    <w:p w14:paraId="7B86EDA3" w14:textId="77777777" w:rsidR="00EB3D48" w:rsidRPr="00163814" w:rsidRDefault="00EB3D48" w:rsidP="00501828">
      <w:pPr>
        <w:pStyle w:val="IOPText"/>
        <w:numPr>
          <w:ilvl w:val="0"/>
          <w:numId w:val="17"/>
        </w:numPr>
        <w:rPr>
          <w:noProof/>
        </w:rPr>
      </w:pPr>
      <w:r w:rsidRPr="00163814">
        <w:rPr>
          <w:noProof/>
        </w:rPr>
        <w:t xml:space="preserve">With </w:t>
      </w:r>
      <m:oMath>
        <m:r>
          <w:rPr>
            <w:rFonts w:ascii="Cambria Math" w:hAnsi="Cambria Math"/>
            <w:noProof/>
          </w:rPr>
          <m:t>m</m:t>
        </m:r>
        <m:r>
          <m:rPr>
            <m:sty m:val="p"/>
          </m:rPr>
          <w:rPr>
            <w:rFonts w:ascii="Cambria Math" w:hAnsi="Cambria Math"/>
            <w:noProof/>
          </w:rPr>
          <m:t>&lt;0</m:t>
        </m:r>
      </m:oMath>
      <w:r w:rsidRPr="00163814">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sidRPr="00163814">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 xml:space="preserve"> mℏ</m:t>
        </m:r>
      </m:oMath>
      <w:r w:rsidRPr="00163814">
        <w:rPr>
          <w:noProof/>
        </w:rPr>
        <w:t>.</w:t>
      </w:r>
    </w:p>
    <w:p w14:paraId="02577D6E" w14:textId="35316F58" w:rsidR="00EB3D48" w:rsidRDefault="00EB3D48" w:rsidP="00501828">
      <w:pPr>
        <w:pStyle w:val="IOPText"/>
        <w:rPr>
          <w:noProof/>
        </w:rPr>
      </w:pPr>
      <w:bookmarkStart w:id="189" w:name="OLE_LINK26"/>
      <w:bookmarkStart w:id="190" w:name="OLE_LINK27"/>
      <w:r>
        <w:rPr>
          <w:noProof/>
        </w:rPr>
        <w:t xml:space="preserve">  </w:t>
      </w:r>
      <w:r w:rsidRPr="005A48C4">
        <w:rPr>
          <w:noProof/>
        </w:rPr>
        <w:t>The aforementioned analysis is based on spontaneous emission.</w:t>
      </w:r>
      <w:bookmarkEnd w:id="189"/>
      <w:bookmarkEnd w:id="190"/>
      <w:r>
        <w:rPr>
          <w:noProof/>
        </w:rPr>
        <w:t xml:space="preserve"> </w:t>
      </w:r>
      <w:r w:rsidRPr="00143558">
        <w:rPr>
          <w:noProof/>
        </w:rPr>
        <w:t>However, similar to laser emission, this conservation model is also applicable to stimulated emission</w:t>
      </w:r>
      <w:r w:rsidRPr="005A48C4">
        <w:rPr>
          <w:noProof/>
        </w:rPr>
        <w:t>, wherein the emitted photon is generated with the same frequency, direction, and phase as the incident photon. External electromagnetic waves can serve as resonant fields to trigger cyclotron electrons in a magnetic field to emit or absorb waves, providing a framework for analyzing the Anomalous Doppler Effect.</w:t>
      </w:r>
      <w:r>
        <w:rPr>
          <w:noProof/>
        </w:rPr>
        <w:t xml:space="preserve"> </w:t>
      </w:r>
      <w:bookmarkStart w:id="191" w:name="OLE_LINK23"/>
      <w:bookmarkStart w:id="192" w:name="OLE_LINK24"/>
      <w:r w:rsidRPr="00A535ED">
        <w:rPr>
          <w:noProof/>
        </w:rPr>
        <w:t>For a</w:t>
      </w:r>
      <w:r>
        <w:rPr>
          <w:noProof/>
        </w:rPr>
        <w:t xml:space="preserve"> external electromagnetic wave as </w:t>
      </w:r>
      <w:r w:rsidRPr="00A535ED">
        <w:rPr>
          <w:noProof/>
        </w:rPr>
        <w:t xml:space="preserve"> plane wave, the wave angular moment number </w:t>
      </w:r>
      <w:r>
        <w:rPr>
          <w:noProof/>
        </w:rPr>
        <w:t>can be devided into</w:t>
      </w:r>
      <w:r w:rsidRPr="00A535ED">
        <w:rPr>
          <w:noProof/>
        </w:rPr>
        <w:t xml:space="preserve">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sidRPr="00A535ED">
        <w:rPr>
          <w:noProof/>
        </w:rPr>
        <w:t xml:space="preserve"> . </w:t>
      </w:r>
      <w:bookmarkEnd w:id="191"/>
      <w:bookmarkEnd w:id="192"/>
      <w:r w:rsidRPr="00A535ED">
        <w:rPr>
          <w:noProof/>
        </w:rPr>
        <w:t xml:space="preserve">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sidRPr="00A535ED">
        <w:rPr>
          <w:noProof/>
        </w:rPr>
        <w:t>, it indicates that the resonant wave possesses a helicon structure.</w:t>
      </w:r>
    </w:p>
    <w:p w14:paraId="71739822" w14:textId="2AFB8DE5" w:rsidR="00EB3D48" w:rsidRPr="00A535ED" w:rsidRDefault="00EB3D48" w:rsidP="00501828">
      <w:pPr>
        <w:pStyle w:val="IOPText"/>
        <w:rPr>
          <w:noProof/>
        </w:rPr>
      </w:pPr>
      <w:r>
        <w:rPr>
          <w:noProof/>
        </w:rPr>
        <w:t xml:space="preserve">   </w:t>
      </w:r>
      <w:r w:rsidRPr="00A535ED">
        <w:rPr>
          <w:noProof/>
        </w:rPr>
        <w:t xml:space="preserve">Based on the above discussion,there are three kinds of resonance for a system when electron moves along the uniform magnetic field with velocity </w:t>
      </w:r>
      <m:oMath>
        <m:r>
          <w:rPr>
            <w:rFonts w:ascii="Cambria Math" w:hAnsi="Cambria Math"/>
            <w:noProof/>
          </w:rPr>
          <m:t>v</m:t>
        </m:r>
      </m:oMath>
      <w:r w:rsidRPr="00A535ED">
        <w:rPr>
          <w:noProof/>
        </w:rPr>
        <w:t xml:space="preserve"> under external EMW </w:t>
      </w:r>
      <w:r>
        <w:rPr>
          <w:noProof/>
        </w:rPr>
        <w:t>:</w:t>
      </w:r>
      <w:r w:rsidRPr="00A535ED">
        <w:rPr>
          <w:noProof/>
        </w:rPr>
        <w:t xml:space="preserve">the resonant frequencies are Normal Doppler frequency, Cerenkov frequency , and Anomalous Doppler frequency. We only include the dominate resonance </w:t>
      </w:r>
      <m:oMath>
        <m:r>
          <w:rPr>
            <w:rFonts w:ascii="Cambria Math" w:hAnsi="Cambria Math"/>
            <w:noProof/>
          </w:rPr>
          <m:t>m</m:t>
        </m:r>
        <m:r>
          <m:rPr>
            <m:sty m:val="p"/>
          </m:rPr>
          <w:rPr>
            <w:rFonts w:ascii="Cambria Math" w:hAnsi="Cambria Math"/>
            <w:noProof/>
          </w:rPr>
          <m:t>= -1, 0, and+1</m:t>
        </m:r>
      </m:oMath>
      <w:r w:rsidRPr="00A535ED">
        <w:rPr>
          <w:noProof/>
        </w:rPr>
        <w:t xml:space="preserve">. </w:t>
      </w:r>
    </w:p>
    <w:p w14:paraId="2BBA51A0" w14:textId="2CE6872D" w:rsidR="00501828" w:rsidRPr="00A535ED" w:rsidRDefault="00EB3D48" w:rsidP="00501828">
      <w:pPr>
        <w:pStyle w:val="IOPText"/>
        <w:ind w:firstLine="0"/>
        <w:rPr>
          <w:noProof/>
        </w:rPr>
      </w:pPr>
      <w:r w:rsidRPr="00A535ED">
        <w:rPr>
          <w:noProof/>
        </w:rPr>
        <w:t>Normal Doppler Effect frequency:</w:t>
      </w:r>
    </w:p>
    <w:p w14:paraId="46DF0E8C" w14:textId="682D0A8D" w:rsidR="00501828" w:rsidRPr="00501828" w:rsidRDefault="00301186"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193" w:name="N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21</m:t>
                  </m:r>
                  <m:r>
                    <w:rPr>
                      <w:rFonts w:ascii="Cambria Math" w:hAnsi="Cambria Math"/>
                      <w:i/>
                      <w:noProof/>
                      <w:szCs w:val="15"/>
                      <w:lang w:eastAsia="zh-CN"/>
                    </w:rPr>
                    <w:fldChar w:fldCharType="end"/>
                  </m:r>
                </m:e>
              </m:d>
              <w:bookmarkEnd w:id="193"/>
            </m:e>
          </m:eqArr>
        </m:oMath>
      </m:oMathPara>
    </w:p>
    <w:p w14:paraId="371ACD38" w14:textId="62A5F4C0" w:rsidR="00EB3D48" w:rsidRPr="00A535ED" w:rsidRDefault="00EB3D48" w:rsidP="00501828">
      <w:pPr>
        <w:pStyle w:val="IOPText"/>
        <w:ind w:firstLine="0"/>
        <w:jc w:val="left"/>
        <w:rPr>
          <w:noProof/>
        </w:rPr>
      </w:pPr>
      <w:r w:rsidRPr="00A535ED">
        <w:rPr>
          <w:noProof/>
        </w:rPr>
        <w:t>Cerenkov Effect frequency:</w:t>
      </w:r>
    </w:p>
    <w:p w14:paraId="2A113A86" w14:textId="07A10FDD" w:rsidR="00501828" w:rsidRPr="00501828" w:rsidRDefault="00301186" w:rsidP="00501828">
      <w:pPr>
        <w:pStyle w:val="IOPText"/>
        <w:jc w:val="center"/>
        <w:rPr>
          <w:noProof/>
        </w:rPr>
      </w:pPr>
      <m:oMathPara>
        <m:oMath>
          <m:eqArr>
            <m:eqArrPr>
              <m:maxDist m:val="1"/>
              <m:ctrlPr>
                <w:rPr>
                  <w:rFonts w:ascii="Cambria Math" w:hAnsi="Cambria Math" w:cs="Cambria Math"/>
                  <w:i/>
                  <w:noProof/>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rPr>
                <m:t>#</m:t>
              </m:r>
              <w:bookmarkStart w:id="194" w:name="Cer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22</m:t>
                  </m:r>
                  <m:r>
                    <w:rPr>
                      <w:rFonts w:ascii="Cambria Math" w:hAnsi="Cambria Math"/>
                      <w:i/>
                      <w:noProof/>
                      <w:szCs w:val="15"/>
                      <w:lang w:eastAsia="zh-CN"/>
                    </w:rPr>
                    <w:fldChar w:fldCharType="end"/>
                  </m:r>
                </m:e>
              </m:d>
              <w:bookmarkEnd w:id="194"/>
              <m:ctrlPr>
                <w:rPr>
                  <w:rFonts w:ascii="Cambria Math" w:hAnsi="Cambria Math"/>
                  <w:i/>
                </w:rPr>
              </m:ctrlPr>
            </m:e>
          </m:eqArr>
        </m:oMath>
      </m:oMathPara>
    </w:p>
    <w:p w14:paraId="19F31148" w14:textId="2FC3F873" w:rsidR="00EB3D48" w:rsidRPr="00A535ED" w:rsidRDefault="00EB3D48" w:rsidP="00501828">
      <w:pPr>
        <w:pStyle w:val="IOPText"/>
        <w:ind w:firstLine="0"/>
        <w:rPr>
          <w:noProof/>
        </w:rPr>
      </w:pPr>
      <w:r w:rsidRPr="00A535ED">
        <w:rPr>
          <w:noProof/>
        </w:rPr>
        <w:t>Anoumalous Doppler Effect frequency:</w:t>
      </w:r>
    </w:p>
    <w:p w14:paraId="1F82148C" w14:textId="5C0C9927" w:rsidR="00501828" w:rsidRPr="00501828" w:rsidRDefault="00301186" w:rsidP="00501828">
      <w:pPr>
        <w:pStyle w:val="IOPText"/>
        <w:rPr>
          <w:noProof/>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rPr>
                <m:t>#</m:t>
              </m:r>
              <w:bookmarkStart w:id="195" w:name="ADE"/>
              <m:d>
                <m:dPr>
                  <m:ctrlPr>
                    <w:rPr>
                      <w:rFonts w:ascii="Cambria Math" w:hAnsi="Cambria Math"/>
                      <w:i/>
                      <w:noProof/>
                      <w:szCs w:val="15"/>
                      <w:lang w:eastAsia="zh-CN"/>
                    </w:rPr>
                  </m:ctrlPr>
                </m:dPr>
                <m:e>
                  <m:r>
                    <w:rPr>
                      <w:rFonts w:ascii="Cambria Math" w:hAnsi="Cambria Math"/>
                      <w:i/>
                      <w:noProof/>
                      <w:szCs w:val="15"/>
                      <w:lang w:eastAsia="zh-CN"/>
                    </w:rPr>
                    <w:fldChar w:fldCharType="begin"/>
                  </m:r>
                  <m:r>
                    <m:rPr>
                      <m:sty m:val="p"/>
                    </m:rPr>
                    <w:rPr>
                      <w:rFonts w:ascii="Cambria Math" w:hAnsi="Cambria Math"/>
                      <w:noProof/>
                      <w:szCs w:val="15"/>
                      <w:lang w:eastAsia="zh-CN"/>
                    </w:rPr>
                    <m:t xml:space="preserve"> SEQ equation </m:t>
                  </m:r>
                  <m:r>
                    <w:rPr>
                      <w:rFonts w:ascii="Cambria Math" w:hAnsi="Cambria Math"/>
                      <w:i/>
                      <w:noProof/>
                      <w:szCs w:val="15"/>
                      <w:lang w:eastAsia="zh-CN"/>
                    </w:rPr>
                    <w:fldChar w:fldCharType="separate"/>
                  </m:r>
                  <m:r>
                    <m:rPr>
                      <m:sty m:val="p"/>
                    </m:rPr>
                    <w:rPr>
                      <w:rFonts w:ascii="Cambria Math" w:hAnsi="Cambria Math"/>
                      <w:noProof/>
                      <w:szCs w:val="15"/>
                      <w:lang w:eastAsia="zh-CN"/>
                    </w:rPr>
                    <m:t>23</m:t>
                  </m:r>
                  <m:r>
                    <w:rPr>
                      <w:rFonts w:ascii="Cambria Math" w:hAnsi="Cambria Math"/>
                      <w:i/>
                      <w:noProof/>
                      <w:szCs w:val="15"/>
                      <w:lang w:eastAsia="zh-CN"/>
                    </w:rPr>
                    <w:fldChar w:fldCharType="end"/>
                  </m:r>
                </m:e>
              </m:d>
              <w:bookmarkEnd w:id="195"/>
            </m:e>
          </m:eqArr>
        </m:oMath>
      </m:oMathPara>
    </w:p>
    <w:p w14:paraId="11837D02" w14:textId="0CD98F02" w:rsidR="0055274C" w:rsidRPr="00EB3D48" w:rsidRDefault="00EB3D48" w:rsidP="00501828">
      <w:pPr>
        <w:pStyle w:val="IOPText"/>
        <w:ind w:firstLine="0"/>
        <w:rPr>
          <w:noProof/>
        </w:rPr>
      </w:pPr>
      <w:r w:rsidRPr="00A535ED">
        <w:rPr>
          <w:noProof/>
        </w:rPr>
        <w:t xml:space="preserve">With </w:t>
      </w:r>
      <m:oMath>
        <m:r>
          <w:rPr>
            <w:rFonts w:ascii="Cambria Math" w:hAnsi="Cambria Math" w:cs="Cambria Math"/>
            <w:noProof/>
          </w:rPr>
          <m:t>θ</m:t>
        </m:r>
      </m:oMath>
      <w:r w:rsidRPr="00A535ED">
        <w:rPr>
          <w:noProof/>
        </w:rPr>
        <w:t xml:space="preserve"> is the angle between background mangetic field </w:t>
      </w:r>
      <m:oMath>
        <m:acc>
          <m:accPr>
            <m:chr m:val="⃗"/>
            <m:ctrlPr>
              <w:rPr>
                <w:rFonts w:ascii="Cambria Math" w:hAnsi="Cambria Math"/>
              </w:rPr>
            </m:ctrlPr>
          </m:accPr>
          <m:e>
            <m:r>
              <w:rPr>
                <w:rFonts w:ascii="Cambria Math" w:hAnsi="Cambria Math"/>
                <w:noProof/>
              </w:rPr>
              <m:t>B</m:t>
            </m:r>
          </m:e>
        </m:acc>
      </m:oMath>
      <w:r w:rsidRPr="00A535ED">
        <w:rPr>
          <w:noProof/>
        </w:rPr>
        <w:t xml:space="preserve"> and wavevector </w:t>
      </w:r>
      <m:oMath>
        <m:acc>
          <m:accPr>
            <m:chr m:val="⃗"/>
            <m:ctrlPr>
              <w:rPr>
                <w:rFonts w:ascii="Cambria Math" w:hAnsi="Cambria Math"/>
              </w:rPr>
            </m:ctrlPr>
          </m:accPr>
          <m:e>
            <m:r>
              <w:rPr>
                <w:rFonts w:ascii="Cambria Math" w:hAnsi="Cambria Math"/>
                <w:noProof/>
              </w:rPr>
              <m:t>k</m:t>
            </m:r>
          </m:e>
        </m:acc>
      </m:oMath>
      <w:r w:rsidRPr="00A535ED">
        <w:rPr>
          <w:noProof/>
        </w:rPr>
        <w:t xml:space="preserve">. These equations are quite common resonant conditions for the kinetic equation of plasma ,what is intriguing is how the motion of electrons differs under various resonant conditions with an electrostatic field. </w:t>
      </w:r>
    </w:p>
    <w:p w14:paraId="76972FC2" w14:textId="54CD975B" w:rsidR="00711F83" w:rsidRDefault="006228A2" w:rsidP="00C5426A">
      <w:pPr>
        <w:pStyle w:val="IOPH1"/>
        <w:rPr>
          <w:noProof/>
        </w:rPr>
      </w:pPr>
      <w:r w:rsidRPr="005C233F">
        <w:rPr>
          <w:noProof/>
        </w:rPr>
        <w:t>References</w:t>
      </w:r>
    </w:p>
    <w:p w14:paraId="48686492" w14:textId="77777777" w:rsidR="0006700C" w:rsidRPr="0006700C" w:rsidRDefault="00711F83" w:rsidP="0006700C">
      <w:pPr>
        <w:pStyle w:val="EndNoteBibliography"/>
        <w:spacing w:after="0"/>
        <w:ind w:left="380" w:hanging="380"/>
      </w:pPr>
      <w:r>
        <w:fldChar w:fldCharType="begin"/>
      </w:r>
      <w:r>
        <w:instrText xml:space="preserve"> ADDIN EN.REFLIST </w:instrText>
      </w:r>
      <w:r>
        <w:fldChar w:fldCharType="separate"/>
      </w:r>
      <w:bookmarkStart w:id="196" w:name="_ENREF_1"/>
      <w:r w:rsidR="0006700C" w:rsidRPr="0006700C">
        <w:t>[1]</w:t>
      </w:r>
      <w:r w:rsidR="0006700C" w:rsidRPr="0006700C">
        <w:tab/>
        <w:t xml:space="preserve">Rosenbluth M and Putvinski S 1997 Theory for avalanche of runaway electrons in tokamaks </w:t>
      </w:r>
      <w:r w:rsidR="0006700C" w:rsidRPr="0006700C">
        <w:rPr>
          <w:i/>
        </w:rPr>
        <w:t>Nuclear fusion</w:t>
      </w:r>
      <w:r w:rsidR="0006700C" w:rsidRPr="0006700C">
        <w:t xml:space="preserve"> </w:t>
      </w:r>
      <w:r w:rsidR="0006700C" w:rsidRPr="0006700C">
        <w:rPr>
          <w:b/>
        </w:rPr>
        <w:t>37</w:t>
      </w:r>
      <w:r w:rsidR="0006700C" w:rsidRPr="0006700C">
        <w:t xml:space="preserve"> 1355</w:t>
      </w:r>
      <w:bookmarkEnd w:id="196"/>
    </w:p>
    <w:p w14:paraId="284C273A" w14:textId="77777777" w:rsidR="0006700C" w:rsidRPr="0006700C" w:rsidRDefault="0006700C" w:rsidP="0006700C">
      <w:pPr>
        <w:pStyle w:val="EndNoteBibliography"/>
        <w:spacing w:after="0"/>
        <w:ind w:left="380" w:hanging="380"/>
      </w:pPr>
      <w:bookmarkStart w:id="197" w:name="_ENREF_2"/>
      <w:r w:rsidRPr="0006700C">
        <w:t>[2]</w:t>
      </w:r>
      <w:r w:rsidRPr="0006700C">
        <w:tab/>
        <w:t xml:space="preserve">Liu J, Wang Y and Qin H 2016 Collisionless pitch-angle scattering of runaway electrons </w:t>
      </w:r>
      <w:r w:rsidRPr="0006700C">
        <w:rPr>
          <w:i/>
        </w:rPr>
        <w:t>Nuclear Fusion</w:t>
      </w:r>
      <w:r w:rsidRPr="0006700C">
        <w:t xml:space="preserve"> </w:t>
      </w:r>
      <w:r w:rsidRPr="0006700C">
        <w:rPr>
          <w:b/>
        </w:rPr>
        <w:t>56</w:t>
      </w:r>
      <w:r w:rsidRPr="0006700C">
        <w:t xml:space="preserve"> 064002</w:t>
      </w:r>
      <w:bookmarkEnd w:id="197"/>
    </w:p>
    <w:p w14:paraId="27114D65" w14:textId="77777777" w:rsidR="0006700C" w:rsidRPr="0006700C" w:rsidRDefault="0006700C" w:rsidP="0006700C">
      <w:pPr>
        <w:pStyle w:val="EndNoteBibliography"/>
        <w:spacing w:after="0"/>
        <w:ind w:left="380" w:hanging="380"/>
      </w:pPr>
      <w:bookmarkStart w:id="198" w:name="_ENREF_3"/>
      <w:r w:rsidRPr="0006700C">
        <w:t>[3]</w:t>
      </w:r>
      <w:r w:rsidRPr="0006700C">
        <w:tab/>
        <w:t xml:space="preserve">Ginzburg V L 1960 Certain theoretical aspects of radiation due to superluminal motion in a medium </w:t>
      </w:r>
      <w:r w:rsidRPr="0006700C">
        <w:rPr>
          <w:i/>
        </w:rPr>
        <w:t>Soviet Physics Uspekhi</w:t>
      </w:r>
      <w:r w:rsidRPr="0006700C">
        <w:t xml:space="preserve"> </w:t>
      </w:r>
      <w:r w:rsidRPr="0006700C">
        <w:rPr>
          <w:b/>
        </w:rPr>
        <w:t>2</w:t>
      </w:r>
      <w:r w:rsidRPr="0006700C">
        <w:t xml:space="preserve"> 874</w:t>
      </w:r>
      <w:bookmarkEnd w:id="198"/>
    </w:p>
    <w:p w14:paraId="7B6F257B" w14:textId="77777777" w:rsidR="0006700C" w:rsidRPr="0006700C" w:rsidRDefault="0006700C" w:rsidP="0006700C">
      <w:pPr>
        <w:pStyle w:val="EndNoteBibliography"/>
        <w:spacing w:after="0"/>
        <w:ind w:left="380" w:hanging="380"/>
      </w:pPr>
      <w:bookmarkStart w:id="199" w:name="_ENREF_4"/>
      <w:r w:rsidRPr="0006700C">
        <w:t>[4]</w:t>
      </w:r>
      <w:r w:rsidRPr="0006700C">
        <w:tab/>
        <w:t xml:space="preserve">Wei Y, Yan W, Chen Z, Tong R, Jiang Z, Yang Z and team J-T 2019 Runaway current suppression by secondary massive gas injection during the disruption mitigation phase on J-TEXT </w:t>
      </w:r>
      <w:r w:rsidRPr="0006700C">
        <w:rPr>
          <w:i/>
        </w:rPr>
        <w:t>Plasma Physics and Controlled Fusion</w:t>
      </w:r>
      <w:r w:rsidRPr="0006700C">
        <w:t xml:space="preserve"> </w:t>
      </w:r>
      <w:r w:rsidRPr="0006700C">
        <w:rPr>
          <w:b/>
        </w:rPr>
        <w:t>61</w:t>
      </w:r>
      <w:r w:rsidRPr="0006700C">
        <w:t xml:space="preserve"> 084003</w:t>
      </w:r>
      <w:bookmarkEnd w:id="199"/>
    </w:p>
    <w:p w14:paraId="31C26D63" w14:textId="77777777" w:rsidR="0006700C" w:rsidRPr="0006700C" w:rsidRDefault="0006700C" w:rsidP="0006700C">
      <w:pPr>
        <w:pStyle w:val="EndNoteBibliography"/>
        <w:spacing w:after="0"/>
        <w:ind w:left="380" w:hanging="380"/>
        <w:rPr>
          <w:b/>
        </w:rPr>
      </w:pPr>
      <w:bookmarkStart w:id="200" w:name="_ENREF_5"/>
      <w:r w:rsidRPr="0006700C">
        <w:t>[5]</w:t>
      </w:r>
      <w:r w:rsidRPr="0006700C">
        <w:tab/>
        <w:t xml:space="preserve">Zeng L 2013 Experimental observation of a magnetic-turbulence threshold for runaway-electron generation in the TEXTOR tokamak </w:t>
      </w:r>
      <w:r w:rsidRPr="0006700C">
        <w:rPr>
          <w:i/>
        </w:rPr>
        <w:t>PHYSICAL REVIEW LETTERS</w:t>
      </w:r>
      <w:r w:rsidRPr="0006700C">
        <w:t xml:space="preserve"> </w:t>
      </w:r>
      <w:r w:rsidRPr="0006700C">
        <w:rPr>
          <w:b/>
        </w:rPr>
        <w:t>110</w:t>
      </w:r>
      <w:bookmarkEnd w:id="200"/>
    </w:p>
    <w:p w14:paraId="731BE88D" w14:textId="77777777" w:rsidR="0006700C" w:rsidRPr="0006700C" w:rsidRDefault="0006700C" w:rsidP="0006700C">
      <w:pPr>
        <w:pStyle w:val="EndNoteBibliography"/>
        <w:spacing w:after="0"/>
        <w:ind w:left="380" w:hanging="380"/>
      </w:pPr>
      <w:bookmarkStart w:id="201" w:name="_ENREF_6"/>
      <w:r w:rsidRPr="0006700C">
        <w:t>[6]</w:t>
      </w:r>
      <w:r w:rsidRPr="0006700C">
        <w:tab/>
        <w:t xml:space="preserve">Nezlin M V 1976 Negative-energy waves and the anomalous Doppler effect </w:t>
      </w:r>
      <w:r w:rsidRPr="0006700C">
        <w:rPr>
          <w:i/>
        </w:rPr>
        <w:t>Soviet Physics Uspekhi</w:t>
      </w:r>
      <w:r w:rsidRPr="0006700C">
        <w:t xml:space="preserve"> </w:t>
      </w:r>
      <w:r w:rsidRPr="0006700C">
        <w:rPr>
          <w:b/>
        </w:rPr>
        <w:t>19</w:t>
      </w:r>
      <w:r w:rsidRPr="0006700C">
        <w:t xml:space="preserve"> 946</w:t>
      </w:r>
      <w:bookmarkEnd w:id="201"/>
    </w:p>
    <w:p w14:paraId="4C9184D8" w14:textId="77777777" w:rsidR="0006700C" w:rsidRPr="0006700C" w:rsidRDefault="0006700C" w:rsidP="0006700C">
      <w:pPr>
        <w:pStyle w:val="EndNoteBibliography"/>
        <w:spacing w:after="0"/>
        <w:ind w:left="380" w:hanging="380"/>
      </w:pPr>
      <w:bookmarkStart w:id="202" w:name="_ENREF_7"/>
      <w:r w:rsidRPr="0006700C">
        <w:t>[7]</w:t>
      </w:r>
      <w:r w:rsidRPr="0006700C">
        <w:tab/>
        <w:t xml:space="preserve">Frank I 1960 Optics of Light Sources Moving in Refractive Media: Vavilov-Cherenkov radiation, though interesting, is but an experimental instance of a more general problem </w:t>
      </w:r>
      <w:r w:rsidRPr="0006700C">
        <w:rPr>
          <w:i/>
        </w:rPr>
        <w:t>Science</w:t>
      </w:r>
      <w:r w:rsidRPr="0006700C">
        <w:t xml:space="preserve"> </w:t>
      </w:r>
      <w:r w:rsidRPr="0006700C">
        <w:rPr>
          <w:b/>
        </w:rPr>
        <w:t>131</w:t>
      </w:r>
      <w:r w:rsidRPr="0006700C">
        <w:t xml:space="preserve"> 702-12</w:t>
      </w:r>
      <w:bookmarkEnd w:id="202"/>
    </w:p>
    <w:p w14:paraId="3B6D8EA5" w14:textId="77777777" w:rsidR="0006700C" w:rsidRPr="0006700C" w:rsidRDefault="0006700C" w:rsidP="0006700C">
      <w:pPr>
        <w:pStyle w:val="EndNoteBibliography"/>
        <w:spacing w:after="0"/>
        <w:ind w:left="380" w:hanging="380"/>
      </w:pPr>
      <w:bookmarkStart w:id="203" w:name="_ENREF_8"/>
      <w:r w:rsidRPr="0006700C">
        <w:t>[8]</w:t>
      </w:r>
      <w:r w:rsidRPr="0006700C">
        <w:tab/>
        <w:t xml:space="preserve">Filatov L and Melnikov V 2021 The Role of the Anomalous Doppler Effect in the Interaction of Energetic Electrons with Whistler Turbulence in Flare Loops </w:t>
      </w:r>
      <w:r w:rsidRPr="0006700C">
        <w:rPr>
          <w:i/>
        </w:rPr>
        <w:t>Geomagnetism and Aeronomy</w:t>
      </w:r>
      <w:r w:rsidRPr="0006700C">
        <w:t xml:space="preserve"> </w:t>
      </w:r>
      <w:r w:rsidRPr="0006700C">
        <w:rPr>
          <w:b/>
        </w:rPr>
        <w:t>61</w:t>
      </w:r>
      <w:r w:rsidRPr="0006700C">
        <w:t xml:space="preserve"> 1183-8</w:t>
      </w:r>
      <w:bookmarkEnd w:id="203"/>
    </w:p>
    <w:p w14:paraId="6C7B9A2F" w14:textId="77777777" w:rsidR="0006700C" w:rsidRPr="0006700C" w:rsidRDefault="0006700C" w:rsidP="0006700C">
      <w:pPr>
        <w:pStyle w:val="EndNoteBibliography"/>
        <w:spacing w:after="0"/>
        <w:ind w:left="380" w:hanging="380"/>
      </w:pPr>
      <w:bookmarkStart w:id="204" w:name="_ENREF_9"/>
      <w:r w:rsidRPr="0006700C">
        <w:t>[9]</w:t>
      </w:r>
      <w:r w:rsidRPr="0006700C">
        <w:tab/>
        <w:t xml:space="preserve">Liu C, Hirvijoki E, Fu G-Y, Brennan D P, Bhattacharjee A and Paz-Soldan C 2018 Role of kinetic instability in runaway-electron avalanches and elevated critical electric fields </w:t>
      </w:r>
      <w:r w:rsidRPr="0006700C">
        <w:rPr>
          <w:i/>
        </w:rPr>
        <w:t>Physical review letters</w:t>
      </w:r>
      <w:r w:rsidRPr="0006700C">
        <w:t xml:space="preserve"> </w:t>
      </w:r>
      <w:r w:rsidRPr="0006700C">
        <w:rPr>
          <w:b/>
        </w:rPr>
        <w:t>120</w:t>
      </w:r>
      <w:r w:rsidRPr="0006700C">
        <w:t xml:space="preserve"> 265001</w:t>
      </w:r>
      <w:bookmarkEnd w:id="204"/>
    </w:p>
    <w:p w14:paraId="6CB96BB5" w14:textId="77777777" w:rsidR="0006700C" w:rsidRPr="0006700C" w:rsidRDefault="0006700C" w:rsidP="0006700C">
      <w:pPr>
        <w:pStyle w:val="EndNoteBibliography"/>
        <w:spacing w:after="0"/>
        <w:ind w:left="380" w:hanging="380"/>
      </w:pPr>
      <w:bookmarkStart w:id="205" w:name="_ENREF_10"/>
      <w:r w:rsidRPr="0006700C">
        <w:t>[10]</w:t>
      </w:r>
      <w:r w:rsidRPr="0006700C">
        <w:tab/>
        <w:t xml:space="preserve">Shi X, Lin X, Kaminer I, Gao F, Yang Z, Joannopoulos J D, Soljačić M and Zhang B 2018 Superlight inverse Doppler effect </w:t>
      </w:r>
      <w:r w:rsidRPr="0006700C">
        <w:rPr>
          <w:i/>
        </w:rPr>
        <w:t>Nature Physics</w:t>
      </w:r>
      <w:r w:rsidRPr="0006700C">
        <w:t xml:space="preserve"> </w:t>
      </w:r>
      <w:r w:rsidRPr="0006700C">
        <w:rPr>
          <w:b/>
        </w:rPr>
        <w:t>14</w:t>
      </w:r>
      <w:r w:rsidRPr="0006700C">
        <w:t xml:space="preserve"> 1001-5</w:t>
      </w:r>
      <w:bookmarkEnd w:id="205"/>
    </w:p>
    <w:p w14:paraId="0118AF9B" w14:textId="77777777" w:rsidR="0006700C" w:rsidRPr="0006700C" w:rsidRDefault="0006700C" w:rsidP="0006700C">
      <w:pPr>
        <w:pStyle w:val="EndNoteBibliography"/>
        <w:spacing w:after="0"/>
        <w:ind w:left="380" w:hanging="380"/>
      </w:pPr>
      <w:bookmarkStart w:id="206" w:name="_ENREF_11"/>
      <w:r w:rsidRPr="0006700C">
        <w:t>[11]</w:t>
      </w:r>
      <w:r w:rsidRPr="0006700C">
        <w:tab/>
        <w:t xml:space="preserve">Boyd D, Stauffer F and Trivelpiece A 1976 Synchrotron radiation from the ATC tokamak plasma </w:t>
      </w:r>
      <w:r w:rsidRPr="0006700C">
        <w:rPr>
          <w:i/>
        </w:rPr>
        <w:t>Physical Review Letters</w:t>
      </w:r>
      <w:r w:rsidRPr="0006700C">
        <w:t xml:space="preserve"> </w:t>
      </w:r>
      <w:r w:rsidRPr="0006700C">
        <w:rPr>
          <w:b/>
        </w:rPr>
        <w:t>37</w:t>
      </w:r>
      <w:r w:rsidRPr="0006700C">
        <w:t xml:space="preserve"> 98</w:t>
      </w:r>
      <w:bookmarkEnd w:id="206"/>
    </w:p>
    <w:p w14:paraId="5E04B3B2" w14:textId="77777777" w:rsidR="0006700C" w:rsidRPr="0006700C" w:rsidRDefault="0006700C" w:rsidP="0006700C">
      <w:pPr>
        <w:pStyle w:val="EndNoteBibliography"/>
        <w:spacing w:after="0"/>
        <w:ind w:left="380" w:hanging="380"/>
      </w:pPr>
      <w:bookmarkStart w:id="207" w:name="_ENREF_12"/>
      <w:r w:rsidRPr="0006700C">
        <w:t>[12]</w:t>
      </w:r>
      <w:r w:rsidRPr="0006700C">
        <w:tab/>
        <w:t xml:space="preserve">Lu H-W, Hu L-Q, Li Y-D, Zhong G-Q, Lin S-Y and Xu P 2010 Investigation of fast pitch angle scattering of runaway electrons in the EAST tokamak </w:t>
      </w:r>
      <w:r w:rsidRPr="0006700C">
        <w:rPr>
          <w:i/>
        </w:rPr>
        <w:t>Chinese Physics B</w:t>
      </w:r>
      <w:r w:rsidRPr="0006700C">
        <w:t xml:space="preserve"> </w:t>
      </w:r>
      <w:r w:rsidRPr="0006700C">
        <w:rPr>
          <w:b/>
        </w:rPr>
        <w:t>19</w:t>
      </w:r>
      <w:r w:rsidRPr="0006700C">
        <w:t xml:space="preserve"> 125201</w:t>
      </w:r>
      <w:bookmarkEnd w:id="207"/>
    </w:p>
    <w:p w14:paraId="26682C43" w14:textId="77777777" w:rsidR="0006700C" w:rsidRPr="0006700C" w:rsidRDefault="0006700C" w:rsidP="0006700C">
      <w:pPr>
        <w:pStyle w:val="EndNoteBibliography"/>
        <w:spacing w:after="0"/>
        <w:ind w:left="380" w:hanging="380"/>
      </w:pPr>
      <w:bookmarkStart w:id="208" w:name="_ENREF_13"/>
      <w:r w:rsidRPr="0006700C">
        <w:t>[13]</w:t>
      </w:r>
      <w:r w:rsidRPr="0006700C">
        <w:tab/>
        <w:t xml:space="preserve">Campbell D, Eberhagen A and Kissel S 1984 Analysis of electron cyclotron emission from non-thermal discharges in ASDEX tokamak </w:t>
      </w:r>
      <w:r w:rsidRPr="0006700C">
        <w:rPr>
          <w:i/>
        </w:rPr>
        <w:t>Nuclear fusion</w:t>
      </w:r>
      <w:r w:rsidRPr="0006700C">
        <w:t xml:space="preserve"> </w:t>
      </w:r>
      <w:r w:rsidRPr="0006700C">
        <w:rPr>
          <w:b/>
        </w:rPr>
        <w:t>24</w:t>
      </w:r>
      <w:r w:rsidRPr="0006700C">
        <w:t xml:space="preserve"> 297</w:t>
      </w:r>
      <w:bookmarkEnd w:id="208"/>
    </w:p>
    <w:p w14:paraId="2C014267" w14:textId="77777777" w:rsidR="0006700C" w:rsidRPr="0006700C" w:rsidRDefault="0006700C" w:rsidP="0006700C">
      <w:pPr>
        <w:pStyle w:val="EndNoteBibliography"/>
        <w:spacing w:after="0"/>
        <w:ind w:left="380" w:hanging="380"/>
      </w:pPr>
      <w:bookmarkStart w:id="209" w:name="_ENREF_14"/>
      <w:r w:rsidRPr="0006700C">
        <w:t>[14]</w:t>
      </w:r>
      <w:r w:rsidRPr="0006700C">
        <w:tab/>
        <w:t xml:space="preserve">Freethy S, McClements K, Chapman S C, Dendy R, Lai W, Pamela S, Shevchenko V F and Vann R 2015 Electron kinetics inferred from observations of microwave bursts during edge localized modes in the mega-amp spherical tokamak </w:t>
      </w:r>
      <w:r w:rsidRPr="0006700C">
        <w:rPr>
          <w:i/>
        </w:rPr>
        <w:t>Physical Review Letters</w:t>
      </w:r>
      <w:r w:rsidRPr="0006700C">
        <w:t xml:space="preserve"> </w:t>
      </w:r>
      <w:r w:rsidRPr="0006700C">
        <w:rPr>
          <w:b/>
        </w:rPr>
        <w:t>114</w:t>
      </w:r>
      <w:r w:rsidRPr="0006700C">
        <w:t xml:space="preserve"> 125004</w:t>
      </w:r>
      <w:bookmarkEnd w:id="209"/>
    </w:p>
    <w:p w14:paraId="605187FE" w14:textId="77777777" w:rsidR="0006700C" w:rsidRPr="0006700C" w:rsidRDefault="0006700C" w:rsidP="0006700C">
      <w:pPr>
        <w:pStyle w:val="EndNoteBibliography"/>
        <w:spacing w:after="0"/>
        <w:ind w:left="380" w:hanging="380"/>
      </w:pPr>
      <w:bookmarkStart w:id="210" w:name="_ENREF_15"/>
      <w:r w:rsidRPr="0006700C">
        <w:t>[15]</w:t>
      </w:r>
      <w:r w:rsidRPr="0006700C">
        <w:tab/>
        <w:t xml:space="preserve">Santini F, Barbato E, De Marco F, Podda S and Tuccillo A 1984 Anomalous Doppler resonance of relativistic electrons with lower hybrid waves launched in the Frascati tokamak </w:t>
      </w:r>
      <w:r w:rsidRPr="0006700C">
        <w:rPr>
          <w:i/>
        </w:rPr>
        <w:t>Physical review letters</w:t>
      </w:r>
      <w:r w:rsidRPr="0006700C">
        <w:t xml:space="preserve"> </w:t>
      </w:r>
      <w:r w:rsidRPr="0006700C">
        <w:rPr>
          <w:b/>
        </w:rPr>
        <w:t>52</w:t>
      </w:r>
      <w:r w:rsidRPr="0006700C">
        <w:t xml:space="preserve"> 1300</w:t>
      </w:r>
      <w:bookmarkEnd w:id="210"/>
    </w:p>
    <w:p w14:paraId="11660EDE" w14:textId="77777777" w:rsidR="0006700C" w:rsidRPr="0006700C" w:rsidRDefault="0006700C" w:rsidP="0006700C">
      <w:pPr>
        <w:pStyle w:val="EndNoteBibliography"/>
        <w:spacing w:after="0"/>
        <w:ind w:left="380" w:hanging="380"/>
        <w:rPr>
          <w:b/>
        </w:rPr>
      </w:pPr>
      <w:bookmarkStart w:id="211" w:name="_ENREF_16"/>
      <w:r w:rsidRPr="0006700C">
        <w:t>[16]</w:t>
      </w:r>
      <w:r w:rsidRPr="0006700C">
        <w:tab/>
        <w:t xml:space="preserve">Shustin E, POPOVICH P and Kharchenko I 1971 Transformation of Electron Beam Distribution Function </w:t>
      </w:r>
      <w:r w:rsidRPr="0006700C">
        <w:lastRenderedPageBreak/>
        <w:t xml:space="preserve">Following Cyclotron Interaction with a Plasma </w:t>
      </w:r>
      <w:r w:rsidRPr="0006700C">
        <w:rPr>
          <w:i/>
        </w:rPr>
        <w:t>SOVIET PHYSICS JETP</w:t>
      </w:r>
      <w:r w:rsidRPr="0006700C">
        <w:t xml:space="preserve"> </w:t>
      </w:r>
      <w:r w:rsidRPr="0006700C">
        <w:rPr>
          <w:b/>
        </w:rPr>
        <w:t>32</w:t>
      </w:r>
      <w:bookmarkEnd w:id="211"/>
    </w:p>
    <w:p w14:paraId="3D8C610D" w14:textId="77777777" w:rsidR="0006700C" w:rsidRPr="0006700C" w:rsidRDefault="0006700C" w:rsidP="0006700C">
      <w:pPr>
        <w:pStyle w:val="EndNoteBibliography"/>
        <w:spacing w:after="0"/>
        <w:ind w:left="380" w:hanging="380"/>
      </w:pPr>
      <w:bookmarkStart w:id="212" w:name="_ENREF_17"/>
      <w:r w:rsidRPr="0006700C">
        <w:t>[17]</w:t>
      </w:r>
      <w:r w:rsidRPr="0006700C">
        <w:tab/>
        <w:t xml:space="preserve">Chen Z, Zhu J, Ju H, Du Q, Shi Y, Liang H, Li M and Cai W 2009 Characteristics of the runaway electron beam instability in the HT-7 tokamak </w:t>
      </w:r>
      <w:r w:rsidRPr="0006700C">
        <w:rPr>
          <w:i/>
        </w:rPr>
        <w:t>Journal of plasma physics</w:t>
      </w:r>
      <w:r w:rsidRPr="0006700C">
        <w:t xml:space="preserve"> </w:t>
      </w:r>
      <w:r w:rsidRPr="0006700C">
        <w:rPr>
          <w:b/>
        </w:rPr>
        <w:t>75</w:t>
      </w:r>
      <w:r w:rsidRPr="0006700C">
        <w:t xml:space="preserve"> 661-7</w:t>
      </w:r>
      <w:bookmarkEnd w:id="212"/>
    </w:p>
    <w:p w14:paraId="49240B21" w14:textId="77777777" w:rsidR="0006700C" w:rsidRPr="0006700C" w:rsidRDefault="0006700C" w:rsidP="0006700C">
      <w:pPr>
        <w:pStyle w:val="EndNoteBibliography"/>
        <w:spacing w:after="0"/>
        <w:ind w:left="380" w:hanging="380"/>
      </w:pPr>
      <w:bookmarkStart w:id="213" w:name="_ENREF_18"/>
      <w:r w:rsidRPr="0006700C">
        <w:t>[18]</w:t>
      </w:r>
      <w:r w:rsidRPr="0006700C">
        <w:tab/>
        <w:t xml:space="preserve">Bin W, Castaldo C, Napoli F, Buratti P, Cardinali A, Selce A, Tudisco O and Team F 2022 First intrashot observation of runaway-electron-driven instabilities at the lower-hybrid frequency range under ITER-relevant plasma-wave dispersion conditions </w:t>
      </w:r>
      <w:r w:rsidRPr="0006700C">
        <w:rPr>
          <w:i/>
        </w:rPr>
        <w:t>Physical Review Letters</w:t>
      </w:r>
      <w:r w:rsidRPr="0006700C">
        <w:t xml:space="preserve"> </w:t>
      </w:r>
      <w:r w:rsidRPr="0006700C">
        <w:rPr>
          <w:b/>
        </w:rPr>
        <w:t>129</w:t>
      </w:r>
      <w:r w:rsidRPr="0006700C">
        <w:t xml:space="preserve"> 045002</w:t>
      </w:r>
      <w:bookmarkEnd w:id="213"/>
    </w:p>
    <w:p w14:paraId="51C6C8FB" w14:textId="77777777" w:rsidR="0006700C" w:rsidRPr="0006700C" w:rsidRDefault="0006700C" w:rsidP="0006700C">
      <w:pPr>
        <w:pStyle w:val="EndNoteBibliography"/>
        <w:spacing w:after="0"/>
        <w:ind w:left="380" w:hanging="380"/>
        <w:rPr>
          <w:b/>
        </w:rPr>
      </w:pPr>
      <w:bookmarkStart w:id="214" w:name="_ENREF_19"/>
      <w:r w:rsidRPr="0006700C">
        <w:t>[19]</w:t>
      </w:r>
      <w:r w:rsidRPr="0006700C">
        <w:tab/>
        <w:t xml:space="preserve">Guo Z, McDevitt C J and Tang X-Z 2018 Control of runaway electron energy using externally injected whistler waves </w:t>
      </w:r>
      <w:r w:rsidRPr="0006700C">
        <w:rPr>
          <w:i/>
        </w:rPr>
        <w:t>Physics of Plasmas</w:t>
      </w:r>
      <w:r w:rsidRPr="0006700C">
        <w:t xml:space="preserve"> </w:t>
      </w:r>
      <w:r w:rsidRPr="0006700C">
        <w:rPr>
          <w:b/>
        </w:rPr>
        <w:t>25</w:t>
      </w:r>
      <w:bookmarkEnd w:id="214"/>
    </w:p>
    <w:p w14:paraId="0CA63149" w14:textId="77777777" w:rsidR="0006700C" w:rsidRPr="0006700C" w:rsidRDefault="0006700C" w:rsidP="0006700C">
      <w:pPr>
        <w:pStyle w:val="EndNoteBibliography"/>
        <w:spacing w:after="0"/>
        <w:ind w:left="380" w:hanging="380"/>
      </w:pPr>
      <w:bookmarkStart w:id="215" w:name="_ENREF_20"/>
      <w:r w:rsidRPr="0006700C">
        <w:t>[20]</w:t>
      </w:r>
      <w:r w:rsidRPr="0006700C">
        <w:tab/>
        <w:t xml:space="preserve">ROBERTS C S 1964 Motion of a Charged Particle in a Constant Magnetic Field and a Transverse Electromagnetic Wave Propagating along the Field </w:t>
      </w:r>
      <w:r w:rsidRPr="0006700C">
        <w:rPr>
          <w:i/>
        </w:rPr>
        <w:t>PHYSICAL REVIEW</w:t>
      </w:r>
      <w:r w:rsidRPr="0006700C">
        <w:t xml:space="preserve"> </w:t>
      </w:r>
      <w:bookmarkEnd w:id="215"/>
    </w:p>
    <w:p w14:paraId="3888207C" w14:textId="77777777" w:rsidR="0006700C" w:rsidRPr="0006700C" w:rsidRDefault="0006700C" w:rsidP="0006700C">
      <w:pPr>
        <w:pStyle w:val="EndNoteBibliography"/>
        <w:spacing w:after="0"/>
        <w:ind w:left="380" w:hanging="380"/>
      </w:pPr>
      <w:bookmarkStart w:id="216" w:name="_ENREF_21"/>
      <w:r w:rsidRPr="0006700C">
        <w:t>[21]</w:t>
      </w:r>
      <w:r w:rsidRPr="0006700C">
        <w:tab/>
        <w:t xml:space="preserve">Lerche I 1968 Quasilinear Theory of Resonant Diffusion in a Magneto-Active Relativistic Plasma </w:t>
      </w:r>
      <w:r w:rsidRPr="0006700C">
        <w:rPr>
          <w:i/>
        </w:rPr>
        <w:t>Physics of Fluids</w:t>
      </w:r>
      <w:r w:rsidRPr="0006700C">
        <w:t xml:space="preserve"> </w:t>
      </w:r>
      <w:r w:rsidRPr="0006700C">
        <w:rPr>
          <w:b/>
        </w:rPr>
        <w:t>11</w:t>
      </w:r>
      <w:r w:rsidRPr="0006700C">
        <w:t xml:space="preserve"> 1720-&amp;</w:t>
      </w:r>
      <w:bookmarkEnd w:id="216"/>
    </w:p>
    <w:p w14:paraId="63FB9A4A" w14:textId="77777777" w:rsidR="0006700C" w:rsidRPr="0006700C" w:rsidRDefault="0006700C" w:rsidP="0006700C">
      <w:pPr>
        <w:pStyle w:val="EndNoteBibliography"/>
        <w:spacing w:after="0"/>
        <w:ind w:left="380" w:hanging="380"/>
        <w:rPr>
          <w:i/>
        </w:rPr>
      </w:pPr>
      <w:bookmarkStart w:id="217" w:name="_ENREF_22"/>
      <w:r w:rsidRPr="0006700C">
        <w:t>[22]</w:t>
      </w:r>
      <w:r w:rsidRPr="0006700C">
        <w:tab/>
        <w:t xml:space="preserve">MA R K 1977 Quasi-linear relaxation of runaway electrons in a HF heated tokamak plasma </w:t>
      </w:r>
      <w:r w:rsidRPr="0006700C">
        <w:rPr>
          <w:i/>
        </w:rPr>
        <w:t xml:space="preserve">J. Plasma Physics </w:t>
      </w:r>
      <w:bookmarkEnd w:id="217"/>
    </w:p>
    <w:p w14:paraId="20B4E3F2" w14:textId="77777777" w:rsidR="0006700C" w:rsidRPr="0006700C" w:rsidRDefault="0006700C" w:rsidP="0006700C">
      <w:pPr>
        <w:pStyle w:val="EndNoteBibliography"/>
        <w:spacing w:after="0"/>
        <w:ind w:left="380" w:hanging="380"/>
      </w:pPr>
      <w:bookmarkStart w:id="218" w:name="_ENREF_23"/>
      <w:r w:rsidRPr="0006700C">
        <w:t>[23]</w:t>
      </w:r>
      <w:r w:rsidRPr="0006700C">
        <w:tab/>
        <w:t xml:space="preserve">Parail V and Pogutse O 1978 The kinetic theory of runaway electron beam instability in a tokamak </w:t>
      </w:r>
      <w:r w:rsidRPr="0006700C">
        <w:rPr>
          <w:i/>
        </w:rPr>
        <w:t>Nuclear Fusion</w:t>
      </w:r>
      <w:r w:rsidRPr="0006700C">
        <w:t xml:space="preserve"> </w:t>
      </w:r>
      <w:r w:rsidRPr="0006700C">
        <w:rPr>
          <w:b/>
        </w:rPr>
        <w:t>18</w:t>
      </w:r>
      <w:r w:rsidRPr="0006700C">
        <w:t xml:space="preserve"> 303</w:t>
      </w:r>
      <w:bookmarkEnd w:id="218"/>
    </w:p>
    <w:p w14:paraId="5A2681BA" w14:textId="77777777" w:rsidR="0006700C" w:rsidRPr="0006700C" w:rsidRDefault="0006700C" w:rsidP="0006700C">
      <w:pPr>
        <w:pStyle w:val="EndNoteBibliography"/>
        <w:spacing w:after="0"/>
        <w:ind w:left="380" w:hanging="380"/>
        <w:rPr>
          <w:b/>
        </w:rPr>
      </w:pPr>
      <w:bookmarkStart w:id="219" w:name="_ENREF_24"/>
      <w:r w:rsidRPr="0006700C">
        <w:t>[24]</w:t>
      </w:r>
      <w:r w:rsidRPr="0006700C">
        <w:tab/>
        <w:t xml:space="preserve">Zhang R, Liu J, Qin H, Wang Y, He Y and Sun Y 2015 Volume-preserving algorithm for secular relativistic dynamics of charged particles </w:t>
      </w:r>
      <w:r w:rsidRPr="0006700C">
        <w:rPr>
          <w:i/>
        </w:rPr>
        <w:t>Physics of Plasmas</w:t>
      </w:r>
      <w:r w:rsidRPr="0006700C">
        <w:t xml:space="preserve"> </w:t>
      </w:r>
      <w:r w:rsidRPr="0006700C">
        <w:rPr>
          <w:b/>
        </w:rPr>
        <w:t>22</w:t>
      </w:r>
      <w:bookmarkEnd w:id="219"/>
    </w:p>
    <w:p w14:paraId="4A009B1F" w14:textId="77777777" w:rsidR="0006700C" w:rsidRPr="0006700C" w:rsidRDefault="0006700C" w:rsidP="0006700C">
      <w:pPr>
        <w:pStyle w:val="EndNoteBibliography"/>
        <w:spacing w:after="0"/>
        <w:ind w:left="380" w:hanging="380"/>
      </w:pPr>
      <w:bookmarkStart w:id="220" w:name="_ENREF_25"/>
      <w:r w:rsidRPr="0006700C">
        <w:t>[25]</w:t>
      </w:r>
      <w:r w:rsidRPr="0006700C">
        <w:tab/>
        <w:t xml:space="preserve">Boris J P 1970 Relativistic plasma simulation-optimization of a hybrid code. In: </w:t>
      </w:r>
      <w:r w:rsidRPr="0006700C">
        <w:rPr>
          <w:i/>
        </w:rPr>
        <w:t>Proc. Fourth Conf. Num. Sim. Plasmas,</w:t>
      </w:r>
      <w:r w:rsidRPr="0006700C">
        <w:t xml:space="preserve"> pp 3-67</w:t>
      </w:r>
      <w:bookmarkEnd w:id="220"/>
    </w:p>
    <w:p w14:paraId="3CEEF8F1" w14:textId="77777777" w:rsidR="0006700C" w:rsidRPr="0006700C" w:rsidRDefault="0006700C" w:rsidP="0006700C">
      <w:pPr>
        <w:pStyle w:val="EndNoteBibliography"/>
        <w:spacing w:after="0"/>
        <w:ind w:left="380" w:hanging="380"/>
      </w:pPr>
      <w:bookmarkStart w:id="221" w:name="_ENREF_26"/>
      <w:r w:rsidRPr="0006700C">
        <w:t>[26]</w:t>
      </w:r>
      <w:r w:rsidRPr="0006700C">
        <w:tab/>
        <w:t xml:space="preserve">Wang Y, Liu J, Qin H, Yu Z and Yao Y 2017 The accurate particle tracer code </w:t>
      </w:r>
      <w:r w:rsidRPr="0006700C">
        <w:rPr>
          <w:i/>
        </w:rPr>
        <w:t>Computer Physics Communications</w:t>
      </w:r>
      <w:r w:rsidRPr="0006700C">
        <w:t xml:space="preserve"> </w:t>
      </w:r>
      <w:r w:rsidRPr="0006700C">
        <w:rPr>
          <w:b/>
        </w:rPr>
        <w:t>220</w:t>
      </w:r>
      <w:r w:rsidRPr="0006700C">
        <w:t xml:space="preserve"> 212-29</w:t>
      </w:r>
      <w:bookmarkEnd w:id="221"/>
    </w:p>
    <w:p w14:paraId="7C67457C" w14:textId="77777777" w:rsidR="0006700C" w:rsidRPr="0006700C" w:rsidRDefault="0006700C" w:rsidP="0006700C">
      <w:pPr>
        <w:pStyle w:val="EndNoteBibliography"/>
        <w:spacing w:after="0"/>
        <w:ind w:left="380" w:hanging="380"/>
        <w:rPr>
          <w:b/>
        </w:rPr>
      </w:pPr>
      <w:bookmarkStart w:id="222" w:name="_ENREF_27"/>
      <w:r w:rsidRPr="0006700C">
        <w:t>[27]</w:t>
      </w:r>
      <w:r w:rsidRPr="0006700C">
        <w:tab/>
        <w:t xml:space="preserve">Wang Y, Qin H and Liu J 2016 Multi-scale full-orbit analysis on phase-space behavior of runaway electrons in tokamak fields with synchrotron radiation </w:t>
      </w:r>
      <w:r w:rsidRPr="0006700C">
        <w:rPr>
          <w:i/>
        </w:rPr>
        <w:t>Physics of Plasmas</w:t>
      </w:r>
      <w:r w:rsidRPr="0006700C">
        <w:t xml:space="preserve"> </w:t>
      </w:r>
      <w:r w:rsidRPr="0006700C">
        <w:rPr>
          <w:b/>
        </w:rPr>
        <w:t>23</w:t>
      </w:r>
      <w:bookmarkEnd w:id="222"/>
    </w:p>
    <w:p w14:paraId="0AD66109" w14:textId="77777777" w:rsidR="0006700C" w:rsidRPr="0006700C" w:rsidRDefault="0006700C" w:rsidP="0006700C">
      <w:pPr>
        <w:pStyle w:val="EndNoteBibliography"/>
        <w:spacing w:after="0"/>
        <w:ind w:left="380" w:hanging="380"/>
      </w:pPr>
      <w:bookmarkStart w:id="223" w:name="_ENREF_28"/>
      <w:r w:rsidRPr="0006700C">
        <w:t>[28]</w:t>
      </w:r>
      <w:r w:rsidRPr="0006700C">
        <w:tab/>
        <w:t xml:space="preserve">Alikaev V and Parail V 1991 Current drive by electron cyclotron waves </w:t>
      </w:r>
      <w:r w:rsidRPr="0006700C">
        <w:rPr>
          <w:i/>
        </w:rPr>
        <w:t>Plasma Physics and Controlled Fusion</w:t>
      </w:r>
      <w:r w:rsidRPr="0006700C">
        <w:t xml:space="preserve"> </w:t>
      </w:r>
      <w:r w:rsidRPr="0006700C">
        <w:rPr>
          <w:b/>
        </w:rPr>
        <w:t>33</w:t>
      </w:r>
      <w:r w:rsidRPr="0006700C">
        <w:t xml:space="preserve"> 1639-56</w:t>
      </w:r>
      <w:bookmarkEnd w:id="223"/>
    </w:p>
    <w:p w14:paraId="32A8A1F1" w14:textId="77777777" w:rsidR="0006700C" w:rsidRPr="0006700C" w:rsidRDefault="0006700C" w:rsidP="0006700C">
      <w:pPr>
        <w:pStyle w:val="EndNoteBibliography"/>
        <w:spacing w:after="0"/>
        <w:ind w:left="380" w:hanging="380"/>
      </w:pPr>
      <w:bookmarkStart w:id="224" w:name="_ENREF_29"/>
      <w:r w:rsidRPr="0006700C">
        <w:t>[29]</w:t>
      </w:r>
      <w:r w:rsidRPr="0006700C">
        <w:tab/>
        <w:t xml:space="preserve">Mauel M E 1981 Theory of electron cyclotron heating in the Constance II experiment </w:t>
      </w:r>
      <w:bookmarkEnd w:id="224"/>
    </w:p>
    <w:p w14:paraId="23BEFE6B" w14:textId="77777777" w:rsidR="0006700C" w:rsidRPr="0006700C" w:rsidRDefault="0006700C" w:rsidP="0006700C">
      <w:pPr>
        <w:pStyle w:val="EndNoteBibliography"/>
        <w:spacing w:after="0"/>
        <w:ind w:left="380" w:hanging="380"/>
      </w:pPr>
      <w:bookmarkStart w:id="225" w:name="_ENREF_30"/>
      <w:r w:rsidRPr="0006700C">
        <w:t>[30]</w:t>
      </w:r>
      <w:r w:rsidRPr="0006700C">
        <w:tab/>
        <w:t xml:space="preserve">Fisch N and Boozer A H 1980 Creating an asymmetric plasma resistivity with waves </w:t>
      </w:r>
      <w:r w:rsidRPr="0006700C">
        <w:rPr>
          <w:i/>
        </w:rPr>
        <w:t>Physical Review Letters</w:t>
      </w:r>
      <w:r w:rsidRPr="0006700C">
        <w:t xml:space="preserve"> </w:t>
      </w:r>
      <w:r w:rsidRPr="0006700C">
        <w:rPr>
          <w:b/>
        </w:rPr>
        <w:t>45</w:t>
      </w:r>
      <w:r w:rsidRPr="0006700C">
        <w:t xml:space="preserve"> 720</w:t>
      </w:r>
      <w:bookmarkEnd w:id="225"/>
    </w:p>
    <w:p w14:paraId="335FCCEA" w14:textId="77777777" w:rsidR="0006700C" w:rsidRPr="0006700C" w:rsidRDefault="0006700C" w:rsidP="0006700C">
      <w:pPr>
        <w:pStyle w:val="EndNoteBibliography"/>
        <w:spacing w:after="0"/>
        <w:ind w:left="380" w:hanging="380"/>
      </w:pPr>
      <w:bookmarkStart w:id="226" w:name="_ENREF_31"/>
      <w:r w:rsidRPr="0006700C">
        <w:t>[31]</w:t>
      </w:r>
      <w:r w:rsidRPr="0006700C">
        <w:tab/>
        <w:t xml:space="preserve">Yoshino R, Kondoh T, Neyatani Y, Itami K, Kawano Y and Isei N 1997 Fast plasma shutdown by killer pellet injection in JT-60U with reduced heat flux on the divertor plate and avoiding runaway electron generation </w:t>
      </w:r>
      <w:r w:rsidRPr="0006700C">
        <w:rPr>
          <w:i/>
        </w:rPr>
        <w:t>Plasma physics and controlled fusion</w:t>
      </w:r>
      <w:r w:rsidRPr="0006700C">
        <w:t xml:space="preserve"> </w:t>
      </w:r>
      <w:r w:rsidRPr="0006700C">
        <w:rPr>
          <w:b/>
        </w:rPr>
        <w:t>39</w:t>
      </w:r>
      <w:r w:rsidRPr="0006700C">
        <w:t xml:space="preserve"> 313</w:t>
      </w:r>
      <w:bookmarkEnd w:id="226"/>
    </w:p>
    <w:p w14:paraId="5E50BD10" w14:textId="77777777" w:rsidR="0006700C" w:rsidRPr="0006700C" w:rsidRDefault="0006700C" w:rsidP="0006700C">
      <w:pPr>
        <w:pStyle w:val="EndNoteBibliography"/>
        <w:spacing w:after="0"/>
        <w:ind w:left="380" w:hanging="380"/>
      </w:pPr>
      <w:bookmarkStart w:id="227" w:name="_ENREF_32"/>
      <w:r w:rsidRPr="0006700C">
        <w:t>[32]</w:t>
      </w:r>
      <w:r w:rsidRPr="0006700C">
        <w:tab/>
        <w:t xml:space="preserve">Aleynikov P and Breizman B 2015 Stability analysis of runaway-driven waves in a tokamak </w:t>
      </w:r>
      <w:r w:rsidRPr="0006700C">
        <w:rPr>
          <w:i/>
        </w:rPr>
        <w:t>Nuclear Fusion</w:t>
      </w:r>
      <w:r w:rsidRPr="0006700C">
        <w:t xml:space="preserve"> </w:t>
      </w:r>
      <w:r w:rsidRPr="0006700C">
        <w:rPr>
          <w:b/>
        </w:rPr>
        <w:t>55</w:t>
      </w:r>
      <w:r w:rsidRPr="0006700C">
        <w:t xml:space="preserve"> 043014</w:t>
      </w:r>
      <w:bookmarkEnd w:id="227"/>
    </w:p>
    <w:p w14:paraId="6C39E377" w14:textId="77777777" w:rsidR="0006700C" w:rsidRPr="0006700C" w:rsidRDefault="0006700C" w:rsidP="0006700C">
      <w:pPr>
        <w:pStyle w:val="EndNoteBibliography"/>
        <w:spacing w:after="0"/>
        <w:ind w:left="380" w:hanging="380"/>
      </w:pPr>
      <w:bookmarkStart w:id="228" w:name="_ENREF_33"/>
      <w:r w:rsidRPr="0006700C">
        <w:t>[33]</w:t>
      </w:r>
      <w:r w:rsidRPr="0006700C">
        <w:tab/>
        <w:t xml:space="preserve">Spong D A, Heidbrink W, Paz-Soldan C, Du X, Thome K, Van Zeeland M, Collins C, Lvovskiy A, Moyer R and Austin M 2018 First direct observation of runaway-electron-driven whistler waves in tokamaks </w:t>
      </w:r>
      <w:r w:rsidRPr="0006700C">
        <w:rPr>
          <w:i/>
        </w:rPr>
        <w:t>Physical Review Letters</w:t>
      </w:r>
      <w:r w:rsidRPr="0006700C">
        <w:t xml:space="preserve"> </w:t>
      </w:r>
      <w:r w:rsidRPr="0006700C">
        <w:rPr>
          <w:b/>
        </w:rPr>
        <w:t>120</w:t>
      </w:r>
      <w:r w:rsidRPr="0006700C">
        <w:t xml:space="preserve"> 155002</w:t>
      </w:r>
      <w:bookmarkEnd w:id="228"/>
    </w:p>
    <w:p w14:paraId="16EB8A45" w14:textId="77777777" w:rsidR="0006700C" w:rsidRPr="0006700C" w:rsidRDefault="0006700C" w:rsidP="0006700C">
      <w:pPr>
        <w:pStyle w:val="EndNoteBibliography"/>
        <w:spacing w:after="0"/>
        <w:ind w:left="380" w:hanging="380"/>
        <w:rPr>
          <w:b/>
        </w:rPr>
      </w:pPr>
      <w:bookmarkStart w:id="229" w:name="_ENREF_34"/>
      <w:r w:rsidRPr="0006700C">
        <w:t>[34]</w:t>
      </w:r>
      <w:r w:rsidRPr="0006700C">
        <w:tab/>
        <w:t xml:space="preserve">Dendy R O 1987 Classical single-particle dynamics of the anomalous Doppler resonance </w:t>
      </w:r>
      <w:r w:rsidRPr="0006700C">
        <w:rPr>
          <w:i/>
        </w:rPr>
        <w:t>Physics of Fluids</w:t>
      </w:r>
      <w:r w:rsidRPr="0006700C">
        <w:t xml:space="preserve"> </w:t>
      </w:r>
      <w:r w:rsidRPr="0006700C">
        <w:rPr>
          <w:b/>
        </w:rPr>
        <w:t>30</w:t>
      </w:r>
      <w:bookmarkEnd w:id="229"/>
    </w:p>
    <w:p w14:paraId="549D1A79" w14:textId="77777777" w:rsidR="0006700C" w:rsidRPr="0006700C" w:rsidRDefault="0006700C" w:rsidP="0006700C">
      <w:pPr>
        <w:pStyle w:val="EndNoteBibliography"/>
        <w:spacing w:after="0"/>
        <w:ind w:left="380" w:hanging="380"/>
      </w:pPr>
      <w:bookmarkStart w:id="230" w:name="_ENREF_35"/>
      <w:r w:rsidRPr="0006700C">
        <w:t>[35]</w:t>
      </w:r>
      <w:r w:rsidRPr="0006700C">
        <w:tab/>
        <w:t xml:space="preserve">Ginzburg V L 1996 Radiation by uniformly moving sources (Vavilov–Cherenkov effect, transition radiation, and other phenomena) </w:t>
      </w:r>
      <w:r w:rsidRPr="0006700C">
        <w:rPr>
          <w:i/>
        </w:rPr>
        <w:t>Physics-Uspekhi</w:t>
      </w:r>
      <w:r w:rsidRPr="0006700C">
        <w:t xml:space="preserve"> </w:t>
      </w:r>
      <w:r w:rsidRPr="0006700C">
        <w:rPr>
          <w:b/>
        </w:rPr>
        <w:t>39</w:t>
      </w:r>
      <w:r w:rsidRPr="0006700C">
        <w:t xml:space="preserve"> 973</w:t>
      </w:r>
      <w:bookmarkEnd w:id="230"/>
    </w:p>
    <w:p w14:paraId="61A42C7C" w14:textId="77777777" w:rsidR="0006700C" w:rsidRPr="0006700C" w:rsidRDefault="0006700C" w:rsidP="0006700C">
      <w:pPr>
        <w:pStyle w:val="EndNoteBibliography"/>
        <w:ind w:left="380" w:hanging="380"/>
      </w:pPr>
      <w:bookmarkStart w:id="231" w:name="_ENREF_36"/>
      <w:r w:rsidRPr="0006700C">
        <w:t>[36]</w:t>
      </w:r>
      <w:r w:rsidRPr="0006700C">
        <w:tab/>
        <w:t xml:space="preserve">Tamm I E 1959 General characteristics of radiation emitted by systems moving with superlight velocities with some applications to plasma physics </w:t>
      </w:r>
      <w:r w:rsidRPr="0006700C">
        <w:rPr>
          <w:i/>
        </w:rPr>
        <w:t>Nobel Lectures</w:t>
      </w:r>
      <w:r w:rsidRPr="0006700C">
        <w:t xml:space="preserve"> </w:t>
      </w:r>
      <w:r w:rsidRPr="0006700C">
        <w:rPr>
          <w:b/>
        </w:rPr>
        <w:t>18</w:t>
      </w:r>
      <w:r w:rsidRPr="0006700C">
        <w:t xml:space="preserve"> 122-33</w:t>
      </w:r>
      <w:bookmarkEnd w:id="231"/>
    </w:p>
    <w:p w14:paraId="1EB07CDD" w14:textId="66A111EC" w:rsidR="00B31431" w:rsidRPr="00D43152" w:rsidRDefault="00711F83" w:rsidP="006228A2">
      <w:pPr>
        <w:pStyle w:val="IOPText"/>
        <w:ind w:firstLine="0"/>
        <w:rPr>
          <w:noProof/>
        </w:rPr>
      </w:pPr>
      <w:r>
        <w:rPr>
          <w:noProof/>
        </w:rPr>
        <w:fldChar w:fldCharType="end"/>
      </w:r>
    </w:p>
    <w:sectPr w:rsidR="00B31431" w:rsidRPr="00D43152" w:rsidSect="003A5833">
      <w:type w:val="continuous"/>
      <w:pgSz w:w="11906" w:h="16838" w:code="9"/>
      <w:pgMar w:top="1418" w:right="907" w:bottom="2041" w:left="907" w:header="709" w:footer="709" w:gutter="0"/>
      <w:cols w:num="2" w:space="227"/>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1" w:author="jinlin xie" w:date="2025-01-07T09:07:00Z" w:initials="jx">
    <w:p w14:paraId="50BD7339" w14:textId="6049201C" w:rsidR="00301186" w:rsidRDefault="00301186">
      <w:pPr>
        <w:pStyle w:val="CommentText"/>
        <w:rPr>
          <w:lang w:eastAsia="zh-CN"/>
        </w:rPr>
      </w:pPr>
      <w:r>
        <w:rPr>
          <w:rStyle w:val="CommentReference"/>
        </w:rPr>
        <w:annotationRef/>
      </w:r>
      <w:r>
        <w:rPr>
          <w:rFonts w:hint="eastAsia"/>
          <w:lang w:eastAsia="zh-CN"/>
        </w:rPr>
        <w:t>介绍这个工作的</w:t>
      </w:r>
      <w:r>
        <w:rPr>
          <w:rFonts w:hint="eastAsia"/>
          <w:lang w:eastAsia="zh-CN"/>
        </w:rPr>
        <w:t>side</w:t>
      </w:r>
      <w:r>
        <w:rPr>
          <w:lang w:eastAsia="zh-CN"/>
        </w:rPr>
        <w:t>-</w:t>
      </w:r>
      <w:r>
        <w:rPr>
          <w:rFonts w:hint="eastAsia"/>
          <w:lang w:eastAsia="zh-CN"/>
        </w:rPr>
        <w:t>effect</w:t>
      </w:r>
      <w:r>
        <w:rPr>
          <w:rFonts w:hint="eastAsia"/>
          <w:lang w:eastAsia="zh-CN"/>
        </w:rPr>
        <w:t>：</w:t>
      </w:r>
      <w:r>
        <w:rPr>
          <w:rFonts w:hint="eastAsia"/>
          <w:lang w:eastAsia="zh-CN"/>
        </w:rPr>
        <w:t>EEDF</w:t>
      </w:r>
      <w:r>
        <w:rPr>
          <w:rFonts w:hint="eastAsia"/>
          <w:lang w:eastAsia="zh-CN"/>
        </w:rPr>
        <w:t>的</w:t>
      </w:r>
      <w:r>
        <w:rPr>
          <w:rFonts w:hint="eastAsia"/>
          <w:lang w:eastAsia="zh-CN"/>
        </w:rPr>
        <w:t>high</w:t>
      </w:r>
      <w:r>
        <w:rPr>
          <w:lang w:eastAsia="zh-CN"/>
        </w:rPr>
        <w:t xml:space="preserve"> energy </w:t>
      </w:r>
      <w:r>
        <w:rPr>
          <w:rFonts w:hint="eastAsia"/>
          <w:lang w:eastAsia="zh-CN"/>
        </w:rPr>
        <w:t>tail</w:t>
      </w:r>
      <w:r>
        <w:rPr>
          <w:rFonts w:hint="eastAsia"/>
          <w:lang w:eastAsia="zh-CN"/>
        </w:rPr>
        <w:t>，以及</w:t>
      </w:r>
      <w:r>
        <w:rPr>
          <w:rFonts w:hint="eastAsia"/>
          <w:lang w:eastAsia="zh-CN"/>
        </w:rPr>
        <w:t xml:space="preserve"> </w:t>
      </w:r>
      <w:r>
        <w:rPr>
          <w:rFonts w:hint="eastAsia"/>
          <w:lang w:eastAsia="zh-CN"/>
        </w:rPr>
        <w:t>这个</w:t>
      </w:r>
      <w:r>
        <w:rPr>
          <w:rFonts w:hint="eastAsia"/>
          <w:lang w:eastAsia="zh-CN"/>
        </w:rPr>
        <w:t>suppress</w:t>
      </w:r>
      <w:r>
        <w:rPr>
          <w:rFonts w:hint="eastAsia"/>
          <w:lang w:eastAsia="zh-CN"/>
        </w:rPr>
        <w:t>效果好些只有在低密度出现等。</w:t>
      </w:r>
    </w:p>
  </w:comment>
  <w:comment w:id="42" w:author="mmwave" w:date="2025-01-10T11:03:00Z" w:initials="m">
    <w:p w14:paraId="04F2433B" w14:textId="6B7632C0" w:rsidR="00301186" w:rsidRDefault="00301186">
      <w:pPr>
        <w:pStyle w:val="CommentText"/>
      </w:pPr>
      <w:r>
        <w:rPr>
          <w:rStyle w:val="CommentReference"/>
        </w:rPr>
        <w:annotationRef/>
      </w:r>
      <w:r>
        <w:t xml:space="preserve">ADE </w:t>
      </w:r>
      <w:r>
        <w:rPr>
          <w:rFonts w:hint="eastAsia"/>
          <w:lang w:eastAsia="zh-CN"/>
        </w:rPr>
        <w:t>suppress</w:t>
      </w:r>
      <w:r>
        <w:rPr>
          <w:rFonts w:hint="eastAsia"/>
          <w:lang w:eastAsia="zh-CN"/>
        </w:rPr>
        <w:t>效果和密度无关，只有朗道共振和密度有关。</w:t>
      </w:r>
    </w:p>
  </w:comment>
  <w:comment w:id="51" w:author="jinlin xie" w:date="2025-01-07T09:11:00Z" w:initials="jx">
    <w:p w14:paraId="3C4C192E" w14:textId="198AE508" w:rsidR="00301186" w:rsidRDefault="00301186">
      <w:pPr>
        <w:pStyle w:val="CommentText"/>
      </w:pPr>
      <w:r>
        <w:rPr>
          <w:rStyle w:val="CommentReference"/>
        </w:rPr>
        <w:annotationRef/>
      </w:r>
      <w:r>
        <w:rPr>
          <w:lang w:eastAsia="zh-CN"/>
        </w:rPr>
        <w:t>D</w:t>
      </w:r>
      <w:r>
        <w:rPr>
          <w:rFonts w:hint="eastAsia"/>
          <w:lang w:eastAsia="zh-CN"/>
        </w:rPr>
        <w:t>etail</w:t>
      </w:r>
      <w:r>
        <w:rPr>
          <w:lang w:eastAsia="zh-CN"/>
        </w:rPr>
        <w:t>s</w:t>
      </w:r>
      <w:r>
        <w:t xml:space="preserve"> </w:t>
      </w:r>
      <w:r>
        <w:rPr>
          <w:rFonts w:hint="eastAsia"/>
          <w:lang w:eastAsia="zh-CN"/>
        </w:rPr>
        <w:t>o</w:t>
      </w:r>
      <w:r>
        <w:rPr>
          <w:lang w:eastAsia="zh-CN"/>
        </w:rPr>
        <w:t>f the beam</w:t>
      </w:r>
    </w:p>
  </w:comment>
  <w:comment w:id="58" w:author="jinlin xie" w:date="2025-01-07T09:15:00Z" w:initials="jx">
    <w:p w14:paraId="65E79FBA" w14:textId="340D0243" w:rsidR="00301186" w:rsidRDefault="00301186">
      <w:pPr>
        <w:pStyle w:val="CommentText"/>
        <w:rPr>
          <w:lang w:eastAsia="zh-CN"/>
        </w:rPr>
      </w:pPr>
      <w:r>
        <w:rPr>
          <w:rStyle w:val="CommentReference"/>
        </w:rPr>
        <w:annotationRef/>
      </w:r>
      <w:r>
        <w:rPr>
          <w:lang w:eastAsia="zh-CN"/>
        </w:rPr>
        <w:t xml:space="preserve">After introducing those previous works, it is natural to ask why there has not such a loop, electron get accelerated- wave excited-scattering- suppress // energy? Anything missed? </w:t>
      </w:r>
    </w:p>
  </w:comment>
  <w:comment w:id="79" w:author="jinlin xie" w:date="2025-01-07T09:26:00Z" w:initials="jx">
    <w:p w14:paraId="54E3367D" w14:textId="7170D394" w:rsidR="00301186" w:rsidRDefault="00301186">
      <w:pPr>
        <w:pStyle w:val="CommentText"/>
        <w:rPr>
          <w:lang w:eastAsia="zh-CN"/>
        </w:rPr>
      </w:pPr>
      <w:r>
        <w:rPr>
          <w:rStyle w:val="CommentReference"/>
        </w:rPr>
        <w:annotationRef/>
      </w:r>
      <w:r>
        <w:rPr>
          <w:lang w:eastAsia="zh-CN"/>
        </w:rPr>
        <w:t xml:space="preserve">What </w:t>
      </w:r>
      <w:proofErr w:type="gramStart"/>
      <w:r>
        <w:rPr>
          <w:lang w:eastAsia="zh-CN"/>
        </w:rPr>
        <w:t>induce</w:t>
      </w:r>
      <w:proofErr w:type="gramEnd"/>
      <w:r>
        <w:rPr>
          <w:lang w:eastAsia="zh-CN"/>
        </w:rPr>
        <w:t xml:space="preserve"> the wave? Not a good word used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BD7339" w15:done="0"/>
  <w15:commentEx w15:paraId="04F2433B" w15:paraIdParent="50BD7339" w15:done="0"/>
  <w15:commentEx w15:paraId="3C4C192E" w15:done="0"/>
  <w15:commentEx w15:paraId="65E79FBA" w15:done="0"/>
  <w15:commentEx w15:paraId="54E336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5104E5" w16cex:dateUtc="2025-01-05T00:44:00Z"/>
  <w16cex:commentExtensible w16cex:durableId="2E653C83" w16cex:dateUtc="2025-01-05T00:46:00Z"/>
  <w16cex:commentExtensible w16cex:durableId="2B276D52" w16cex:dateUtc="2025-01-07T01:07:00Z"/>
  <w16cex:commentExtensible w16cex:durableId="2B276E36" w16cex:dateUtc="2025-01-07T01:11:00Z"/>
  <w16cex:commentExtensible w16cex:durableId="2B276F46" w16cex:dateUtc="2025-01-07T01:15:00Z"/>
  <w16cex:commentExtensible w16cex:durableId="2B2771AF" w16cex:dateUtc="2025-01-07T01:26:00Z"/>
  <w16cex:commentExtensible w16cex:durableId="79C8A3C2" w16cex:dateUtc="2025-01-05T00:51:00Z"/>
  <w16cex:commentExtensible w16cex:durableId="70FDF98F" w16cex:dateUtc="2025-01-05T00:52:00Z"/>
  <w16cex:commentExtensible w16cex:durableId="79EFE9E9" w16cex:dateUtc="2025-01-05T00:56:00Z"/>
  <w16cex:commentExtensible w16cex:durableId="1CDDFD12" w16cex:dateUtc="2025-01-05T00:52:00Z"/>
  <w16cex:commentExtensible w16cex:durableId="020AB1D4" w16cex:dateUtc="2025-01-05T00:57:00Z"/>
  <w16cex:commentExtensible w16cex:durableId="54BF770D" w16cex:dateUtc="2025-01-05T00:58:00Z"/>
  <w16cex:commentExtensible w16cex:durableId="7A6E51BE" w16cex:dateUtc="2025-01-05T00:59:00Z"/>
  <w16cex:commentExtensible w16cex:durableId="1DB9855D" w16cex:dateUtc="2025-01-05T01:00:00Z"/>
  <w16cex:commentExtensible w16cex:durableId="3C7E151E" w16cex:dateUtc="2025-01-05T01:00:00Z"/>
  <w16cex:commentExtensible w16cex:durableId="71C9DB97" w16cex:dateUtc="2025-01-05T05:52:00Z"/>
  <w16cex:commentExtensible w16cex:durableId="76549EDA" w16cex:dateUtc="2025-01-05T01:03:00Z"/>
  <w16cex:commentExtensible w16cex:durableId="67C5BAF8" w16cex:dateUtc="2025-01-05T06:32:00Z"/>
  <w16cex:commentExtensible w16cex:durableId="21868973" w16cex:dateUtc="2025-01-05T01:03:00Z"/>
  <w16cex:commentExtensible w16cex:durableId="146C7C0C" w16cex:dateUtc="2025-01-05T06:33:00Z"/>
  <w16cex:commentExtensible w16cex:durableId="52D36E6D" w16cex:dateUtc="2025-01-05T01:05:00Z"/>
  <w16cex:commentExtensible w16cex:durableId="5B3BC0EC" w16cex:dateUtc="2025-01-05T01:06:00Z"/>
  <w16cex:commentExtensible w16cex:durableId="7FF6B049" w16cex:dateUtc="2025-01-05T01:07:00Z"/>
  <w16cex:commentExtensible w16cex:durableId="69542AFD" w16cex:dateUtc="2025-01-05T01:08:00Z"/>
  <w16cex:commentExtensible w16cex:durableId="6DB9C3AD" w16cex:dateUtc="2025-01-05T01:08:00Z"/>
  <w16cex:commentExtensible w16cex:durableId="6DD25365" w16cex:dateUtc="2025-01-05T01:08:00Z"/>
  <w16cex:commentExtensible w16cex:durableId="7B05717B" w16cex:dateUtc="2025-01-05T01: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BD7339" w16cid:durableId="2B276D52"/>
  <w16cid:commentId w16cid:paraId="04F2433B" w16cid:durableId="2B2B7CE6"/>
  <w16cid:commentId w16cid:paraId="3C4C192E" w16cid:durableId="2B276E36"/>
  <w16cid:commentId w16cid:paraId="65E79FBA" w16cid:durableId="2B276F46"/>
  <w16cid:commentId w16cid:paraId="54E3367D" w16cid:durableId="2B2771A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7F3DCC" w14:textId="77777777" w:rsidR="00301186" w:rsidRDefault="00301186" w:rsidP="00927301">
      <w:pPr>
        <w:spacing w:after="0" w:line="240" w:lineRule="auto"/>
      </w:pPr>
      <w:r>
        <w:separator/>
      </w:r>
    </w:p>
  </w:endnote>
  <w:endnote w:type="continuationSeparator" w:id="0">
    <w:p w14:paraId="4F3BFAC7" w14:textId="77777777" w:rsidR="00301186" w:rsidRDefault="00301186" w:rsidP="00927301">
      <w:pPr>
        <w:spacing w:after="0" w:line="240" w:lineRule="auto"/>
      </w:pPr>
      <w:r>
        <w:continuationSeparator/>
      </w:r>
    </w:p>
  </w:endnote>
  <w:endnote w:type="continuationNotice" w:id="1">
    <w:p w14:paraId="50FD8475" w14:textId="77777777" w:rsidR="00301186" w:rsidRDefault="0030118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41407"/>
      <w:docPartObj>
        <w:docPartGallery w:val="Page Numbers (Bottom of Page)"/>
        <w:docPartUnique/>
      </w:docPartObj>
    </w:sdtPr>
    <w:sdtEndPr>
      <w:rPr>
        <w:noProof/>
      </w:rPr>
    </w:sdtEndPr>
    <w:sdtContent>
      <w:p w14:paraId="034771EC" w14:textId="77777777" w:rsidR="00301186" w:rsidRDefault="00301186">
        <w:pPr>
          <w:pStyle w:val="Footer"/>
          <w:jc w:val="center"/>
        </w:pPr>
        <w:r>
          <w:ptab w:relativeTo="margin" w:alignment="left" w:leader="none"/>
        </w:r>
        <w:proofErr w:type="spellStart"/>
        <w:r w:rsidRPr="000A33FC">
          <w:rPr>
            <w:sz w:val="16"/>
            <w:szCs w:val="16"/>
          </w:rPr>
          <w:t>xxxx</w:t>
        </w:r>
        <w:r>
          <w:rPr>
            <w:sz w:val="16"/>
            <w:szCs w:val="16"/>
          </w:rPr>
          <w:t>-</w:t>
        </w:r>
        <w:r w:rsidRPr="000A33FC">
          <w:rPr>
            <w:sz w:val="16"/>
            <w:szCs w:val="16"/>
          </w:rPr>
          <w:t>xx</w:t>
        </w:r>
        <w:r>
          <w:rPr>
            <w:sz w:val="16"/>
            <w:szCs w:val="16"/>
          </w:rPr>
          <w:t>xx</w:t>
        </w:r>
        <w:proofErr w:type="spellEnd"/>
        <w:r>
          <w:rPr>
            <w:sz w:val="16"/>
            <w:szCs w:val="16"/>
          </w:rPr>
          <w:t>/xx/</w:t>
        </w:r>
        <w:proofErr w:type="spellStart"/>
        <w:r>
          <w:rPr>
            <w:sz w:val="16"/>
            <w:szCs w:val="16"/>
          </w:rPr>
          <w:t>xxxxxx</w:t>
        </w:r>
        <w:proofErr w:type="spellEnd"/>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1</w:t>
        </w:r>
        <w:r w:rsidRPr="009536C0">
          <w:rPr>
            <w:noProof/>
            <w:sz w:val="14"/>
            <w:szCs w:val="14"/>
          </w:rPr>
          <w:fldChar w:fldCharType="end"/>
        </w:r>
        <w:r>
          <w:rPr>
            <w:noProof/>
            <w:sz w:val="14"/>
            <w:szCs w:val="14"/>
          </w:rPr>
          <w:ptab w:relativeTo="margin" w:alignment="right" w:leader="none"/>
        </w:r>
        <w:r w:rsidRPr="000A33FC">
          <w:rPr>
            <w:noProof/>
            <w:sz w:val="16"/>
            <w:szCs w:val="16"/>
          </w:rPr>
          <w:t>© xxxx IOP Publishing Ltd</w:t>
        </w:r>
      </w:p>
    </w:sdtContent>
  </w:sdt>
  <w:p w14:paraId="66EA29BF" w14:textId="77777777" w:rsidR="00301186" w:rsidRDefault="003011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16301"/>
      <w:docPartObj>
        <w:docPartGallery w:val="Page Numbers (Bottom of Page)"/>
        <w:docPartUnique/>
      </w:docPartObj>
    </w:sdtPr>
    <w:sdtEndPr>
      <w:rPr>
        <w:noProof/>
      </w:rPr>
    </w:sdtEndPr>
    <w:sdtContent>
      <w:p w14:paraId="04913E0C" w14:textId="77777777" w:rsidR="00301186" w:rsidRDefault="00301186">
        <w:pPr>
          <w:pStyle w:val="Footer"/>
          <w:jc w:val="center"/>
        </w:pPr>
        <w:r>
          <w:ptab w:relativeTo="margin" w:alignment="center" w:leader="none"/>
        </w:r>
        <w:r w:rsidRPr="009536C0">
          <w:rPr>
            <w:sz w:val="14"/>
            <w:szCs w:val="14"/>
          </w:rPr>
          <w:fldChar w:fldCharType="begin"/>
        </w:r>
        <w:r w:rsidRPr="009536C0">
          <w:rPr>
            <w:sz w:val="14"/>
            <w:szCs w:val="14"/>
          </w:rPr>
          <w:instrText xml:space="preserve"> PAGE   \* MERGEFORMAT </w:instrText>
        </w:r>
        <w:r w:rsidRPr="009536C0">
          <w:rPr>
            <w:sz w:val="14"/>
            <w:szCs w:val="14"/>
          </w:rPr>
          <w:fldChar w:fldCharType="separate"/>
        </w:r>
        <w:r>
          <w:rPr>
            <w:noProof/>
            <w:sz w:val="14"/>
            <w:szCs w:val="14"/>
          </w:rPr>
          <w:t>2</w:t>
        </w:r>
        <w:r w:rsidRPr="009536C0">
          <w:rPr>
            <w:noProof/>
            <w:sz w:val="14"/>
            <w:szCs w:val="14"/>
          </w:rPr>
          <w:fldChar w:fldCharType="end"/>
        </w:r>
        <w:r>
          <w:rPr>
            <w:noProof/>
            <w:sz w:val="14"/>
            <w:szCs w:val="14"/>
          </w:rPr>
          <w:ptab w:relativeTo="margin" w:alignment="right" w:leader="none"/>
        </w:r>
      </w:p>
    </w:sdtContent>
  </w:sdt>
  <w:p w14:paraId="530602D6" w14:textId="77777777" w:rsidR="00301186" w:rsidRDefault="003011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0DCBF6" w14:textId="77777777" w:rsidR="00301186" w:rsidRDefault="00301186" w:rsidP="00927301">
      <w:pPr>
        <w:spacing w:after="0" w:line="240" w:lineRule="auto"/>
      </w:pPr>
      <w:r>
        <w:separator/>
      </w:r>
    </w:p>
  </w:footnote>
  <w:footnote w:type="continuationSeparator" w:id="0">
    <w:p w14:paraId="718E2391" w14:textId="77777777" w:rsidR="00301186" w:rsidRDefault="00301186" w:rsidP="00927301">
      <w:pPr>
        <w:spacing w:after="0" w:line="240" w:lineRule="auto"/>
      </w:pPr>
      <w:r>
        <w:continuationSeparator/>
      </w:r>
    </w:p>
  </w:footnote>
  <w:footnote w:type="continuationNotice" w:id="1">
    <w:p w14:paraId="5193F09C" w14:textId="77777777" w:rsidR="00301186" w:rsidRDefault="0030118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56506F" w14:textId="77777777" w:rsidR="00301186" w:rsidRPr="00927301" w:rsidRDefault="00301186" w:rsidP="00927301">
    <w:pPr>
      <w:pStyle w:val="IOPHeader"/>
    </w:pPr>
    <w:r>
      <w:rPr>
        <w:b/>
      </w:rPr>
      <w:t xml:space="preserve">IOP </w:t>
    </w:r>
    <w:r>
      <w:t>Publishing</w:t>
    </w:r>
    <w:r>
      <w:ptab w:relativeTo="margin" w:alignment="right" w:leader="none"/>
    </w:r>
    <w:r>
      <w:t>Journal Title</w:t>
    </w:r>
  </w:p>
  <w:p w14:paraId="0E589874" w14:textId="77777777" w:rsidR="00301186" w:rsidRPr="00654D1E" w:rsidRDefault="00301186">
    <w:pPr>
      <w:pStyle w:val="Header"/>
    </w:pPr>
    <w:r>
      <w:t xml:space="preserve">Journal </w:t>
    </w:r>
    <w:r>
      <w:rPr>
        <w:b/>
      </w:rPr>
      <w:t>XX</w:t>
    </w:r>
    <w:r>
      <w:t xml:space="preserve"> (XXXX) XXXXXX </w:t>
    </w:r>
    <w:r>
      <w:ptab w:relativeTo="margin" w:alignment="right" w:leader="none"/>
    </w:r>
    <w:r>
      <w:t>https://doi.org/XXXX/XXXX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9ED6F" w14:textId="77777777" w:rsidR="00301186" w:rsidRPr="00654D1E" w:rsidRDefault="00301186" w:rsidP="009536C0">
    <w:pPr>
      <w:pStyle w:val="IOPHeader"/>
    </w:pPr>
    <w:r>
      <w:t xml:space="preserve">Journal </w:t>
    </w:r>
    <w:r>
      <w:rPr>
        <w:b/>
      </w:rPr>
      <w:t>XX</w:t>
    </w:r>
    <w:r>
      <w:t xml:space="preserve"> (XXXX) XXXXXX</w:t>
    </w:r>
    <w:r>
      <w:ptab w:relativeTo="margin" w:alignment="right" w:leader="none"/>
    </w:r>
    <w:r>
      <w:t xml:space="preserve">Author </w:t>
    </w:r>
    <w:r>
      <w:rPr>
        <w:i/>
      </w:rPr>
      <w:t>et al</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FD0"/>
    <w:multiLevelType w:val="hybridMultilevel"/>
    <w:tmpl w:val="B8843A66"/>
    <w:lvl w:ilvl="0" w:tplc="0AC8F034">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EE51C5D"/>
    <w:multiLevelType w:val="hybridMultilevel"/>
    <w:tmpl w:val="3B9C1DA8"/>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F706FFA"/>
    <w:multiLevelType w:val="hybridMultilevel"/>
    <w:tmpl w:val="4BEE4DAA"/>
    <w:lvl w:ilvl="0" w:tplc="7200E0C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0C33664"/>
    <w:multiLevelType w:val="hybridMultilevel"/>
    <w:tmpl w:val="7354DD28"/>
    <w:lvl w:ilvl="0" w:tplc="97AAD622">
      <w:start w:val="1"/>
      <w:numFmt w:val="upperRoman"/>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AA5720E"/>
    <w:multiLevelType w:val="hybridMultilevel"/>
    <w:tmpl w:val="D4380FC8"/>
    <w:lvl w:ilvl="0" w:tplc="A00A51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D63530"/>
    <w:multiLevelType w:val="hybridMultilevel"/>
    <w:tmpl w:val="2DB02EAC"/>
    <w:lvl w:ilvl="0" w:tplc="F9D4D22E">
      <w:start w:val="1"/>
      <w:numFmt w:val="decimal"/>
      <w:pStyle w:val="IOPRefs"/>
      <w:lvlText w:val="[%1]"/>
      <w:lvlJc w:val="left"/>
      <w:pPr>
        <w:tabs>
          <w:tab w:val="num" w:pos="284"/>
        </w:tabs>
        <w:ind w:left="284" w:hanging="2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EF538B2"/>
    <w:multiLevelType w:val="hybridMultilevel"/>
    <w:tmpl w:val="516E42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0A67EE4"/>
    <w:multiLevelType w:val="hybridMultilevel"/>
    <w:tmpl w:val="6F7C5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0442C23"/>
    <w:multiLevelType w:val="hybridMultilevel"/>
    <w:tmpl w:val="516E42C2"/>
    <w:lvl w:ilvl="0" w:tplc="950A39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49455F"/>
    <w:multiLevelType w:val="hybridMultilevel"/>
    <w:tmpl w:val="0AC20FA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 w15:restartNumberingAfterBreak="0">
    <w:nsid w:val="55D45F21"/>
    <w:multiLevelType w:val="multilevel"/>
    <w:tmpl w:val="5B9833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4F651E"/>
    <w:multiLevelType w:val="hybridMultilevel"/>
    <w:tmpl w:val="449C7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EF51A24"/>
    <w:multiLevelType w:val="hybridMultilevel"/>
    <w:tmpl w:val="E056F5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6FE73E22"/>
    <w:multiLevelType w:val="hybridMultilevel"/>
    <w:tmpl w:val="891A0B8A"/>
    <w:lvl w:ilvl="0" w:tplc="38AA25C6">
      <w:start w:val="1"/>
      <w:numFmt w:val="decimal"/>
      <w:lvlText w:val="[%1]"/>
      <w:lvlJc w:val="left"/>
      <w:pPr>
        <w:tabs>
          <w:tab w:val="num" w:pos="284"/>
        </w:tabs>
        <w:ind w:left="284" w:firstLine="7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01A64E5"/>
    <w:multiLevelType w:val="hybridMultilevel"/>
    <w:tmpl w:val="808CFAA4"/>
    <w:lvl w:ilvl="0" w:tplc="4A2A984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6261BC"/>
    <w:multiLevelType w:val="multilevel"/>
    <w:tmpl w:val="5A527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946EDE"/>
    <w:multiLevelType w:val="hybridMultilevel"/>
    <w:tmpl w:val="95288524"/>
    <w:lvl w:ilvl="0" w:tplc="0809000F">
      <w:start w:val="1"/>
      <w:numFmt w:val="decimal"/>
      <w:lvlText w:val="%1."/>
      <w:lvlJc w:val="left"/>
      <w:pPr>
        <w:ind w:left="587" w:hanging="360"/>
      </w:pPr>
      <w:rPr>
        <w:rFonts w:hint="default"/>
      </w:rPr>
    </w:lvl>
    <w:lvl w:ilvl="1" w:tplc="08090019" w:tentative="1">
      <w:start w:val="1"/>
      <w:numFmt w:val="lowerLetter"/>
      <w:lvlText w:val="%2."/>
      <w:lvlJc w:val="left"/>
      <w:pPr>
        <w:ind w:left="1307" w:hanging="360"/>
      </w:pPr>
    </w:lvl>
    <w:lvl w:ilvl="2" w:tplc="0809001B" w:tentative="1">
      <w:start w:val="1"/>
      <w:numFmt w:val="lowerRoman"/>
      <w:lvlText w:val="%3."/>
      <w:lvlJc w:val="right"/>
      <w:pPr>
        <w:ind w:left="2027" w:hanging="180"/>
      </w:pPr>
    </w:lvl>
    <w:lvl w:ilvl="3" w:tplc="0809000F" w:tentative="1">
      <w:start w:val="1"/>
      <w:numFmt w:val="decimal"/>
      <w:lvlText w:val="%4."/>
      <w:lvlJc w:val="left"/>
      <w:pPr>
        <w:ind w:left="2747" w:hanging="360"/>
      </w:pPr>
    </w:lvl>
    <w:lvl w:ilvl="4" w:tplc="08090019" w:tentative="1">
      <w:start w:val="1"/>
      <w:numFmt w:val="lowerLetter"/>
      <w:lvlText w:val="%5."/>
      <w:lvlJc w:val="left"/>
      <w:pPr>
        <w:ind w:left="3467" w:hanging="360"/>
      </w:pPr>
    </w:lvl>
    <w:lvl w:ilvl="5" w:tplc="0809001B" w:tentative="1">
      <w:start w:val="1"/>
      <w:numFmt w:val="lowerRoman"/>
      <w:lvlText w:val="%6."/>
      <w:lvlJc w:val="right"/>
      <w:pPr>
        <w:ind w:left="4187" w:hanging="180"/>
      </w:pPr>
    </w:lvl>
    <w:lvl w:ilvl="6" w:tplc="0809000F" w:tentative="1">
      <w:start w:val="1"/>
      <w:numFmt w:val="decimal"/>
      <w:lvlText w:val="%7."/>
      <w:lvlJc w:val="left"/>
      <w:pPr>
        <w:ind w:left="4907" w:hanging="360"/>
      </w:pPr>
    </w:lvl>
    <w:lvl w:ilvl="7" w:tplc="08090019" w:tentative="1">
      <w:start w:val="1"/>
      <w:numFmt w:val="lowerLetter"/>
      <w:lvlText w:val="%8."/>
      <w:lvlJc w:val="left"/>
      <w:pPr>
        <w:ind w:left="5627" w:hanging="360"/>
      </w:pPr>
    </w:lvl>
    <w:lvl w:ilvl="8" w:tplc="0809001B" w:tentative="1">
      <w:start w:val="1"/>
      <w:numFmt w:val="lowerRoman"/>
      <w:lvlText w:val="%9."/>
      <w:lvlJc w:val="right"/>
      <w:pPr>
        <w:ind w:left="6347" w:hanging="180"/>
      </w:pPr>
    </w:lvl>
  </w:abstractNum>
  <w:num w:numId="1">
    <w:abstractNumId w:val="13"/>
  </w:num>
  <w:num w:numId="2">
    <w:abstractNumId w:val="5"/>
  </w:num>
  <w:num w:numId="3">
    <w:abstractNumId w:val="7"/>
  </w:num>
  <w:num w:numId="4">
    <w:abstractNumId w:val="16"/>
  </w:num>
  <w:num w:numId="5">
    <w:abstractNumId w:val="11"/>
  </w:num>
  <w:num w:numId="6">
    <w:abstractNumId w:val="14"/>
  </w:num>
  <w:num w:numId="7">
    <w:abstractNumId w:val="0"/>
  </w:num>
  <w:num w:numId="8">
    <w:abstractNumId w:val="3"/>
  </w:num>
  <w:num w:numId="9">
    <w:abstractNumId w:val="10"/>
  </w:num>
  <w:num w:numId="10">
    <w:abstractNumId w:val="6"/>
  </w:num>
  <w:num w:numId="11">
    <w:abstractNumId w:val="15"/>
  </w:num>
  <w:num w:numId="12">
    <w:abstractNumId w:val="2"/>
  </w:num>
  <w:num w:numId="13">
    <w:abstractNumId w:val="12"/>
  </w:num>
  <w:num w:numId="14">
    <w:abstractNumId w:val="4"/>
  </w:num>
  <w:num w:numId="15">
    <w:abstractNumId w:val="8"/>
  </w:num>
  <w:num w:numId="16">
    <w:abstractNumId w:val="9"/>
  </w:num>
  <w:num w:numId="1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inlin xie">
    <w15:presenceInfo w15:providerId="Windows Live" w15:userId="0421549e435f367d"/>
  </w15:person>
  <w15:person w15:author="mmwave">
    <w15:presenceInfo w15:providerId="None" w15:userId="mmwav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attachedTemplate r:id="rId1"/>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IOP Vancouver  Copy&lt;/Style&gt;&lt;LeftDelim&gt;{&lt;/LeftDelim&gt;&lt;RightDelim&gt;}&lt;/RightDelim&gt;&lt;FontName&gt;Times New Roman&lt;/FontName&gt;&lt;FontSize&gt;10&lt;/FontSize&gt;&lt;ReflistTitle&gt;&lt;/ReflistTitle&gt;&lt;StartingRefnum&gt;1&lt;/StartingRefnum&gt;&lt;FirstLineIndent&gt;0&lt;/FirstLineIndent&gt;&lt;HangingIndent&gt;396&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0atdtsz3wzwebesv0npwr9e520zx0xd0xpe&quot;&gt;My EndNote Library2024&lt;record-ids&gt;&lt;item&gt;877&lt;/item&gt;&lt;item&gt;1485&lt;/item&gt;&lt;item&gt;1631&lt;/item&gt;&lt;item&gt;1774&lt;/item&gt;&lt;item&gt;1801&lt;/item&gt;&lt;item&gt;1939&lt;/item&gt;&lt;item&gt;1950&lt;/item&gt;&lt;item&gt;2236&lt;/item&gt;&lt;item&gt;2237&lt;/item&gt;&lt;item&gt;2239&lt;/item&gt;&lt;item&gt;2240&lt;/item&gt;&lt;item&gt;2241&lt;/item&gt;&lt;item&gt;2242&lt;/item&gt;&lt;item&gt;2243&lt;/item&gt;&lt;item&gt;2244&lt;/item&gt;&lt;item&gt;2245&lt;/item&gt;&lt;item&gt;2246&lt;/item&gt;&lt;item&gt;2248&lt;/item&gt;&lt;item&gt;2249&lt;/item&gt;&lt;item&gt;2256&lt;/item&gt;&lt;item&gt;2257&lt;/item&gt;&lt;item&gt;2259&lt;/item&gt;&lt;item&gt;2260&lt;/item&gt;&lt;item&gt;2261&lt;/item&gt;&lt;item&gt;2262&lt;/item&gt;&lt;item&gt;2263&lt;/item&gt;&lt;item&gt;2264&lt;/item&gt;&lt;item&gt;2265&lt;/item&gt;&lt;item&gt;2266&lt;/item&gt;&lt;item&gt;2267&lt;/item&gt;&lt;item&gt;2268&lt;/item&gt;&lt;item&gt;2269&lt;/item&gt;&lt;item&gt;2270&lt;/item&gt;&lt;item&gt;2272&lt;/item&gt;&lt;item&gt;2273&lt;/item&gt;&lt;item&gt;2274&lt;/item&gt;&lt;/record-ids&gt;&lt;/item&gt;&lt;/Libraries&gt;"/>
  </w:docVars>
  <w:rsids>
    <w:rsidRoot w:val="000C6AD1"/>
    <w:rsid w:val="000036E6"/>
    <w:rsid w:val="000110D8"/>
    <w:rsid w:val="00014AD5"/>
    <w:rsid w:val="0001530E"/>
    <w:rsid w:val="00035698"/>
    <w:rsid w:val="0003719F"/>
    <w:rsid w:val="00050A4A"/>
    <w:rsid w:val="00050E3E"/>
    <w:rsid w:val="000566D6"/>
    <w:rsid w:val="0006700C"/>
    <w:rsid w:val="00086AA5"/>
    <w:rsid w:val="000908F4"/>
    <w:rsid w:val="000A26AF"/>
    <w:rsid w:val="000A33FC"/>
    <w:rsid w:val="000A4405"/>
    <w:rsid w:val="000A7903"/>
    <w:rsid w:val="000B23F0"/>
    <w:rsid w:val="000B4DFF"/>
    <w:rsid w:val="000C6AD1"/>
    <w:rsid w:val="000E0532"/>
    <w:rsid w:val="000E0F30"/>
    <w:rsid w:val="0012637D"/>
    <w:rsid w:val="0013108D"/>
    <w:rsid w:val="0013215C"/>
    <w:rsid w:val="00135DB2"/>
    <w:rsid w:val="00140536"/>
    <w:rsid w:val="00142B49"/>
    <w:rsid w:val="00160B66"/>
    <w:rsid w:val="00163814"/>
    <w:rsid w:val="00170B2B"/>
    <w:rsid w:val="001775D1"/>
    <w:rsid w:val="00194577"/>
    <w:rsid w:val="00197D90"/>
    <w:rsid w:val="001A5F32"/>
    <w:rsid w:val="001B12D5"/>
    <w:rsid w:val="001B1EAB"/>
    <w:rsid w:val="001C65DE"/>
    <w:rsid w:val="001D685C"/>
    <w:rsid w:val="001F3547"/>
    <w:rsid w:val="0020434C"/>
    <w:rsid w:val="002047FB"/>
    <w:rsid w:val="00205374"/>
    <w:rsid w:val="002065A8"/>
    <w:rsid w:val="00214673"/>
    <w:rsid w:val="00214FD0"/>
    <w:rsid w:val="00221213"/>
    <w:rsid w:val="002354CF"/>
    <w:rsid w:val="002459C4"/>
    <w:rsid w:val="00251470"/>
    <w:rsid w:val="002537A3"/>
    <w:rsid w:val="00254BDA"/>
    <w:rsid w:val="0025790B"/>
    <w:rsid w:val="002734C6"/>
    <w:rsid w:val="002813CB"/>
    <w:rsid w:val="002871DF"/>
    <w:rsid w:val="00290217"/>
    <w:rsid w:val="00296E6B"/>
    <w:rsid w:val="002B66DF"/>
    <w:rsid w:val="002C5705"/>
    <w:rsid w:val="002D5531"/>
    <w:rsid w:val="002E340D"/>
    <w:rsid w:val="00301186"/>
    <w:rsid w:val="003016B9"/>
    <w:rsid w:val="00316B32"/>
    <w:rsid w:val="00322803"/>
    <w:rsid w:val="003452BB"/>
    <w:rsid w:val="0035006A"/>
    <w:rsid w:val="00360A74"/>
    <w:rsid w:val="00363616"/>
    <w:rsid w:val="003674B2"/>
    <w:rsid w:val="003765CE"/>
    <w:rsid w:val="003833AC"/>
    <w:rsid w:val="003854F3"/>
    <w:rsid w:val="00396087"/>
    <w:rsid w:val="00396D97"/>
    <w:rsid w:val="003A5833"/>
    <w:rsid w:val="003B4D93"/>
    <w:rsid w:val="003B50C8"/>
    <w:rsid w:val="003C5F3D"/>
    <w:rsid w:val="003D2FCD"/>
    <w:rsid w:val="003E40EC"/>
    <w:rsid w:val="003E560C"/>
    <w:rsid w:val="003F20CA"/>
    <w:rsid w:val="003F677D"/>
    <w:rsid w:val="0041078C"/>
    <w:rsid w:val="0041563C"/>
    <w:rsid w:val="00423697"/>
    <w:rsid w:val="00457093"/>
    <w:rsid w:val="004647CE"/>
    <w:rsid w:val="00466416"/>
    <w:rsid w:val="00466F9C"/>
    <w:rsid w:val="004820FB"/>
    <w:rsid w:val="00482C83"/>
    <w:rsid w:val="00491B27"/>
    <w:rsid w:val="004932F1"/>
    <w:rsid w:val="004A3755"/>
    <w:rsid w:val="004B0703"/>
    <w:rsid w:val="004B6C05"/>
    <w:rsid w:val="004C226C"/>
    <w:rsid w:val="004D0222"/>
    <w:rsid w:val="004D2B93"/>
    <w:rsid w:val="004D2C0F"/>
    <w:rsid w:val="004D2E4E"/>
    <w:rsid w:val="004D6754"/>
    <w:rsid w:val="004E1A64"/>
    <w:rsid w:val="004E1AEF"/>
    <w:rsid w:val="004E24E5"/>
    <w:rsid w:val="00501828"/>
    <w:rsid w:val="00502A8C"/>
    <w:rsid w:val="00502DD7"/>
    <w:rsid w:val="00507CEA"/>
    <w:rsid w:val="005223F4"/>
    <w:rsid w:val="00536C5E"/>
    <w:rsid w:val="005370D9"/>
    <w:rsid w:val="0054546D"/>
    <w:rsid w:val="00546A0B"/>
    <w:rsid w:val="00547F7F"/>
    <w:rsid w:val="0055274C"/>
    <w:rsid w:val="00553B92"/>
    <w:rsid w:val="005567A2"/>
    <w:rsid w:val="00574C8A"/>
    <w:rsid w:val="00577B32"/>
    <w:rsid w:val="005A35ED"/>
    <w:rsid w:val="005A4FCC"/>
    <w:rsid w:val="005A7753"/>
    <w:rsid w:val="005B524D"/>
    <w:rsid w:val="005B58B9"/>
    <w:rsid w:val="005C233F"/>
    <w:rsid w:val="005C638C"/>
    <w:rsid w:val="005F79AC"/>
    <w:rsid w:val="00607FE8"/>
    <w:rsid w:val="00610305"/>
    <w:rsid w:val="006228A2"/>
    <w:rsid w:val="00633ECF"/>
    <w:rsid w:val="00652DD0"/>
    <w:rsid w:val="00654D1E"/>
    <w:rsid w:val="00655FFD"/>
    <w:rsid w:val="00664F43"/>
    <w:rsid w:val="00671B4B"/>
    <w:rsid w:val="0067434A"/>
    <w:rsid w:val="00681C8D"/>
    <w:rsid w:val="006A6AC2"/>
    <w:rsid w:val="006B1822"/>
    <w:rsid w:val="006B2089"/>
    <w:rsid w:val="006C2E59"/>
    <w:rsid w:val="006D5764"/>
    <w:rsid w:val="006E5A60"/>
    <w:rsid w:val="006E6018"/>
    <w:rsid w:val="006E668E"/>
    <w:rsid w:val="00706BF9"/>
    <w:rsid w:val="00711F83"/>
    <w:rsid w:val="007363DF"/>
    <w:rsid w:val="00737C88"/>
    <w:rsid w:val="0074527E"/>
    <w:rsid w:val="00750662"/>
    <w:rsid w:val="00750C19"/>
    <w:rsid w:val="00754CAE"/>
    <w:rsid w:val="00755A06"/>
    <w:rsid w:val="00774E80"/>
    <w:rsid w:val="007A128B"/>
    <w:rsid w:val="007B5272"/>
    <w:rsid w:val="007B6670"/>
    <w:rsid w:val="007D1AEC"/>
    <w:rsid w:val="007D4CF3"/>
    <w:rsid w:val="007E23D5"/>
    <w:rsid w:val="007E27BE"/>
    <w:rsid w:val="007F1F29"/>
    <w:rsid w:val="00803F26"/>
    <w:rsid w:val="00804807"/>
    <w:rsid w:val="00820526"/>
    <w:rsid w:val="00821D74"/>
    <w:rsid w:val="00841803"/>
    <w:rsid w:val="008543E4"/>
    <w:rsid w:val="008605F8"/>
    <w:rsid w:val="00867B6F"/>
    <w:rsid w:val="00874884"/>
    <w:rsid w:val="0087550C"/>
    <w:rsid w:val="00882FE4"/>
    <w:rsid w:val="00883E92"/>
    <w:rsid w:val="00896B2B"/>
    <w:rsid w:val="008A48FA"/>
    <w:rsid w:val="008A4CE3"/>
    <w:rsid w:val="008A7832"/>
    <w:rsid w:val="008C0296"/>
    <w:rsid w:val="008C59BA"/>
    <w:rsid w:val="008D3F5F"/>
    <w:rsid w:val="008D59E9"/>
    <w:rsid w:val="008E0C3B"/>
    <w:rsid w:val="008F333A"/>
    <w:rsid w:val="00905E33"/>
    <w:rsid w:val="0092155B"/>
    <w:rsid w:val="00927301"/>
    <w:rsid w:val="00932562"/>
    <w:rsid w:val="00934E29"/>
    <w:rsid w:val="009536C0"/>
    <w:rsid w:val="00962B87"/>
    <w:rsid w:val="00964DD6"/>
    <w:rsid w:val="009951C9"/>
    <w:rsid w:val="009A4F1A"/>
    <w:rsid w:val="009B1C72"/>
    <w:rsid w:val="009D509C"/>
    <w:rsid w:val="009E44BA"/>
    <w:rsid w:val="009E7910"/>
    <w:rsid w:val="009F033C"/>
    <w:rsid w:val="009F2AC3"/>
    <w:rsid w:val="00A21161"/>
    <w:rsid w:val="00A21CD3"/>
    <w:rsid w:val="00A3122A"/>
    <w:rsid w:val="00A36623"/>
    <w:rsid w:val="00A368EF"/>
    <w:rsid w:val="00A40AFB"/>
    <w:rsid w:val="00A515ED"/>
    <w:rsid w:val="00A53826"/>
    <w:rsid w:val="00A55B28"/>
    <w:rsid w:val="00A56382"/>
    <w:rsid w:val="00A62067"/>
    <w:rsid w:val="00A9538C"/>
    <w:rsid w:val="00AA181E"/>
    <w:rsid w:val="00AC24A0"/>
    <w:rsid w:val="00AC3B11"/>
    <w:rsid w:val="00AC3F42"/>
    <w:rsid w:val="00AC4028"/>
    <w:rsid w:val="00AC4AC6"/>
    <w:rsid w:val="00AC57AC"/>
    <w:rsid w:val="00AC6B6C"/>
    <w:rsid w:val="00B051E1"/>
    <w:rsid w:val="00B26147"/>
    <w:rsid w:val="00B31431"/>
    <w:rsid w:val="00B31D49"/>
    <w:rsid w:val="00B33471"/>
    <w:rsid w:val="00B362E0"/>
    <w:rsid w:val="00B401F6"/>
    <w:rsid w:val="00B47DA1"/>
    <w:rsid w:val="00B50F18"/>
    <w:rsid w:val="00B55A64"/>
    <w:rsid w:val="00B7586C"/>
    <w:rsid w:val="00B81CE9"/>
    <w:rsid w:val="00B82DA9"/>
    <w:rsid w:val="00B86263"/>
    <w:rsid w:val="00B919F6"/>
    <w:rsid w:val="00B92A38"/>
    <w:rsid w:val="00B946CB"/>
    <w:rsid w:val="00BB147C"/>
    <w:rsid w:val="00BB16F1"/>
    <w:rsid w:val="00BD27DA"/>
    <w:rsid w:val="00BE1948"/>
    <w:rsid w:val="00C02F23"/>
    <w:rsid w:val="00C0648A"/>
    <w:rsid w:val="00C07897"/>
    <w:rsid w:val="00C20DAA"/>
    <w:rsid w:val="00C31084"/>
    <w:rsid w:val="00C3652D"/>
    <w:rsid w:val="00C45380"/>
    <w:rsid w:val="00C4769E"/>
    <w:rsid w:val="00C517A6"/>
    <w:rsid w:val="00C5426A"/>
    <w:rsid w:val="00C722BF"/>
    <w:rsid w:val="00C8633A"/>
    <w:rsid w:val="00C863BF"/>
    <w:rsid w:val="00CC32E7"/>
    <w:rsid w:val="00CD2C83"/>
    <w:rsid w:val="00CD3F59"/>
    <w:rsid w:val="00CE12A8"/>
    <w:rsid w:val="00CE28BC"/>
    <w:rsid w:val="00CF70CD"/>
    <w:rsid w:val="00D0601A"/>
    <w:rsid w:val="00D122AD"/>
    <w:rsid w:val="00D13F43"/>
    <w:rsid w:val="00D1512C"/>
    <w:rsid w:val="00D33115"/>
    <w:rsid w:val="00D35695"/>
    <w:rsid w:val="00D37341"/>
    <w:rsid w:val="00D41D9D"/>
    <w:rsid w:val="00D43152"/>
    <w:rsid w:val="00D50F6C"/>
    <w:rsid w:val="00D52BCE"/>
    <w:rsid w:val="00D748E0"/>
    <w:rsid w:val="00D74B07"/>
    <w:rsid w:val="00D95F1D"/>
    <w:rsid w:val="00DA0584"/>
    <w:rsid w:val="00DA2A80"/>
    <w:rsid w:val="00DB1B79"/>
    <w:rsid w:val="00DB484F"/>
    <w:rsid w:val="00DB54F0"/>
    <w:rsid w:val="00DC3240"/>
    <w:rsid w:val="00DD49B8"/>
    <w:rsid w:val="00DE4B5D"/>
    <w:rsid w:val="00DF3CF5"/>
    <w:rsid w:val="00DF4840"/>
    <w:rsid w:val="00E10713"/>
    <w:rsid w:val="00E13EE6"/>
    <w:rsid w:val="00E16F01"/>
    <w:rsid w:val="00E20803"/>
    <w:rsid w:val="00E24D1B"/>
    <w:rsid w:val="00E336AD"/>
    <w:rsid w:val="00E43F7F"/>
    <w:rsid w:val="00E5050F"/>
    <w:rsid w:val="00E5604E"/>
    <w:rsid w:val="00E6021F"/>
    <w:rsid w:val="00E83BC4"/>
    <w:rsid w:val="00E86050"/>
    <w:rsid w:val="00E94827"/>
    <w:rsid w:val="00E95D21"/>
    <w:rsid w:val="00E96D5B"/>
    <w:rsid w:val="00EA1165"/>
    <w:rsid w:val="00EA56CD"/>
    <w:rsid w:val="00EA7670"/>
    <w:rsid w:val="00EB3D2C"/>
    <w:rsid w:val="00EB3D48"/>
    <w:rsid w:val="00EC3B60"/>
    <w:rsid w:val="00EC58FF"/>
    <w:rsid w:val="00ED05BA"/>
    <w:rsid w:val="00ED55CA"/>
    <w:rsid w:val="00EE5A01"/>
    <w:rsid w:val="00EF1688"/>
    <w:rsid w:val="00EF4C74"/>
    <w:rsid w:val="00F02370"/>
    <w:rsid w:val="00F060C1"/>
    <w:rsid w:val="00F07B28"/>
    <w:rsid w:val="00F13E0F"/>
    <w:rsid w:val="00F164AE"/>
    <w:rsid w:val="00F31231"/>
    <w:rsid w:val="00F74254"/>
    <w:rsid w:val="00F82A82"/>
    <w:rsid w:val="00F85DD5"/>
    <w:rsid w:val="00F86461"/>
    <w:rsid w:val="00FA0833"/>
    <w:rsid w:val="00FA2747"/>
    <w:rsid w:val="00FC22AE"/>
    <w:rsid w:val="00FC36D1"/>
    <w:rsid w:val="00FC4B2D"/>
    <w:rsid w:val="00FD2834"/>
    <w:rsid w:val="00FD358A"/>
    <w:rsid w:val="00FD5A0A"/>
    <w:rsid w:val="00FD7F7E"/>
    <w:rsid w:val="00FE0694"/>
    <w:rsid w:val="0F2F63F3"/>
    <w:rsid w:val="15D6885C"/>
    <w:rsid w:val="1CE1C938"/>
    <w:rsid w:val="3D72C1FC"/>
    <w:rsid w:val="58DE37F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3685A7"/>
  <w15:chartTrackingRefBased/>
  <w15:docId w15:val="{8CD536CE-4A90-4EFB-9F20-3CAC9AEE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3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7301"/>
  </w:style>
  <w:style w:type="paragraph" w:styleId="Footer">
    <w:name w:val="footer"/>
    <w:basedOn w:val="Normal"/>
    <w:link w:val="FooterChar"/>
    <w:uiPriority w:val="99"/>
    <w:unhideWhenUsed/>
    <w:rsid w:val="009273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7301"/>
  </w:style>
  <w:style w:type="paragraph" w:customStyle="1" w:styleId="IOPHeader">
    <w:name w:val="IOPHeader"/>
    <w:basedOn w:val="Header"/>
    <w:link w:val="IOPHeaderChar"/>
    <w:qFormat/>
    <w:rsid w:val="00654D1E"/>
    <w:pPr>
      <w:pBdr>
        <w:bottom w:val="single" w:sz="4" w:space="1" w:color="auto"/>
      </w:pBdr>
    </w:pPr>
  </w:style>
  <w:style w:type="paragraph" w:customStyle="1" w:styleId="IOPTitle">
    <w:name w:val="IOPTitle"/>
    <w:basedOn w:val="Normal"/>
    <w:link w:val="IOPTitleChar"/>
    <w:qFormat/>
    <w:rsid w:val="00D43152"/>
    <w:pPr>
      <w:spacing w:after="520"/>
    </w:pPr>
    <w:rPr>
      <w:b/>
      <w:sz w:val="48"/>
      <w:szCs w:val="48"/>
    </w:rPr>
  </w:style>
  <w:style w:type="character" w:customStyle="1" w:styleId="IOPHeaderChar">
    <w:name w:val="IOPHeader Char"/>
    <w:basedOn w:val="HeaderChar"/>
    <w:link w:val="IOPHeader"/>
    <w:rsid w:val="00654D1E"/>
  </w:style>
  <w:style w:type="paragraph" w:customStyle="1" w:styleId="IOPAuthor">
    <w:name w:val="IOPAuthor"/>
    <w:basedOn w:val="Normal"/>
    <w:link w:val="IOPAuthorChar"/>
    <w:qFormat/>
    <w:rsid w:val="00D74B07"/>
    <w:pPr>
      <w:spacing w:after="200"/>
      <w:ind w:right="2552"/>
    </w:pPr>
    <w:rPr>
      <w:b/>
    </w:rPr>
  </w:style>
  <w:style w:type="character" w:customStyle="1" w:styleId="IOPTitleChar">
    <w:name w:val="IOPTitle Char"/>
    <w:basedOn w:val="DefaultParagraphFont"/>
    <w:link w:val="IOPTitle"/>
    <w:rsid w:val="00D43152"/>
    <w:rPr>
      <w:b/>
      <w:sz w:val="48"/>
      <w:szCs w:val="48"/>
    </w:rPr>
  </w:style>
  <w:style w:type="paragraph" w:customStyle="1" w:styleId="IOPAff">
    <w:name w:val="IOPAff"/>
    <w:basedOn w:val="IOPAuthor"/>
    <w:link w:val="IOPAffChar"/>
    <w:qFormat/>
    <w:rsid w:val="00D74B07"/>
    <w:pPr>
      <w:spacing w:after="0"/>
    </w:pPr>
    <w:rPr>
      <w:rFonts w:ascii="Times New Roman" w:hAnsi="Times New Roman" w:cs="Times New Roman"/>
      <w:b w:val="0"/>
      <w:sz w:val="18"/>
      <w:szCs w:val="18"/>
    </w:rPr>
  </w:style>
  <w:style w:type="character" w:customStyle="1" w:styleId="IOPAuthorChar">
    <w:name w:val="IOPAuthor Char"/>
    <w:basedOn w:val="DefaultParagraphFont"/>
    <w:link w:val="IOPAuthor"/>
    <w:rsid w:val="00D74B07"/>
    <w:rPr>
      <w:b/>
    </w:rPr>
  </w:style>
  <w:style w:type="paragraph" w:customStyle="1" w:styleId="IOPH1">
    <w:name w:val="IOPH1"/>
    <w:basedOn w:val="IOPAff"/>
    <w:link w:val="IOPH1Char"/>
    <w:qFormat/>
    <w:rsid w:val="0087550C"/>
    <w:pPr>
      <w:spacing w:before="200" w:after="120"/>
      <w:ind w:right="0"/>
    </w:pPr>
    <w:rPr>
      <w:rFonts w:asciiTheme="minorHAnsi" w:hAnsiTheme="minorHAnsi"/>
      <w:b/>
      <w:sz w:val="22"/>
    </w:rPr>
  </w:style>
  <w:style w:type="character" w:customStyle="1" w:styleId="IOPAffChar">
    <w:name w:val="IOPAff Char"/>
    <w:basedOn w:val="IOPAuthorChar"/>
    <w:link w:val="IOPAff"/>
    <w:rsid w:val="00D74B07"/>
    <w:rPr>
      <w:rFonts w:ascii="Times New Roman" w:hAnsi="Times New Roman" w:cs="Times New Roman"/>
      <w:b w:val="0"/>
      <w:sz w:val="18"/>
      <w:szCs w:val="18"/>
    </w:rPr>
  </w:style>
  <w:style w:type="paragraph" w:customStyle="1" w:styleId="IOPAbsText">
    <w:name w:val="IOPAbsText"/>
    <w:basedOn w:val="Normal"/>
    <w:link w:val="IOPAbsTextChar"/>
    <w:qFormat/>
    <w:rsid w:val="00D74B07"/>
    <w:pPr>
      <w:spacing w:after="0"/>
      <w:ind w:right="2552"/>
    </w:pPr>
    <w:rPr>
      <w:rFonts w:ascii="Times New Roman" w:hAnsi="Times New Roman"/>
      <w:sz w:val="20"/>
    </w:rPr>
  </w:style>
  <w:style w:type="character" w:customStyle="1" w:styleId="IOPH1Char">
    <w:name w:val="IOPH1 Char"/>
    <w:basedOn w:val="IOPAffChar"/>
    <w:link w:val="IOPH1"/>
    <w:rsid w:val="0087550C"/>
    <w:rPr>
      <w:rFonts w:ascii="Times New Roman" w:hAnsi="Times New Roman" w:cs="Times New Roman"/>
      <w:b/>
      <w:sz w:val="18"/>
      <w:szCs w:val="18"/>
    </w:rPr>
  </w:style>
  <w:style w:type="paragraph" w:customStyle="1" w:styleId="IOPKwd">
    <w:name w:val="IOPKwd"/>
    <w:basedOn w:val="IOPAbsText"/>
    <w:link w:val="IOPKwdChar"/>
    <w:qFormat/>
    <w:rsid w:val="005223F4"/>
    <w:pPr>
      <w:pBdr>
        <w:bottom w:val="single" w:sz="4" w:space="1" w:color="auto"/>
      </w:pBdr>
      <w:spacing w:before="240" w:after="240"/>
      <w:ind w:right="0"/>
    </w:pPr>
  </w:style>
  <w:style w:type="character" w:customStyle="1" w:styleId="IOPAbsTextChar">
    <w:name w:val="IOPAbsText Char"/>
    <w:basedOn w:val="DefaultParagraphFont"/>
    <w:link w:val="IOPAbsText"/>
    <w:rsid w:val="00D74B07"/>
    <w:rPr>
      <w:rFonts w:ascii="Times New Roman" w:hAnsi="Times New Roman"/>
      <w:sz w:val="20"/>
    </w:rPr>
  </w:style>
  <w:style w:type="paragraph" w:customStyle="1" w:styleId="IOPText">
    <w:name w:val="IOPText"/>
    <w:basedOn w:val="IOPAbsText"/>
    <w:link w:val="IOPTextChar"/>
    <w:qFormat/>
    <w:rsid w:val="00A40AFB"/>
    <w:pPr>
      <w:ind w:right="0" w:firstLine="227"/>
      <w:jc w:val="both"/>
    </w:pPr>
  </w:style>
  <w:style w:type="character" w:customStyle="1" w:styleId="IOPKwdChar">
    <w:name w:val="IOPKwd Char"/>
    <w:basedOn w:val="IOPAbsTextChar"/>
    <w:link w:val="IOPKwd"/>
    <w:rsid w:val="005223F4"/>
    <w:rPr>
      <w:rFonts w:ascii="Times New Roman" w:hAnsi="Times New Roman"/>
      <w:sz w:val="20"/>
    </w:rPr>
  </w:style>
  <w:style w:type="character" w:customStyle="1" w:styleId="IOPTextChar">
    <w:name w:val="IOPText Char"/>
    <w:basedOn w:val="IOPAbsTextChar"/>
    <w:link w:val="IOPText"/>
    <w:rsid w:val="00A40AFB"/>
    <w:rPr>
      <w:rFonts w:ascii="Times New Roman" w:hAnsi="Times New Roman"/>
      <w:sz w:val="20"/>
    </w:rPr>
  </w:style>
  <w:style w:type="paragraph" w:customStyle="1" w:styleId="IOPH2">
    <w:name w:val="IOPH2"/>
    <w:basedOn w:val="IOPH1"/>
    <w:link w:val="IOPH2Char"/>
    <w:qFormat/>
    <w:rsid w:val="0087550C"/>
    <w:rPr>
      <w:b w:val="0"/>
      <w:i/>
    </w:rPr>
  </w:style>
  <w:style w:type="paragraph" w:customStyle="1" w:styleId="IOPH3">
    <w:name w:val="IOPH3"/>
    <w:basedOn w:val="IOPH2"/>
    <w:link w:val="IOPH3Char"/>
    <w:qFormat/>
    <w:rsid w:val="008D59E9"/>
    <w:pPr>
      <w:spacing w:after="0"/>
    </w:pPr>
  </w:style>
  <w:style w:type="character" w:customStyle="1" w:styleId="IOPH2Char">
    <w:name w:val="IOPH2 Char"/>
    <w:basedOn w:val="IOPH1Char"/>
    <w:link w:val="IOPH2"/>
    <w:rsid w:val="0087550C"/>
    <w:rPr>
      <w:rFonts w:ascii="Times New Roman" w:hAnsi="Times New Roman" w:cs="Times New Roman"/>
      <w:b w:val="0"/>
      <w:i/>
      <w:sz w:val="18"/>
      <w:szCs w:val="18"/>
    </w:rPr>
  </w:style>
  <w:style w:type="paragraph" w:customStyle="1" w:styleId="IOPrefs0">
    <w:name w:val="IOPrefs"/>
    <w:link w:val="IOPrefsChar"/>
    <w:rsid w:val="00E86050"/>
    <w:pPr>
      <w:spacing w:after="0"/>
      <w:ind w:left="284" w:hanging="284"/>
    </w:pPr>
    <w:rPr>
      <w:rFonts w:ascii="Times New Roman" w:hAnsi="Times New Roman"/>
      <w:noProof/>
      <w:sz w:val="18"/>
    </w:rPr>
  </w:style>
  <w:style w:type="character" w:customStyle="1" w:styleId="IOPH3Char">
    <w:name w:val="IOPH3 Char"/>
    <w:basedOn w:val="IOPH2Char"/>
    <w:link w:val="IOPH3"/>
    <w:rsid w:val="008D59E9"/>
    <w:rPr>
      <w:rFonts w:ascii="Times New Roman" w:hAnsi="Times New Roman" w:cs="Times New Roman"/>
      <w:b w:val="0"/>
      <w:i/>
      <w:sz w:val="18"/>
      <w:szCs w:val="18"/>
    </w:rPr>
  </w:style>
  <w:style w:type="paragraph" w:customStyle="1" w:styleId="IOPRefs">
    <w:name w:val="IOPRefs"/>
    <w:basedOn w:val="IOPrefs0"/>
    <w:link w:val="IOPRefsChar0"/>
    <w:qFormat/>
    <w:rsid w:val="00E86050"/>
    <w:pPr>
      <w:numPr>
        <w:numId w:val="2"/>
      </w:numPr>
    </w:pPr>
  </w:style>
  <w:style w:type="character" w:customStyle="1" w:styleId="IOPrefsChar">
    <w:name w:val="IOPrefs Char"/>
    <w:basedOn w:val="DefaultParagraphFont"/>
    <w:link w:val="IOPrefs0"/>
    <w:rsid w:val="00E86050"/>
    <w:rPr>
      <w:rFonts w:ascii="Times New Roman" w:hAnsi="Times New Roman"/>
      <w:noProof/>
      <w:sz w:val="18"/>
    </w:rPr>
  </w:style>
  <w:style w:type="character" w:customStyle="1" w:styleId="IOPRefsChar0">
    <w:name w:val="IOPRefs Char"/>
    <w:basedOn w:val="IOPrefsChar"/>
    <w:link w:val="IOPRefs"/>
    <w:rsid w:val="00E86050"/>
    <w:rPr>
      <w:rFonts w:ascii="Times New Roman" w:hAnsi="Times New Roman"/>
      <w:noProof/>
      <w:sz w:val="18"/>
    </w:rPr>
  </w:style>
  <w:style w:type="character" w:styleId="CommentReference">
    <w:name w:val="annotation reference"/>
    <w:basedOn w:val="DefaultParagraphFont"/>
    <w:uiPriority w:val="99"/>
    <w:semiHidden/>
    <w:unhideWhenUsed/>
    <w:rsid w:val="00DD49B8"/>
    <w:rPr>
      <w:sz w:val="16"/>
      <w:szCs w:val="16"/>
    </w:rPr>
  </w:style>
  <w:style w:type="paragraph" w:styleId="CommentText">
    <w:name w:val="annotation text"/>
    <w:basedOn w:val="Normal"/>
    <w:link w:val="CommentTextChar"/>
    <w:uiPriority w:val="99"/>
    <w:unhideWhenUsed/>
    <w:rsid w:val="00DD49B8"/>
    <w:pPr>
      <w:spacing w:line="240" w:lineRule="auto"/>
    </w:pPr>
    <w:rPr>
      <w:sz w:val="20"/>
      <w:szCs w:val="20"/>
    </w:rPr>
  </w:style>
  <w:style w:type="character" w:customStyle="1" w:styleId="CommentTextChar">
    <w:name w:val="Comment Text Char"/>
    <w:basedOn w:val="DefaultParagraphFont"/>
    <w:link w:val="CommentText"/>
    <w:uiPriority w:val="99"/>
    <w:rsid w:val="00DD49B8"/>
    <w:rPr>
      <w:sz w:val="20"/>
      <w:szCs w:val="20"/>
    </w:rPr>
  </w:style>
  <w:style w:type="paragraph" w:styleId="CommentSubject">
    <w:name w:val="annotation subject"/>
    <w:basedOn w:val="CommentText"/>
    <w:next w:val="CommentText"/>
    <w:link w:val="CommentSubjectChar"/>
    <w:uiPriority w:val="99"/>
    <w:semiHidden/>
    <w:unhideWhenUsed/>
    <w:rsid w:val="00DD49B8"/>
    <w:rPr>
      <w:b/>
      <w:bCs/>
    </w:rPr>
  </w:style>
  <w:style w:type="character" w:customStyle="1" w:styleId="CommentSubjectChar">
    <w:name w:val="Comment Subject Char"/>
    <w:basedOn w:val="CommentTextChar"/>
    <w:link w:val="CommentSubject"/>
    <w:uiPriority w:val="99"/>
    <w:semiHidden/>
    <w:rsid w:val="00DD49B8"/>
    <w:rPr>
      <w:b/>
      <w:bCs/>
      <w:sz w:val="20"/>
      <w:szCs w:val="20"/>
    </w:rPr>
  </w:style>
  <w:style w:type="paragraph" w:styleId="BalloonText">
    <w:name w:val="Balloon Text"/>
    <w:basedOn w:val="Normal"/>
    <w:link w:val="BalloonTextChar"/>
    <w:uiPriority w:val="99"/>
    <w:semiHidden/>
    <w:unhideWhenUsed/>
    <w:rsid w:val="00DD4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9B8"/>
    <w:rPr>
      <w:rFonts w:ascii="Segoe UI" w:hAnsi="Segoe UI" w:cs="Segoe UI"/>
      <w:sz w:val="18"/>
      <w:szCs w:val="18"/>
    </w:rPr>
  </w:style>
  <w:style w:type="character" w:styleId="Emphasis">
    <w:name w:val="Emphasis"/>
    <w:basedOn w:val="DefaultParagraphFont"/>
    <w:uiPriority w:val="20"/>
    <w:qFormat/>
    <w:rsid w:val="00DD49B8"/>
    <w:rPr>
      <w:i/>
      <w:iCs/>
    </w:rPr>
  </w:style>
  <w:style w:type="character" w:styleId="Hyperlink">
    <w:name w:val="Hyperlink"/>
    <w:basedOn w:val="DefaultParagraphFont"/>
    <w:uiPriority w:val="99"/>
    <w:unhideWhenUsed/>
    <w:rsid w:val="005567A2"/>
    <w:rPr>
      <w:color w:val="0563C1" w:themeColor="hyperlink"/>
      <w:u w:val="single"/>
    </w:rPr>
  </w:style>
  <w:style w:type="character" w:styleId="UnresolvedMention">
    <w:name w:val="Unresolved Mention"/>
    <w:basedOn w:val="DefaultParagraphFont"/>
    <w:uiPriority w:val="99"/>
    <w:semiHidden/>
    <w:unhideWhenUsed/>
    <w:rsid w:val="005567A2"/>
    <w:rPr>
      <w:color w:val="605E5C"/>
      <w:shd w:val="clear" w:color="auto" w:fill="E1DFDD"/>
    </w:rPr>
  </w:style>
  <w:style w:type="paragraph" w:styleId="Revision">
    <w:name w:val="Revision"/>
    <w:hidden/>
    <w:uiPriority w:val="99"/>
    <w:semiHidden/>
    <w:rsid w:val="00197D90"/>
    <w:pPr>
      <w:spacing w:after="0" w:line="240" w:lineRule="auto"/>
    </w:pPr>
  </w:style>
  <w:style w:type="paragraph" w:customStyle="1" w:styleId="EndNoteBibliographyTitle">
    <w:name w:val="EndNote Bibliography Title"/>
    <w:basedOn w:val="Normal"/>
    <w:link w:val="EndNoteBibliographyTitle0"/>
    <w:rsid w:val="00711F83"/>
    <w:pPr>
      <w:spacing w:after="0"/>
      <w:jc w:val="center"/>
    </w:pPr>
    <w:rPr>
      <w:rFonts w:ascii="Times New Roman" w:hAnsi="Times New Roman" w:cs="Times New Roman"/>
      <w:noProof/>
      <w:sz w:val="20"/>
      <w:lang w:val="en-US"/>
    </w:rPr>
  </w:style>
  <w:style w:type="character" w:customStyle="1" w:styleId="EndNoteBibliographyTitle0">
    <w:name w:val="EndNote Bibliography Title 字符"/>
    <w:basedOn w:val="IOPAffChar"/>
    <w:link w:val="EndNoteBibliographyTitle"/>
    <w:rsid w:val="00711F83"/>
    <w:rPr>
      <w:rFonts w:ascii="Times New Roman" w:hAnsi="Times New Roman" w:cs="Times New Roman"/>
      <w:b w:val="0"/>
      <w:noProof/>
      <w:sz w:val="20"/>
      <w:szCs w:val="18"/>
      <w:lang w:val="en-US"/>
    </w:rPr>
  </w:style>
  <w:style w:type="paragraph" w:customStyle="1" w:styleId="EndNoteBibliography">
    <w:name w:val="EndNote Bibliography"/>
    <w:basedOn w:val="Normal"/>
    <w:link w:val="EndNoteBibliography0"/>
    <w:rsid w:val="00711F83"/>
    <w:pPr>
      <w:spacing w:line="240" w:lineRule="auto"/>
      <w:jc w:val="both"/>
    </w:pPr>
    <w:rPr>
      <w:rFonts w:ascii="Times New Roman" w:hAnsi="Times New Roman" w:cs="Times New Roman"/>
      <w:noProof/>
      <w:sz w:val="20"/>
      <w:lang w:val="en-US"/>
    </w:rPr>
  </w:style>
  <w:style w:type="character" w:customStyle="1" w:styleId="EndNoteBibliography0">
    <w:name w:val="EndNote Bibliography 字符"/>
    <w:basedOn w:val="IOPAffChar"/>
    <w:link w:val="EndNoteBibliography"/>
    <w:rsid w:val="00711F83"/>
    <w:rPr>
      <w:rFonts w:ascii="Times New Roman" w:hAnsi="Times New Roman" w:cs="Times New Roman"/>
      <w:b w:val="0"/>
      <w:noProof/>
      <w:sz w:val="20"/>
      <w:szCs w:val="18"/>
      <w:lang w:val="en-US"/>
    </w:rPr>
  </w:style>
  <w:style w:type="paragraph" w:styleId="Caption">
    <w:name w:val="caption"/>
    <w:basedOn w:val="Normal"/>
    <w:next w:val="Normal"/>
    <w:uiPriority w:val="35"/>
    <w:unhideWhenUsed/>
    <w:qFormat/>
    <w:rsid w:val="004D2B93"/>
    <w:rPr>
      <w:rFonts w:eastAsia="SimHei" w:cstheme="majorBidi"/>
      <w:sz w:val="20"/>
      <w:szCs w:val="20"/>
    </w:rPr>
  </w:style>
  <w:style w:type="character" w:styleId="PlaceholderText">
    <w:name w:val="Placeholder Text"/>
    <w:basedOn w:val="DefaultParagraphFont"/>
    <w:uiPriority w:val="99"/>
    <w:semiHidden/>
    <w:rsid w:val="005B524D"/>
    <w:rPr>
      <w:color w:val="666666"/>
    </w:rPr>
  </w:style>
  <w:style w:type="paragraph" w:styleId="NormalWeb">
    <w:name w:val="Normal (Web)"/>
    <w:basedOn w:val="Normal"/>
    <w:rsid w:val="00821D74"/>
    <w:pPr>
      <w:spacing w:before="100" w:beforeAutospacing="1" w:after="100" w:afterAutospacing="1" w:line="240" w:lineRule="auto"/>
    </w:pPr>
    <w:rPr>
      <w:rFonts w:ascii="Times New Roman" w:hAnsi="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0591948">
      <w:bodyDiv w:val="1"/>
      <w:marLeft w:val="0"/>
      <w:marRight w:val="0"/>
      <w:marTop w:val="0"/>
      <w:marBottom w:val="0"/>
      <w:divBdr>
        <w:top w:val="none" w:sz="0" w:space="0" w:color="auto"/>
        <w:left w:val="none" w:sz="0" w:space="0" w:color="auto"/>
        <w:bottom w:val="none" w:sz="0" w:space="0" w:color="auto"/>
        <w:right w:val="none" w:sz="0" w:space="0" w:color="auto"/>
      </w:divBdr>
    </w:div>
    <w:div w:id="1294942942">
      <w:bodyDiv w:val="1"/>
      <w:marLeft w:val="0"/>
      <w:marRight w:val="0"/>
      <w:marTop w:val="0"/>
      <w:marBottom w:val="0"/>
      <w:divBdr>
        <w:top w:val="none" w:sz="0" w:space="0" w:color="auto"/>
        <w:left w:val="none" w:sz="0" w:space="0" w:color="auto"/>
        <w:bottom w:val="none" w:sz="0" w:space="0" w:color="auto"/>
        <w:right w:val="none" w:sz="0" w:space="0" w:color="auto"/>
      </w:divBdr>
      <w:divsChild>
        <w:div w:id="4615330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emf"/><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18/08/relationships/commentsExtensible" Target="commentsExtensi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footer" Target="footer2.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2.xml"/><Relationship Id="rId32" Type="http://schemas.microsoft.com/office/2011/relationships/people" Target="peop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g\Downloads\IOPP-WordTemplateLar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25DE5F59C9C7741A43E8507115C29AE" ma:contentTypeVersion="12" ma:contentTypeDescription="Create a new document." ma:contentTypeScope="" ma:versionID="3838c50bec871210a30f92b9619016c7">
  <xsd:schema xmlns:xsd="http://www.w3.org/2001/XMLSchema" xmlns:xs="http://www.w3.org/2001/XMLSchema" xmlns:p="http://schemas.microsoft.com/office/2006/metadata/properties" xmlns:ns3="f4f3ac1a-f0b0-4edf-95f0-ae0107ebb4d2" xmlns:ns4="9e668b08-18f6-43af-b7d7-f2a4e2ec4622" targetNamespace="http://schemas.microsoft.com/office/2006/metadata/properties" ma:root="true" ma:fieldsID="e773a95bfaa2e4f6c9568ca59858b9d9" ns3:_="" ns4:_="">
    <xsd:import namespace="f4f3ac1a-f0b0-4edf-95f0-ae0107ebb4d2"/>
    <xsd:import namespace="9e668b08-18f6-43af-b7d7-f2a4e2ec462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f3ac1a-f0b0-4edf-95f0-ae0107ebb4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668b08-18f6-43af-b7d7-f2a4e2ec462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ED8C6-5575-432B-8FC9-59F986DA7F3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1C354BB-8E5B-48B7-AA63-28DC19CBF3A7}">
  <ds:schemaRefs>
    <ds:schemaRef ds:uri="http://schemas.microsoft.com/sharepoint/v3/contenttype/forms"/>
  </ds:schemaRefs>
</ds:datastoreItem>
</file>

<file path=customXml/itemProps3.xml><?xml version="1.0" encoding="utf-8"?>
<ds:datastoreItem xmlns:ds="http://schemas.openxmlformats.org/officeDocument/2006/customXml" ds:itemID="{B99B9C18-FFC5-4734-B16A-69D1070D9C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f3ac1a-f0b0-4edf-95f0-ae0107ebb4d2"/>
    <ds:schemaRef ds:uri="9e668b08-18f6-43af-b7d7-f2a4e2ec4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E7FE19A-A681-4DB3-8BA4-AADA5916F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IOPP-WordTemplateLarge.dotx</Template>
  <TotalTime>398</TotalTime>
  <Pages>13</Pages>
  <Words>12858</Words>
  <Characters>73297</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ioppublishing@ioppublishing.org</dc:creator>
  <cp:keywords/>
  <dc:description/>
  <cp:lastModifiedBy>mmwave</cp:lastModifiedBy>
  <cp:revision>5</cp:revision>
  <dcterms:created xsi:type="dcterms:W3CDTF">2025-01-09T08:36:00Z</dcterms:created>
  <dcterms:modified xsi:type="dcterms:W3CDTF">2025-01-10T20:04:00Z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0x010100125DE5F59C9C7741A43E8507115C29AE</vt:lpwstr>
  </property>
</Properties>
</file>
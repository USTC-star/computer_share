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4F9B" w14:textId="5E1E42C9" w:rsidR="007C5C87" w:rsidRPr="00A535ED" w:rsidRDefault="007C5C87" w:rsidP="0067457F">
      <w:pPr>
        <w:rPr>
          <w:rFonts w:ascii="Arial" w:hAnsi="Arial" w:cs="Arial"/>
          <w:b/>
          <w:sz w:val="20"/>
          <w:szCs w:val="20"/>
        </w:rPr>
      </w:pPr>
      <w:r w:rsidRPr="00A535ED">
        <w:rPr>
          <w:rFonts w:ascii="Arial" w:hAnsi="Arial" w:cs="Arial"/>
          <w:b/>
          <w:sz w:val="20"/>
          <w:szCs w:val="20"/>
        </w:rPr>
        <w:t>Constraining Electron Parallel Energy in Electrostatic Fields through the Anomalous Doppler Effect Induced by External Electromagnetic Waves</w:t>
      </w:r>
    </w:p>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a4"/>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r w:rsidR="007C5C87" w:rsidRPr="00A535ED">
        <w:rPr>
          <w:i/>
          <w:sz w:val="20"/>
          <w:szCs w:val="20"/>
        </w:rPr>
        <w:t>xxxxx</w:t>
      </w:r>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30D030E1" w:rsidR="007C5C87" w:rsidRPr="007C5C87" w:rsidRDefault="007C5C87" w:rsidP="007C5C87">
      <w:pPr>
        <w:ind w:left="720" w:right="684"/>
        <w:jc w:val="both"/>
        <w:rPr>
          <w:sz w:val="20"/>
          <w:szCs w:val="20"/>
        </w:rPr>
      </w:pPr>
      <w:r w:rsidRPr="007C5C87">
        <w:rPr>
          <w:sz w:val="20"/>
          <w:szCs w:val="20"/>
        </w:rPr>
        <w:br/>
        <w:t>The interaction between free electrons and electromagnetic waves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several watts per square meter to saturate parallel energy in Tokamaks.</w:t>
      </w:r>
    </w:p>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a4"/>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a4"/>
        <w:shd w:val="clear" w:color="auto" w:fill="FFFFFF"/>
        <w:ind w:firstLine="360"/>
        <w:jc w:val="both"/>
        <w:rPr>
          <w:sz w:val="20"/>
          <w:szCs w:val="20"/>
        </w:rPr>
      </w:pPr>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5ED3E8CE" w:rsidR="007C5C87" w:rsidRPr="007C5C87" w:rsidRDefault="007C5C87" w:rsidP="007C5C87">
      <w:pPr>
        <w:pStyle w:val="a4"/>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[35] and the enhancement of magnetic perturbations [37],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023B66D9" w:rsidR="00B73D93" w:rsidRPr="00B73D93" w:rsidRDefault="00B73D93" w:rsidP="00B73D93">
      <w:pPr>
        <w:pStyle w:val="a4"/>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ω\omega and wave vector k</w:t>
      </w:r>
      <w:r w:rsidRPr="00B73D93">
        <w:rPr>
          <w:rFonts w:ascii="Cambria Math" w:hAnsi="Cambria Math" w:cs="Cambria Math"/>
          <w:sz w:val="20"/>
          <w:szCs w:val="20"/>
        </w:rPr>
        <w:t>⃗</w:t>
      </w:r>
      <w:r w:rsidRPr="00B73D93">
        <w:rPr>
          <w:sz w:val="20"/>
          <w:szCs w:val="20"/>
        </w:rPr>
        <w:t>\vec{k},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n</m:t>
        </m:r>
        <m:r>
          <m:rPr>
            <m:sty m:val="p"/>
          </m:rPr>
          <w:rPr>
            <w:rFonts w:ascii="Cambria Math" w:hAnsi="Cambria Math"/>
            <w:noProof/>
            <w:sz w:val="20"/>
            <w:szCs w:val="20"/>
          </w:rPr>
          <m:t>&gt;0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a4"/>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7BF69EFE" w:rsidR="00B73D93" w:rsidRPr="00B73D93" w:rsidRDefault="00B73D93" w:rsidP="00B73D93">
      <w:pPr>
        <w:pStyle w:val="a4"/>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535ED">
        <w:rPr>
          <w:sz w:val="20"/>
          <w:szCs w:val="20"/>
          <w:highlight w:val="yellow"/>
        </w:rPr>
        <w:t>[</w:t>
      </w:r>
      <w:r w:rsidR="00F13902">
        <w:rPr>
          <w:rFonts w:hint="eastAsia"/>
          <w:sz w:val="20"/>
          <w:szCs w:val="20"/>
          <w:highlight w:val="yellow"/>
        </w:rPr>
        <w:t>26</w:t>
      </w:r>
      <w:r w:rsidR="00BB7A37" w:rsidRPr="00A535ED">
        <w:rPr>
          <w:sz w:val="20"/>
          <w:szCs w:val="20"/>
          <w:highlight w:val="yellow"/>
        </w:rPr>
        <w:t>]</w:t>
      </w:r>
      <w:r w:rsidRPr="00B73D93">
        <w:rPr>
          <w:sz w:val="20"/>
          <w:szCs w:val="20"/>
          <w:highlight w:val="yellow"/>
        </w:rPr>
        <w:t>,</w:t>
      </w:r>
      <w:r w:rsidRPr="00B73D93">
        <w:rPr>
          <w:sz w:val="20"/>
          <w:szCs w:val="20"/>
        </w:rPr>
        <w:t xml:space="preserve"> who found that high-energy runaway electrons could be significantly reduced through Anomalous Doppler Effect during lower hybrid wave heating in the Frascati Tokamak . However, it is important to note that the high power of lower </w:t>
      </w:r>
      <w:r w:rsidRPr="00B73D93">
        <w:rPr>
          <w:sz w:val="20"/>
          <w:szCs w:val="20"/>
        </w:rPr>
        <w:lastRenderedPageBreak/>
        <w:t>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36B4604D" w14:textId="78F6A469" w:rsidR="007C5C87" w:rsidRPr="00A535ED" w:rsidRDefault="00B73D93" w:rsidP="007C1B9F">
      <w:pPr>
        <w:pStyle w:val="a4"/>
        <w:shd w:val="clear" w:color="auto" w:fill="FFFFFF"/>
        <w:ind w:firstLine="360"/>
        <w:jc w:val="both"/>
        <w:rPr>
          <w:sz w:val="20"/>
          <w:szCs w:val="20"/>
        </w:rPr>
      </w:pPr>
      <w:r w:rsidRPr="00A535ED">
        <w:rPr>
          <w:sz w:val="20"/>
          <w:szCs w:val="20"/>
        </w:rPr>
        <w:t xml:space="preserve">The Anomalous Doppler Effect has been explored in various experiments and theories [7, 4, 17, 28, 30, 13, 19, 14, 18], but previous discussions of the single-particle </w:t>
      </w:r>
      <w:r w:rsidR="002960BC" w:rsidRPr="00A535ED">
        <w:rPr>
          <w:sz w:val="20"/>
          <w:szCs w:val="20"/>
        </w:rPr>
        <w:t>Anomalous Doppler Effect</w:t>
      </w:r>
      <w:r w:rsidRPr="00A535ED">
        <w:rPr>
          <w:sz w:val="20"/>
          <w:szCs w:val="20"/>
        </w:rPr>
        <w:t xml:space="preserve"> have mainly focused on either quantum or classical theories, without considering the role of the accelerating electrostatic field [16, 26, 3].  Understanding the Anomalous Doppler Effect in the presence of electrostatic fields is essential for comprehending the physics of pitch-angle scattering of runaway electrons by electromagnetic waves in Tokamak discharges.</w:t>
      </w:r>
      <w:r w:rsidR="003120CC">
        <w:rPr>
          <w:rFonts w:hint="eastAsia"/>
          <w:sz w:val="20"/>
          <w:szCs w:val="20"/>
        </w:rPr>
        <w:t xml:space="preserve"> </w:t>
      </w:r>
      <w:r w:rsidRPr="00A535ED">
        <w:rPr>
          <w:sz w:val="20"/>
          <w:szCs w:val="20"/>
        </w:rPr>
        <w:t xml:space="preserve">Additionally, the behavior of Anomalous Doppler Effect in classical electrodynamics remains poorly understood, primarily due to the complexity of the formulas in earlier classical theories.  It is still unclear why parallel kinetic energy can convert into transverse internal energy during </w:t>
      </w:r>
      <w:r w:rsidR="002960BC" w:rsidRPr="00A535ED">
        <w:rPr>
          <w:sz w:val="20"/>
          <w:szCs w:val="20"/>
        </w:rPr>
        <w:t xml:space="preserve">Anomalous Doppler Effect </w:t>
      </w:r>
      <w:r w:rsidRPr="00A535ED">
        <w:rPr>
          <w:sz w:val="20"/>
          <w:szCs w:val="20"/>
        </w:rPr>
        <w:t xml:space="preserve">resonance, </w:t>
      </w:r>
      <w:r w:rsidR="002960BC" w:rsidRPr="00A535ED">
        <w:rPr>
          <w:sz w:val="20"/>
          <w:szCs w:val="20"/>
        </w:rPr>
        <w:t>and</w:t>
      </w:r>
      <w:r w:rsidRPr="00A535ED">
        <w:rPr>
          <w:sz w:val="20"/>
          <w:szCs w:val="20"/>
        </w:rPr>
        <w:t xml:space="preserve"> which types of electromagnetic waves can trigger </w:t>
      </w:r>
      <w:r w:rsidR="002960BC" w:rsidRPr="00A535ED">
        <w:rPr>
          <w:sz w:val="20"/>
          <w:szCs w:val="20"/>
        </w:rPr>
        <w:t xml:space="preserve">it. </w:t>
      </w:r>
    </w:p>
    <w:p w14:paraId="6D4D7A94" w14:textId="612867E6" w:rsidR="002960BC" w:rsidRPr="00A535ED" w:rsidRDefault="002960BC" w:rsidP="002960BC">
      <w:pPr>
        <w:pStyle w:val="a4"/>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[38]. Compared to conventional algorithms like Boris</w:t>
      </w:r>
      <w:r w:rsidRPr="00A535ED">
        <w:rPr>
          <w:sz w:val="20"/>
          <w:szCs w:val="20"/>
        </w:rPr>
        <w:t xml:space="preserve"> </w:t>
      </w:r>
      <w:r w:rsidRPr="00A535ED">
        <w:rPr>
          <w:sz w:val="20"/>
          <w:szCs w:val="20"/>
          <w:highlight w:val="yellow"/>
        </w:rPr>
        <w:t>[</w:t>
      </w:r>
      <w:r w:rsidR="003120CC">
        <w:rPr>
          <w:rFonts w:hint="eastAsia"/>
          <w:sz w:val="20"/>
          <w:szCs w:val="20"/>
        </w:rPr>
        <w:t>39</w:t>
      </w:r>
      <w:r w:rsidR="00F13902">
        <w:rPr>
          <w:rFonts w:hint="eastAsia"/>
          <w:sz w:val="20"/>
          <w:szCs w:val="20"/>
          <w:highlight w:val="yellow"/>
        </w:rPr>
        <w:t>]</w:t>
      </w:r>
      <w:r w:rsidRPr="002960BC">
        <w:rPr>
          <w:sz w:val="20"/>
          <w:szCs w:val="20"/>
        </w:rPr>
        <w:t>,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7E5BCB11" w:rsidR="007D4A88" w:rsidRPr="007D4A88" w:rsidRDefault="007D4A88" w:rsidP="007D4A88">
      <w:pPr>
        <w:pStyle w:val="a4"/>
        <w:shd w:val="clear" w:color="auto" w:fill="FFFFFF"/>
        <w:ind w:firstLine="360"/>
        <w:jc w:val="both"/>
        <w:rPr>
          <w:sz w:val="20"/>
          <w:szCs w:val="20"/>
        </w:rPr>
      </w:pPr>
      <w:r w:rsidRPr="007D4A88">
        <w:rPr>
          <w:sz w:val="20"/>
          <w:szCs w:val="20"/>
        </w:rPr>
        <w:t xml:space="preserve">Section II discusses the quantum theory. The numerical simulation framework and results are presented in Section III. The trapping threshold is examined in Section IV. Section V explores the dynamics of electromagnetic waves driving the Anomalous Doppler Effect in magnetized plasma. The runaway electron suppression method using extraordinary wave injection is introduced in Section VI. </w:t>
      </w:r>
      <w:r w:rsidRPr="00A535ED">
        <w:rPr>
          <w:sz w:val="20"/>
          <w:szCs w:val="20"/>
        </w:rPr>
        <w:t>Finally, t</w:t>
      </w:r>
      <w:r w:rsidRPr="007D4A88">
        <w:rPr>
          <w:sz w:val="20"/>
          <w:szCs w:val="20"/>
        </w:rPr>
        <w:t>he summary is provided in Section VII.</w:t>
      </w:r>
    </w:p>
    <w:p w14:paraId="0629D1AB" w14:textId="5E038BB6" w:rsidR="00AA6EB9" w:rsidRPr="00A535ED" w:rsidRDefault="0067457F" w:rsidP="00AA6EB9">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r w:rsidR="003108C2" w:rsidRPr="00A535ED">
        <w:rPr>
          <w:rFonts w:ascii="Arial" w:hAnsi="Arial" w:cs="Arial"/>
          <w:b/>
          <w:bCs/>
          <w:sz w:val="20"/>
          <w:szCs w:val="20"/>
        </w:rPr>
        <w:t>Quantum Theory of the Anomalous Doppler Effect</w:t>
      </w:r>
    </w:p>
    <w:p w14:paraId="664C295C" w14:textId="5EA3CB48" w:rsidR="003108C2" w:rsidRPr="00A535ED" w:rsidRDefault="003108C2" w:rsidP="003108C2">
      <w:pPr>
        <w:pStyle w:val="a4"/>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[32], Nezlin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is the speed of light in the medium and v is the velocity of the charged particles.</w:t>
      </w:r>
    </w:p>
    <w:p w14:paraId="440CA2E5" w14:textId="7A91D6A4" w:rsidR="003108C2" w:rsidRPr="00A535ED" w:rsidRDefault="003108C2" w:rsidP="003108C2">
      <w:pPr>
        <w:pStyle w:val="a4"/>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553188FF" w14:textId="68617540" w:rsidR="003108C2" w:rsidRPr="00A535ED" w:rsidRDefault="003108C2" w:rsidP="003108C2">
      <w:pPr>
        <w:pStyle w:val="a4"/>
        <w:shd w:val="clear" w:color="auto" w:fill="FFFFFF"/>
        <w:jc w:val="both"/>
        <w:rPr>
          <w:sz w:val="20"/>
          <w:szCs w:val="20"/>
        </w:rPr>
      </w:pPr>
      <w:r w:rsidRPr="00A535ED">
        <w:rPr>
          <w:noProof/>
          <w:sz w:val="20"/>
          <w:szCs w:val="20"/>
        </w:rPr>
        <w:drawing>
          <wp:inline distT="0" distB="0" distL="0" distR="0" wp14:anchorId="7DDC178D" wp14:editId="203EFD7D">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7D15A553" w14:textId="0D7998DE" w:rsidR="003108C2" w:rsidRPr="00A535ED" w:rsidRDefault="003108C2" w:rsidP="003108C2">
      <w:pPr>
        <w:pStyle w:val="a4"/>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4CB7A0A" w14:textId="77777777" w:rsidR="003108C2" w:rsidRPr="003108C2" w:rsidRDefault="003108C2" w:rsidP="003108C2">
      <w:pPr>
        <w:pStyle w:val="a4"/>
        <w:shd w:val="clear" w:color="auto" w:fill="FFFFFF"/>
        <w:jc w:val="both"/>
        <w:rPr>
          <w:sz w:val="20"/>
          <w:szCs w:val="20"/>
        </w:rPr>
      </w:pPr>
    </w:p>
    <w:p w14:paraId="0542FDBD" w14:textId="77777777" w:rsidR="00EE0630" w:rsidRDefault="00EE0630" w:rsidP="003108C2">
      <w:pPr>
        <w:pStyle w:val="a4"/>
        <w:shd w:val="clear" w:color="auto" w:fill="FFFFFF"/>
        <w:ind w:firstLine="360"/>
        <w:jc w:val="center"/>
        <w:rPr>
          <w:noProof/>
          <w:sz w:val="20"/>
          <w:szCs w:val="20"/>
        </w:rPr>
      </w:pPr>
    </w:p>
    <w:p w14:paraId="624C93C6" w14:textId="140B8AE6" w:rsidR="00BD5328" w:rsidRPr="00A535ED" w:rsidDel="00EE0630" w:rsidRDefault="003108C2" w:rsidP="003108C2">
      <w:pPr>
        <w:pStyle w:val="a4"/>
        <w:shd w:val="clear" w:color="auto" w:fill="FFFFFF"/>
        <w:ind w:firstLine="360"/>
        <w:jc w:val="center"/>
        <w:rPr>
          <w:del w:id="0" w:author="Xinhang Xu" w:date="2024-12-25T22:23:00Z" w16du:dateUtc="2024-12-26T06:23:00Z"/>
          <w:rFonts w:hint="eastAsia"/>
          <w:sz w:val="20"/>
          <w:szCs w:val="20"/>
        </w:rPr>
      </w:pPr>
      <w:commentRangeStart w:id="1"/>
      <w:commentRangeEnd w:id="1"/>
      <w:del w:id="2" w:author="Xinhang Xu" w:date="2024-12-25T22:22:00Z" w16du:dateUtc="2024-12-26T06:22:00Z">
        <w:r w:rsidRPr="00A535ED" w:rsidDel="00EE0630">
          <w:rPr>
            <w:rStyle w:val="ad"/>
            <w:sz w:val="20"/>
            <w:szCs w:val="20"/>
          </w:rPr>
          <w:lastRenderedPageBreak/>
          <w:commentReference w:id="1"/>
        </w:r>
      </w:del>
      <w:r w:rsidR="00EE0630" w:rsidRPr="00EE0630">
        <w:rPr>
          <w:sz w:val="20"/>
          <w:szCs w:val="20"/>
        </w:rPr>
        <w:drawing>
          <wp:inline distT="0" distB="0" distL="0" distR="0" wp14:anchorId="75A185FD" wp14:editId="186DEA1E">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18"/>
                    <a:stretch>
                      <a:fillRect/>
                    </a:stretch>
                  </pic:blipFill>
                  <pic:spPr>
                    <a:xfrm>
                      <a:off x="0" y="0"/>
                      <a:ext cx="1955753" cy="1489985"/>
                    </a:xfrm>
                    <a:prstGeom prst="rect">
                      <a:avLst/>
                    </a:prstGeom>
                    <a:solidFill>
                      <a:schemeClr val="bg2"/>
                    </a:solidFill>
                  </pic:spPr>
                </pic:pic>
              </a:graphicData>
            </a:graphic>
          </wp:inline>
        </w:drawing>
      </w:r>
    </w:p>
    <w:p w14:paraId="361560B3" w14:textId="480F95DD" w:rsidR="003108C2" w:rsidRPr="00A535ED" w:rsidRDefault="003108C2" w:rsidP="00EE0630">
      <w:pPr>
        <w:pStyle w:val="a4"/>
        <w:shd w:val="clear" w:color="auto" w:fill="FFFFFF"/>
        <w:ind w:firstLine="360"/>
        <w:jc w:val="center"/>
        <w:rPr>
          <w:sz w:val="20"/>
          <w:szCs w:val="20"/>
        </w:rPr>
        <w:pPrChange w:id="3" w:author="Xinhang Xu" w:date="2024-12-25T22:23:00Z" w16du:dateUtc="2024-12-26T06:23:00Z">
          <w:pPr>
            <w:pStyle w:val="a4"/>
            <w:shd w:val="clear" w:color="auto" w:fill="FFFFFF"/>
            <w:jc w:val="both"/>
          </w:pPr>
        </w:pPrChange>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r w:rsidR="0057728B" w:rsidRPr="00A535ED">
        <w:rPr>
          <w:sz w:val="20"/>
          <w:szCs w:val="20"/>
        </w:rPr>
        <w:t>.</w:t>
      </w:r>
    </w:p>
    <w:p w14:paraId="5F30319A" w14:textId="7B4AD884" w:rsidR="0057728B" w:rsidRPr="00A535ED" w:rsidRDefault="00EE0630" w:rsidP="0057728B">
      <w:pPr>
        <w:pStyle w:val="a4"/>
        <w:shd w:val="clear" w:color="auto" w:fill="FFFFFF"/>
        <w:ind w:firstLine="360"/>
        <w:jc w:val="both"/>
        <w:rPr>
          <w:sz w:val="20"/>
          <w:szCs w:val="20"/>
        </w:rPr>
      </w:pPr>
      <w:r w:rsidRPr="00B769BD">
        <w:rPr>
          <w:noProof/>
          <w:sz w:val="20"/>
          <w:szCs w:val="20"/>
        </w:rPr>
        <w:drawing>
          <wp:anchor distT="0" distB="0" distL="114300" distR="114300" simplePos="0" relativeHeight="251658240" behindDoc="0" locked="0" layoutInCell="1" allowOverlap="1" wp14:anchorId="4CE59851" wp14:editId="62A0809C">
            <wp:simplePos x="0" y="0"/>
            <wp:positionH relativeFrom="column">
              <wp:posOffset>3609096</wp:posOffset>
            </wp:positionH>
            <wp:positionV relativeFrom="paragraph">
              <wp:posOffset>87093</wp:posOffset>
            </wp:positionV>
            <wp:extent cx="3017520" cy="1288415"/>
            <wp:effectExtent l="0" t="0" r="0" b="6985"/>
            <wp:wrapTopAndBottom/>
            <wp:docPr id="4" name="图片 3" descr="图片包含 游戏机, 灯光, 笔记本, 电脑&#10;&#10;描述已自动生成">
              <a:extLst xmlns:a="http://schemas.openxmlformats.org/drawingml/2006/main">
                <a:ext uri="{FF2B5EF4-FFF2-40B4-BE49-F238E27FC236}">
                  <a16:creationId xmlns:a16="http://schemas.microsoft.com/office/drawing/2014/main" id="{B509D2AA-9DDC-7949-F932-429128C1C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游戏机, 灯光, 笔记本, 电脑&#10;&#10;描述已自动生成">
                      <a:extLst>
                        <a:ext uri="{FF2B5EF4-FFF2-40B4-BE49-F238E27FC236}">
                          <a16:creationId xmlns:a16="http://schemas.microsoft.com/office/drawing/2014/main" id="{B509D2AA-9DDC-7949-F932-429128C1C206}"/>
                        </a:ext>
                      </a:extLst>
                    </pic:cNvPr>
                    <pic:cNvPicPr>
                      <a:picLocks noChangeAspect="1"/>
                    </pic:cNvPicPr>
                  </pic:nvPicPr>
                  <pic:blipFill>
                    <a:blip r:embed="rId19"/>
                    <a:stretch>
                      <a:fillRect/>
                    </a:stretch>
                  </pic:blipFill>
                  <pic:spPr>
                    <a:xfrm>
                      <a:off x="0" y="0"/>
                      <a:ext cx="3017520" cy="1288415"/>
                    </a:xfrm>
                    <a:prstGeom prst="rect">
                      <a:avLst/>
                    </a:prstGeom>
                    <a:solidFill>
                      <a:schemeClr val="bg2"/>
                    </a:solidFill>
                  </pic:spPr>
                </pic:pic>
              </a:graphicData>
            </a:graphic>
          </wp:anchor>
        </w:drawing>
      </w:r>
      <w:r w:rsidR="0057728B" w:rsidRPr="00A535ED">
        <w:rPr>
          <w:sz w:val="20"/>
          <w:szCs w:val="20"/>
        </w:rPr>
        <w:t>According to energy conservation and momentum conservation:</w:t>
      </w:r>
    </w:p>
    <w:p w14:paraId="1F63D8F6" w14:textId="2BA3C2D3" w:rsidR="0057728B" w:rsidRPr="00A535ED" w:rsidRDefault="00000000" w:rsidP="0057728B">
      <w:pPr>
        <w:pStyle w:val="a4"/>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57728B" w:rsidRPr="00A535ED">
        <w:rPr>
          <w:noProof/>
          <w:sz w:val="20"/>
          <w:szCs w:val="20"/>
        </w:rPr>
        <w:tab/>
      </w:r>
      <w:r w:rsidR="0057728B" w:rsidRPr="00A535ED">
        <w:rPr>
          <w:noProof/>
          <w:sz w:val="20"/>
          <w:szCs w:val="20"/>
        </w:rPr>
        <w:tab/>
      </w:r>
      <w:r w:rsidR="0057728B" w:rsidRPr="00A535ED">
        <w:rPr>
          <w:noProof/>
          <w:sz w:val="20"/>
          <w:szCs w:val="20"/>
        </w:rPr>
        <w:tab/>
        <w:t>(1)</w:t>
      </w:r>
    </w:p>
    <w:p w14:paraId="7A749E79" w14:textId="7A71BEEE" w:rsidR="0057728B" w:rsidRPr="00A535ED" w:rsidRDefault="0057728B" w:rsidP="0057728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76B34108" w14:textId="2A0925B7" w:rsidR="0057728B" w:rsidRPr="003108C2" w:rsidRDefault="0057728B" w:rsidP="0057728B">
      <w:pPr>
        <w:pStyle w:val="a4"/>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t>
      </w:r>
      <w:r w:rsidR="00344BE5" w:rsidRPr="00A535ED">
        <w:rPr>
          <w:noProof/>
          <w:sz w:val="20"/>
          <w:szCs w:val="20"/>
        </w:rPr>
        <w:t>With the assumption</w:t>
      </w:r>
      <w:r w:rsidRPr="00A535ED">
        <w:rPr>
          <w:noProof/>
          <w:sz w:val="20"/>
          <w:szCs w:val="20"/>
        </w:rPr>
        <w:t xml:space="preserve"> th</w:t>
      </w:r>
      <w:r w:rsidR="00344BE5" w:rsidRPr="00A535ED">
        <w:rPr>
          <w:noProof/>
          <w:sz w:val="20"/>
          <w:szCs w:val="20"/>
        </w:rPr>
        <w:t>at</w:t>
      </w:r>
      <w:r w:rsidRPr="00A535ED">
        <w:rPr>
          <w:noProof/>
          <w:sz w:val="20"/>
          <w:szCs w:val="20"/>
        </w:rPr>
        <w:t xml:space="preserve"> photons energy 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w:t>
      </w:r>
      <w:r w:rsidR="00344BE5" w:rsidRPr="00A535ED">
        <w:rPr>
          <w:noProof/>
          <w:sz w:val="20"/>
          <w:szCs w:val="20"/>
        </w:rPr>
        <w:t xml:space="preserve"> </w:t>
      </w:r>
      <w:r w:rsidRPr="00A535ED">
        <w:rPr>
          <w:noProof/>
          <w:sz w:val="20"/>
          <w:szCs w:val="20"/>
        </w:rPr>
        <w:t xml:space="preserve">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55DAD079" w14:textId="1B4AFA9D" w:rsidR="003108C2" w:rsidRPr="00A535ED" w:rsidRDefault="00000000" w:rsidP="0057728B">
      <w:pPr>
        <w:pStyle w:val="a4"/>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57728B" w:rsidRPr="00A535ED">
        <w:rPr>
          <w:sz w:val="20"/>
          <w:szCs w:val="20"/>
        </w:rPr>
        <w:tab/>
      </w:r>
      <w:r w:rsidR="0057728B" w:rsidRPr="00A535ED">
        <w:rPr>
          <w:sz w:val="20"/>
          <w:szCs w:val="20"/>
        </w:rPr>
        <w:tab/>
      </w:r>
      <w:r w:rsidR="0057728B" w:rsidRPr="00A535ED">
        <w:rPr>
          <w:sz w:val="20"/>
          <w:szCs w:val="20"/>
        </w:rPr>
        <w:tab/>
        <w:t>(3)</w:t>
      </w:r>
    </w:p>
    <w:p w14:paraId="4B3E8C9F" w14:textId="77777777" w:rsidR="00344BE5" w:rsidRPr="00A535ED" w:rsidRDefault="00344BE5" w:rsidP="00344BE5">
      <w:pPr>
        <w:pStyle w:val="a4"/>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5CA52631" w14:textId="4FB18DC9"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2BDC68FC" w14:textId="3B262E64" w:rsidR="004659E4" w:rsidRPr="00A535ED" w:rsidRDefault="004659E4" w:rsidP="004659E4">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1943634F" w14:textId="3F815E52"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531B18BE" w14:textId="3F05043F" w:rsidR="001C5AA5" w:rsidRPr="00A535ED" w:rsidRDefault="00344BE5" w:rsidP="001C5AA5">
      <w:pPr>
        <w:pStyle w:val="a4"/>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w:t>
      </w:r>
      <w:r w:rsidRPr="00A535ED">
        <w:rPr>
          <w:noProof/>
          <w:sz w:val="20"/>
          <w:szCs w:val="20"/>
        </w:rPr>
        <w:t>velocity is less than the speed of light</w:t>
      </w:r>
      <w:r w:rsidR="001C5AA5" w:rsidRPr="00A535ED">
        <w:rPr>
          <w:noProof/>
          <w:sz w:val="20"/>
          <w:szCs w:val="20"/>
        </w:rPr>
        <w:t xml:space="preserve">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only Normal Doppler Effect exists. </w:t>
      </w:r>
      <w:r w:rsidR="001C5AA5" w:rsidRPr="00A535ED">
        <w:rPr>
          <w:noProof/>
          <w:sz w:val="20"/>
          <w:szCs w:val="20"/>
        </w:rPr>
        <w:t>As observed, the type of phenomenon can be determined by examining the change in internal energy after the emission of photons.</w:t>
      </w:r>
    </w:p>
    <w:p w14:paraId="5BC1015C" w14:textId="165E0D14" w:rsidR="0043119C" w:rsidRPr="00A535ED" w:rsidRDefault="001C5AA5" w:rsidP="0043119C">
      <w:pPr>
        <w:pStyle w:val="a4"/>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w:t>
      </w:r>
      <w:r w:rsidR="0043119C" w:rsidRPr="00A535ED">
        <w:rPr>
          <w:noProof/>
          <w:sz w:val="20"/>
          <w:szCs w:val="20"/>
        </w:rPr>
        <w:t xml:space="preserve">According to the angular momentum conservation, we have the Eq.4. </w:t>
      </w:r>
    </w:p>
    <w:p w14:paraId="1382FAA1" w14:textId="294DB583" w:rsidR="00B769BD" w:rsidRPr="00A535ED" w:rsidRDefault="00000000" w:rsidP="00EE0630">
      <w:pPr>
        <w:tabs>
          <w:tab w:val="center" w:pos="4800"/>
          <w:tab w:val="right" w:pos="9500"/>
        </w:tabs>
        <w:ind w:firstLine="720"/>
        <w:rPr>
          <w:rFonts w:hint="eastAsia"/>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43119C" w:rsidRPr="00A535ED">
        <w:rPr>
          <w:noProof/>
          <w:sz w:val="20"/>
          <w:szCs w:val="20"/>
        </w:rPr>
        <w:tab/>
        <w:t>(4)</w:t>
      </w:r>
    </w:p>
    <w:p w14:paraId="3A199399" w14:textId="6252FA17" w:rsidR="0043119C" w:rsidRPr="00A535ED" w:rsidRDefault="001C5AA5" w:rsidP="00EE0630">
      <w:pPr>
        <w:pStyle w:val="a4"/>
        <w:shd w:val="clear" w:color="auto" w:fill="FFFFFF"/>
        <w:ind w:firstLine="360"/>
        <w:jc w:val="center"/>
        <w:rPr>
          <w:sz w:val="20"/>
          <w:szCs w:val="20"/>
        </w:rPr>
      </w:pPr>
      <w:commentRangeStart w:id="4"/>
      <w:commentRangeEnd w:id="4"/>
      <w:r w:rsidRPr="00A535ED">
        <w:rPr>
          <w:rStyle w:val="ad"/>
          <w:sz w:val="20"/>
          <w:szCs w:val="20"/>
        </w:rPr>
        <w:commentReference w:id="4"/>
      </w:r>
      <w:r w:rsidR="0043119C" w:rsidRPr="00A535ED">
        <w:rPr>
          <w:sz w:val="20"/>
          <w:szCs w:val="20"/>
        </w:rPr>
        <w:t>Figure 3</w:t>
      </w:r>
      <w:r w:rsidR="0043119C" w:rsidRPr="00A535ED">
        <w:rPr>
          <w:rFonts w:hint="eastAsia"/>
          <w:sz w:val="20"/>
          <w:szCs w:val="20"/>
        </w:rPr>
        <w:t>.</w:t>
      </w:r>
      <w:r w:rsidR="0043119C"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0043119C"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0043119C" w:rsidRPr="00A535ED">
        <w:rPr>
          <w:rFonts w:hint="eastAsia"/>
          <w:sz w:val="20"/>
          <w:szCs w:val="20"/>
        </w:rPr>
        <w:t>.</w:t>
      </w:r>
    </w:p>
    <w:p w14:paraId="79BFAA4C" w14:textId="066A70C4" w:rsidR="0043119C" w:rsidRPr="00A535ED" w:rsidRDefault="0043119C" w:rsidP="00F13902">
      <w:pPr>
        <w:pStyle w:val="a4"/>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549C72FF" w14:textId="77777777" w:rsidR="0043119C" w:rsidRPr="00A535ED" w:rsidRDefault="0043119C" w:rsidP="0043119C">
      <w:pPr>
        <w:pStyle w:val="a4"/>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presentated as Eq. 5. </w:t>
      </w:r>
    </w:p>
    <w:p w14:paraId="663AE06F" w14:textId="0F7E3B50" w:rsidR="0043119C" w:rsidRPr="0043119C" w:rsidRDefault="0043119C" w:rsidP="0043119C">
      <w:pPr>
        <w:pStyle w:val="a4"/>
        <w:shd w:val="clear" w:color="auto" w:fill="FFFFFF"/>
        <w:ind w:firstLine="360"/>
        <w:jc w:val="right"/>
        <w:rPr>
          <w:noProof/>
          <w:sz w:val="20"/>
          <w:szCs w:val="20"/>
        </w:rPr>
      </w:pPr>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r w:rsidRPr="00A535ED">
        <w:rPr>
          <w:noProof/>
          <w:sz w:val="20"/>
          <w:szCs w:val="20"/>
        </w:rPr>
        <w:tab/>
      </w:r>
      <w:r w:rsidRPr="00A535ED">
        <w:rPr>
          <w:noProof/>
          <w:sz w:val="20"/>
          <w:szCs w:val="20"/>
        </w:rPr>
        <w:tab/>
      </w:r>
      <w:r w:rsidRPr="00A535ED">
        <w:rPr>
          <w:noProof/>
          <w:sz w:val="20"/>
          <w:szCs w:val="20"/>
        </w:rPr>
        <w:tab/>
        <w:t>(5)</w:t>
      </w:r>
    </w:p>
    <w:p w14:paraId="0FDA05B4" w14:textId="6656ED92"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A7D766A" w14:textId="7B902A3E"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29132B61" w14:textId="77777777" w:rsidR="0043119C" w:rsidRPr="00A535ED" w:rsidRDefault="0043119C" w:rsidP="0043119C">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5846A41F" w14:textId="74DCD6F8" w:rsidR="0043119C" w:rsidRPr="00A535ED" w:rsidRDefault="00000000" w:rsidP="0043119C">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43119C" w:rsidRPr="00A535ED">
        <w:rPr>
          <w:noProof/>
          <w:sz w:val="20"/>
          <w:szCs w:val="20"/>
        </w:rPr>
        <w:tab/>
      </w:r>
      <w:r w:rsidR="0043119C" w:rsidRPr="00A535ED">
        <w:rPr>
          <w:noProof/>
          <w:sz w:val="20"/>
          <w:szCs w:val="20"/>
        </w:rPr>
        <w:tab/>
      </w:r>
      <w:r w:rsidR="0043119C" w:rsidRPr="00A535ED">
        <w:rPr>
          <w:noProof/>
          <w:sz w:val="20"/>
          <w:szCs w:val="20"/>
        </w:rPr>
        <w:tab/>
        <w:t>(7)</w:t>
      </w:r>
    </w:p>
    <w:p w14:paraId="00D508FB" w14:textId="0A6633BF"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the Eq.7 is presentated as E</w:t>
      </w:r>
      <w:r w:rsidR="004659E4" w:rsidRPr="00A535ED">
        <w:rPr>
          <w:noProof/>
          <w:sz w:val="20"/>
          <w:szCs w:val="20"/>
        </w:rPr>
        <w:t xml:space="preserve">q. 8. </w:t>
      </w:r>
    </w:p>
    <w:p w14:paraId="54DF11C2" w14:textId="7CF2420D" w:rsidR="0043119C" w:rsidRPr="00A535ED" w:rsidRDefault="00000000" w:rsidP="004659E4">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43119C" w:rsidRPr="00A535ED">
        <w:rPr>
          <w:noProof/>
          <w:sz w:val="20"/>
          <w:szCs w:val="20"/>
        </w:rPr>
        <w:tab/>
      </w:r>
      <w:r w:rsidR="004659E4" w:rsidRPr="00A535ED">
        <w:rPr>
          <w:noProof/>
          <w:sz w:val="20"/>
          <w:szCs w:val="20"/>
        </w:rPr>
        <w:tab/>
      </w:r>
      <w:r w:rsidR="0043119C" w:rsidRPr="00A535ED">
        <w:rPr>
          <w:noProof/>
          <w:sz w:val="20"/>
          <w:szCs w:val="20"/>
        </w:rPr>
        <w:t>(8)</w:t>
      </w:r>
    </w:p>
    <w:p w14:paraId="16EDA25F" w14:textId="14DEAC2B" w:rsidR="004659E4" w:rsidRPr="00A535ED" w:rsidRDefault="004659E4" w:rsidP="004659E4">
      <w:pPr>
        <w:pStyle w:val="a4"/>
        <w:shd w:val="clear" w:color="auto" w:fill="FFFFFF"/>
        <w:ind w:firstLine="360"/>
        <w:jc w:val="both"/>
        <w:rPr>
          <w:noProof/>
          <w:sz w:val="20"/>
          <w:szCs w:val="20"/>
        </w:rPr>
      </w:pPr>
      <w:r w:rsidRPr="00A535ED">
        <w:rPr>
          <w:noProof/>
          <w:sz w:val="20"/>
          <w:szCs w:val="20"/>
        </w:rPr>
        <w:lastRenderedPageBreak/>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sidR="00F13902">
        <w:rPr>
          <w:rFonts w:hint="eastAsia"/>
          <w:noProof/>
          <w:sz w:val="20"/>
          <w:szCs w:val="20"/>
        </w:rPr>
        <w:t xml:space="preserve"> in rest frame</w:t>
      </w:r>
      <w:r w:rsidRPr="00A535ED">
        <w:rPr>
          <w:noProof/>
          <w:sz w:val="20"/>
          <w:szCs w:val="20"/>
        </w:rPr>
        <w:t xml:space="preserve">. </w:t>
      </w:r>
    </w:p>
    <w:p w14:paraId="3A1034EF" w14:textId="4416D8BA"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The variation in the angular momentum of the electron along z is presented as Eq. 9. </w:t>
      </w:r>
    </w:p>
    <w:p w14:paraId="7DD9E7EE" w14:textId="1BC51C73" w:rsidR="004659E4" w:rsidRPr="00A535ED" w:rsidRDefault="004659E4" w:rsidP="004659E4">
      <w:pPr>
        <w:pStyle w:val="a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2EE8EE91" w14:textId="31F389B7" w:rsidR="004659E4" w:rsidRPr="00A535ED" w:rsidRDefault="004659E4" w:rsidP="004659E4">
      <w:pPr>
        <w:pStyle w:val="a4"/>
        <w:shd w:val="clear" w:color="auto" w:fill="FFFFFF"/>
        <w:ind w:firstLine="360"/>
        <w:jc w:val="both"/>
        <w:rPr>
          <w:noProof/>
          <w:sz w:val="20"/>
          <w:szCs w:val="20"/>
        </w:rPr>
      </w:pPr>
      <w:r w:rsidRPr="00A535ED">
        <w:rPr>
          <w:noProof/>
          <w:sz w:val="20"/>
          <w:szCs w:val="20"/>
        </w:rPr>
        <w:t>With m is the number of photon’s angular momentum in z direction.</w:t>
      </w:r>
    </w:p>
    <w:p w14:paraId="37B387E4" w14:textId="1D1DA3C1" w:rsidR="000F49A2" w:rsidRDefault="004659E4" w:rsidP="000F49A2">
      <w:pPr>
        <w:pStyle w:val="a4"/>
        <w:shd w:val="clear" w:color="auto" w:fill="FFFFFF"/>
        <w:ind w:firstLine="360"/>
        <w:jc w:val="both"/>
        <w:rPr>
          <w:noProof/>
          <w:sz w:val="20"/>
          <w:szCs w:val="20"/>
        </w:rPr>
      </w:pPr>
      <w:r w:rsidRPr="00A535ED">
        <w:rPr>
          <w:noProof/>
          <w:sz w:val="20"/>
          <w:szCs w:val="20"/>
          <w:highlight w:val="yellow"/>
        </w:rPr>
        <w:t>Add one sentence, why we have this equation.</w:t>
      </w:r>
    </w:p>
    <w:p w14:paraId="011954CD" w14:textId="6FEB49CF" w:rsidR="000F49A2" w:rsidRPr="00A535ED" w:rsidRDefault="000F49A2" w:rsidP="000F49A2">
      <w:pPr>
        <w:pStyle w:val="a4"/>
        <w:shd w:val="clear" w:color="auto" w:fill="FFFFFF"/>
        <w:ind w:firstLineChars="200" w:firstLine="400"/>
        <w:jc w:val="both"/>
        <w:rPr>
          <w:rFonts w:hint="eastAsia"/>
          <w:noProof/>
          <w:sz w:val="20"/>
          <w:szCs w:val="20"/>
        </w:rPr>
      </w:pPr>
      <w:r>
        <w:rPr>
          <w:rFonts w:hint="eastAsia"/>
          <w:noProof/>
          <w:sz w:val="20"/>
          <w:szCs w:val="20"/>
        </w:rPr>
        <w:t xml:space="preserve">Consider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,according to Eq.(9),we have</w:t>
      </w:r>
    </w:p>
    <w:p w14:paraId="35D92AFE" w14:textId="5580A296" w:rsidR="004659E4" w:rsidRPr="00A535ED" w:rsidRDefault="004659E4" w:rsidP="004659E4">
      <w:pPr>
        <w:pStyle w:val="a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74649AB5" w14:textId="121D79BB"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According to the Eq. 3 and Eq. 10, the photon could be presented as Eq. 11 and Eq. 12. </w:t>
      </w:r>
    </w:p>
    <w:p w14:paraId="1A664254" w14:textId="72E46EC2" w:rsidR="004659E4" w:rsidRPr="00A535ED" w:rsidRDefault="004659E4" w:rsidP="004659E4">
      <w:pPr>
        <w:pStyle w:val="a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6ACED33F" w14:textId="4CBE0861" w:rsidR="004659E4" w:rsidRPr="00A535ED" w:rsidRDefault="004659E4" w:rsidP="004659E4">
      <w:pPr>
        <w:pStyle w:val="a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3E96438E" w14:textId="77777777"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658D7A10" w14:textId="1AD35DBD"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7EB195EB" w14:textId="10E72775"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14CE8F3" w14:textId="785CCA8C"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-mℏ</m:t>
        </m:r>
      </m:oMath>
      <w:r w:rsidRPr="00A535ED">
        <w:rPr>
          <w:noProof/>
          <w:sz w:val="20"/>
          <w:szCs w:val="20"/>
        </w:rPr>
        <w:t>.</w:t>
      </w:r>
    </w:p>
    <w:p w14:paraId="7A06E667" w14:textId="6DC43849" w:rsidR="00BB7A37" w:rsidRPr="00A535ED" w:rsidRDefault="00BB7A37" w:rsidP="00BB7A37">
      <w:pPr>
        <w:pStyle w:val="a4"/>
        <w:shd w:val="clear" w:color="auto" w:fill="FFFFFF"/>
        <w:ind w:firstLine="360"/>
        <w:jc w:val="both"/>
        <w:rPr>
          <w:noProof/>
          <w:sz w:val="20"/>
          <w:szCs w:val="20"/>
        </w:rPr>
      </w:pPr>
      <w:r w:rsidRPr="00A535ED">
        <w:rPr>
          <w:noProof/>
          <w:sz w:val="20"/>
          <w:szCs w:val="20"/>
        </w:rPr>
        <w:t xml:space="preserve">As a result, the resonant condition is strongly associated with the wave’s angular momentum. For a plane wave, the wave angular moment number includes only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xml:space="preserve">, it indicates that the resonant wave possesses a helicon structure. Based on the above discussion,there are three kinds of resonance for a system when electron moves along the uniform magnetic field with </w:t>
      </w:r>
      <w:r w:rsidRPr="00A535ED">
        <w:rPr>
          <w:noProof/>
          <w:sz w:val="20"/>
          <w:szCs w:val="20"/>
        </w:rPr>
        <w:t xml:space="preserve">velocity </w:t>
      </w:r>
      <m:oMath>
        <m:r>
          <w:rPr>
            <w:rFonts w:ascii="Cambria Math" w:hAnsi="Cambria Math"/>
            <w:noProof/>
            <w:sz w:val="20"/>
            <w:szCs w:val="20"/>
          </w:rPr>
          <m:t>v</m:t>
        </m:r>
      </m:oMath>
      <w:r w:rsidRPr="00A535ED">
        <w:rPr>
          <w:noProof/>
          <w:sz w:val="20"/>
          <w:szCs w:val="20"/>
        </w:rPr>
        <w:t xml:space="preserve"> under external EMW ;the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01CA49E4" w14:textId="34692E16" w:rsidR="00BB7A37" w:rsidRPr="00A535ED" w:rsidRDefault="00BB7A37" w:rsidP="00BB7A37">
      <w:pPr>
        <w:tabs>
          <w:tab w:val="left" w:pos="1500"/>
          <w:tab w:val="right" w:pos="9500"/>
        </w:tabs>
        <w:ind w:firstLine="360"/>
        <w:rPr>
          <w:noProof/>
          <w:sz w:val="20"/>
          <w:szCs w:val="20"/>
        </w:rPr>
      </w:pPr>
      <w:r w:rsidRPr="00A535ED">
        <w:rPr>
          <w:noProof/>
          <w:sz w:val="20"/>
          <w:szCs w:val="20"/>
        </w:rPr>
        <w:t>Normal Doppler Effect frequency:</w:t>
      </w:r>
    </w:p>
    <w:p w14:paraId="22348C5D" w14:textId="3A4EA412"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(13)</w:t>
      </w:r>
    </w:p>
    <w:p w14:paraId="74EDEDBB" w14:textId="67AEA85D" w:rsidR="00BB7A37" w:rsidRPr="00A535ED" w:rsidRDefault="00BB7A37" w:rsidP="00BB7A37">
      <w:pPr>
        <w:tabs>
          <w:tab w:val="left" w:pos="1500"/>
          <w:tab w:val="right" w:pos="9500"/>
        </w:tabs>
        <w:ind w:firstLine="360"/>
        <w:rPr>
          <w:noProof/>
          <w:sz w:val="20"/>
          <w:szCs w:val="20"/>
        </w:rPr>
      </w:pPr>
      <w:r w:rsidRPr="00A535ED">
        <w:rPr>
          <w:noProof/>
          <w:sz w:val="20"/>
          <w:szCs w:val="20"/>
        </w:rPr>
        <w:t>Cerenkov Effect frequency:</w:t>
      </w:r>
    </w:p>
    <w:p w14:paraId="69145628" w14:textId="4D6186FF"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BB7A37" w:rsidRPr="00A535ED">
        <w:rPr>
          <w:noProof/>
          <w:sz w:val="20"/>
          <w:szCs w:val="20"/>
        </w:rPr>
        <w:tab/>
      </w:r>
      <w:r w:rsidR="00BB7A37" w:rsidRPr="00A535ED">
        <w:rPr>
          <w:noProof/>
          <w:sz w:val="20"/>
          <w:szCs w:val="20"/>
        </w:rPr>
        <w:tab/>
      </w:r>
      <w:r w:rsidR="00BB7A37" w:rsidRPr="00A535ED">
        <w:rPr>
          <w:noProof/>
          <w:sz w:val="20"/>
          <w:szCs w:val="20"/>
        </w:rPr>
        <w:tab/>
      </w:r>
      <w:r w:rsidR="00BB7A37" w:rsidRPr="00A535ED">
        <w:rPr>
          <w:noProof/>
          <w:sz w:val="20"/>
          <w:szCs w:val="20"/>
        </w:rPr>
        <w:tab/>
        <w:t>(14)</w:t>
      </w:r>
    </w:p>
    <w:p w14:paraId="79ACDF8E" w14:textId="125320C8" w:rsidR="00BB7A37" w:rsidRPr="00A535ED" w:rsidRDefault="00BB7A37" w:rsidP="00BB7A37">
      <w:pPr>
        <w:tabs>
          <w:tab w:val="left" w:pos="1500"/>
          <w:tab w:val="right" w:pos="9500"/>
        </w:tabs>
        <w:ind w:firstLine="360"/>
        <w:rPr>
          <w:noProof/>
          <w:sz w:val="20"/>
          <w:szCs w:val="20"/>
        </w:rPr>
      </w:pPr>
      <w:r w:rsidRPr="00A535ED">
        <w:rPr>
          <w:noProof/>
          <w:sz w:val="20"/>
          <w:szCs w:val="20"/>
        </w:rPr>
        <w:t>Anoumalous Doppler Effect frequency:</w:t>
      </w:r>
    </w:p>
    <w:p w14:paraId="7809507B" w14:textId="448F4FC4"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(15)</w:t>
      </w:r>
    </w:p>
    <w:p w14:paraId="4FDA5743" w14:textId="66452C3A" w:rsidR="00BB7A37" w:rsidRPr="00A535ED" w:rsidRDefault="00BB7A37" w:rsidP="00BB7A37">
      <w:pPr>
        <w:tabs>
          <w:tab w:val="left" w:pos="1500"/>
          <w:tab w:val="right" w:pos="9500"/>
        </w:tabs>
        <w:rPr>
          <w:noProof/>
          <w:sz w:val="20"/>
          <w:szCs w:val="20"/>
        </w:rPr>
      </w:pPr>
    </w:p>
    <w:p w14:paraId="744E99A0" w14:textId="4C3E566A" w:rsidR="00BB7A37" w:rsidRDefault="00BB7A37" w:rsidP="00BB7A37">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578E4702" w:rsidR="00BB7A37" w:rsidRPr="00A535ED" w:rsidRDefault="00BB7A37" w:rsidP="00BB7A37">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III. Numerical Simulation Framework and Result Discussion</w:t>
      </w:r>
    </w:p>
    <w:p w14:paraId="23B124BB" w14:textId="305AF4F8" w:rsidR="00BB7A37" w:rsidRDefault="00A535ED" w:rsidP="00A535ED">
      <w:pPr>
        <w:pStyle w:val="a4"/>
        <w:shd w:val="clear" w:color="auto" w:fill="FFFFFF"/>
        <w:ind w:firstLine="360"/>
        <w:jc w:val="both"/>
        <w:rPr>
          <w:noProof/>
          <w:sz w:val="20"/>
          <w:szCs w:val="20"/>
        </w:rPr>
      </w:pPr>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p w14:paraId="5737D75C" w14:textId="143EF070" w:rsidR="00A535ED" w:rsidRDefault="00A535ED" w:rsidP="00A535ED">
      <w:pPr>
        <w:pStyle w:val="a4"/>
        <w:shd w:val="clear" w:color="auto" w:fill="FFFFFF"/>
        <w:jc w:val="center"/>
        <w:rPr>
          <w:noProof/>
          <w:sz w:val="20"/>
          <w:szCs w:val="20"/>
        </w:rPr>
      </w:pPr>
      <w:commentRangeStart w:id="5"/>
      <w:commentRangeEnd w:id="5"/>
      <w:r>
        <w:rPr>
          <w:rStyle w:val="ad"/>
        </w:rPr>
        <w:commentReference w:id="5"/>
      </w:r>
      <w:r w:rsidR="00A337A7">
        <w:rPr>
          <w:noProof/>
          <w:sz w:val="20"/>
          <w:szCs w:val="20"/>
        </w:rPr>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1"/>
        <w:jc w:val="both"/>
        <w:rPr>
          <w:sz w:val="20"/>
          <w:szCs w:val="20"/>
        </w:rPr>
      </w:pPr>
      <w:r w:rsidRPr="00A535ED">
        <w:rPr>
          <w:sz w:val="20"/>
          <w:szCs w:val="20"/>
        </w:rPr>
        <w:t xml:space="preserve">Figure </w:t>
      </w:r>
      <w:r w:rsidRPr="00A535ED">
        <w:rPr>
          <w:rFonts w:hint="eastAsia"/>
          <w:sz w:val="20"/>
          <w:szCs w:val="20"/>
        </w:rPr>
        <w:t xml:space="preserve">4. </w:t>
      </w:r>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p>
    <w:p w14:paraId="58CE1836" w14:textId="77777777" w:rsidR="00B36F1D" w:rsidRDefault="00B36F1D" w:rsidP="00A535ED">
      <w:pPr>
        <w:pStyle w:val="21"/>
        <w:jc w:val="both"/>
        <w:rPr>
          <w:sz w:val="20"/>
          <w:szCs w:val="20"/>
        </w:rPr>
      </w:pPr>
    </w:p>
    <w:p w14:paraId="585ECFC9" w14:textId="1ACA65D0" w:rsidR="00B36F1D" w:rsidRDefault="00B36F1D" w:rsidP="00B36F1D">
      <w:pPr>
        <w:pStyle w:val="a4"/>
        <w:shd w:val="clear" w:color="auto" w:fill="FFFFFF"/>
        <w:ind w:firstLine="360"/>
        <w:jc w:val="both"/>
        <w:rPr>
          <w:noProof/>
          <w:sz w:val="20"/>
          <w:szCs w:val="20"/>
        </w:rPr>
      </w:pPr>
      <w:r w:rsidRPr="00B36F1D">
        <w:rPr>
          <w:noProof/>
          <w:sz w:val="20"/>
          <w:szCs w:val="20"/>
        </w:rPr>
        <w:lastRenderedPageBreak/>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p w14:paraId="4C65B146" w14:textId="6C859B43" w:rsidR="00BB7A37" w:rsidRPr="00B36F1D" w:rsidRDefault="00000000" w:rsidP="00B36F1D">
      <w:pPr>
        <w:pStyle w:val="a4"/>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4DD96511" w:rsidR="004659E4" w:rsidRDefault="00B36F1D" w:rsidP="0060684F">
      <w:pPr>
        <w:pStyle w:val="a4"/>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000000"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a4"/>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000000"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a4"/>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6A3E1084" w:rsidR="002D1F95" w:rsidRDefault="0060684F" w:rsidP="002D1F95">
      <w:pPr>
        <w:pStyle w:val="a4"/>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S</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2D1F95">
      <w:pPr>
        <w:pStyle w:val="a4"/>
        <w:shd w:val="clear" w:color="auto" w:fill="FFFFFF"/>
        <w:ind w:firstLine="360"/>
        <w:jc w:val="both"/>
        <w:rPr>
          <w:noProof/>
          <w:sz w:val="20"/>
          <w:szCs w:val="20"/>
        </w:rPr>
      </w:pPr>
      <w:r>
        <w:rPr>
          <w:noProof/>
        </w:rPr>
        <w:drawing>
          <wp:inline distT="0" distB="0" distL="0" distR="0" wp14:anchorId="08FFC6BC" wp14:editId="72044C42">
            <wp:extent cx="3017520" cy="1714165"/>
            <wp:effectExtent l="0" t="0" r="5080" b="635"/>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714165"/>
                    </a:xfrm>
                    <a:prstGeom prst="rect">
                      <a:avLst/>
                    </a:prstGeom>
                    <a:noFill/>
                    <a:ln>
                      <a:noFill/>
                    </a:ln>
                  </pic:spPr>
                </pic:pic>
              </a:graphicData>
            </a:graphic>
          </wp:inline>
        </w:drawing>
      </w:r>
    </w:p>
    <w:p w14:paraId="43334718" w14:textId="77777777" w:rsidR="002D1F95" w:rsidRDefault="002D1F95" w:rsidP="002D1F95">
      <w:pPr>
        <w:pStyle w:val="21"/>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213B3073" w:rsidR="002D1F95" w:rsidRDefault="002D1F95" w:rsidP="002D1F95">
      <w:pPr>
        <w:pStyle w:val="21"/>
        <w:jc w:val="both"/>
        <w:rPr>
          <w:sz w:val="20"/>
          <w:szCs w:val="20"/>
        </w:rPr>
      </w:pPr>
      <w:r>
        <w:drawing>
          <wp:inline distT="0" distB="0" distL="0" distR="0" wp14:anchorId="76BE5F40" wp14:editId="6885D75E">
            <wp:extent cx="3017520" cy="3648903"/>
            <wp:effectExtent l="0" t="0" r="0" b="0"/>
            <wp:docPr id="6" name="图片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3648903"/>
                    </a:xfrm>
                    <a:prstGeom prst="rect">
                      <a:avLst/>
                    </a:prstGeom>
                    <a:noFill/>
                    <a:ln>
                      <a:noFill/>
                    </a:ln>
                  </pic:spPr>
                </pic:pic>
              </a:graphicData>
            </a:graphic>
          </wp:inline>
        </w:drawing>
      </w:r>
      <w:r w:rsidRPr="002D1F95">
        <w:rPr>
          <w:sz w:val="20"/>
          <w:szCs w:val="20"/>
        </w:rPr>
        <w:t xml:space="preserve"> </w:t>
      </w:r>
    </w:p>
    <w:p w14:paraId="05686C6F" w14:textId="11381139" w:rsidR="002D1F95" w:rsidRPr="002D1F95" w:rsidRDefault="002D1F95" w:rsidP="001456F2">
      <w:pPr>
        <w:pStyle w:val="21"/>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t</w:t>
      </w:r>
      <w:r w:rsidRPr="002D1F95">
        <w:rPr>
          <w:sz w:val="20"/>
          <w:szCs w:val="20"/>
        </w:rPr>
        <w:t xml:space="preserve">ranslational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differnce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Pr="002D1F95">
        <w:rPr>
          <w:sz w:val="20"/>
          <w:szCs w:val="20"/>
        </w:rPr>
        <w:t xml:space="preserve">Cyclotron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Pr="002D1F95">
        <w:rPr>
          <w:sz w:val="20"/>
          <w:szCs w:val="20"/>
        </w:rPr>
        <w:t>(e)</w:t>
      </w:r>
      <w:r w:rsidR="001456F2">
        <w:rPr>
          <w:sz w:val="20"/>
          <w:szCs w:val="20"/>
        </w:rPr>
        <w:t xml:space="preserve"> </w:t>
      </w:r>
      <w:r w:rsidRPr="002D1F95">
        <w:rPr>
          <w:sz w:val="20"/>
          <w:szCs w:val="20"/>
        </w:rPr>
        <w:t>Interaction with Linear ,Right-hand circular ,Left-hand circular polarization .</w:t>
      </w:r>
    </w:p>
    <w:p w14:paraId="6BF08698" w14:textId="77777777" w:rsidR="002D1F95" w:rsidRPr="002D1F95" w:rsidRDefault="002D1F95" w:rsidP="002D1F95">
      <w:pPr>
        <w:pStyle w:val="21"/>
        <w:jc w:val="both"/>
        <w:rPr>
          <w:sz w:val="20"/>
          <w:szCs w:val="20"/>
        </w:rPr>
      </w:pPr>
    </w:p>
    <w:p w14:paraId="650606A8" w14:textId="02CF469A" w:rsidR="001456F2" w:rsidRDefault="001456F2" w:rsidP="001456F2">
      <w:pPr>
        <w:pStyle w:val="a4"/>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normal Doppler frequency matches that of the induced wave, the perpendicular velocity (or rotational </w:t>
      </w:r>
      <w:r w:rsidRPr="001456F2">
        <w:rPr>
          <w:noProof/>
          <w:sz w:val="20"/>
          <w:szCs w:val="20"/>
        </w:rPr>
        <w:lastRenderedPageBreak/>
        <w:t xml:space="preserve">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0C5276B0" w:rsidR="001456F2" w:rsidRPr="00250D41" w:rsidRDefault="001456F2" w:rsidP="001456F2">
      <w:pPr>
        <w:pStyle w:val="a4"/>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"subluminal." The absorption of induced waves by the cyclotron electron results in an increase in both parallel and perpendicular velocities, which can be considered a reverse process to the photon emission described earlier.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32936270" w14:textId="7CD83127" w:rsidR="001456F2" w:rsidRDefault="001456F2" w:rsidP="001456F2">
      <w:pPr>
        <w:pStyle w:val="a4"/>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Pr="001456F2">
        <w:rPr>
          <w:noProof/>
          <w:sz w:val="20"/>
          <w:szCs w:val="20"/>
        </w:rPr>
        <w:t xml:space="preserve">, while the left-hand circular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Pr="001456F2">
        <w:rPr>
          <w:noProof/>
          <w:sz w:val="20"/>
          <w:szCs w:val="20"/>
        </w:rPr>
        <w:t>, which aligns well with our previous analysis.</w:t>
      </w:r>
    </w:p>
    <w:p w14:paraId="3218921A" w14:textId="31FE0A13" w:rsidR="001F4188" w:rsidRDefault="001F4188" w:rsidP="001F4188">
      <w:pPr>
        <w:pStyle w:val="a4"/>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linear momentum. Electrons exhibit right-handed spin orbital angular momentum in a magnetic field. When an electron absorbs right-handed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xml:space="preserve">. Conversely, when the electron emits left-handed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xml:space="preserve">. It is important to note that there is no response during </w:t>
      </w:r>
      <w:r w:rsidRPr="001F4188">
        <w:rPr>
          <w:noProof/>
          <w:sz w:val="20"/>
          <w:szCs w:val="20"/>
        </w:rPr>
        <w:t>Cherenkov resonance for the electromagnetic wave, as the Cherenkov effect is primarily associated with electrostatic waves.</w:t>
      </w:r>
    </w:p>
    <w:p w14:paraId="047B4784" w14:textId="05AB9627" w:rsidR="00061862" w:rsidRPr="001F4188" w:rsidRDefault="00061862" w:rsidP="00061862">
      <w:pPr>
        <w:pStyle w:val="a4"/>
        <w:shd w:val="clear" w:color="auto" w:fill="FFFFFF"/>
        <w:spacing w:before="120" w:beforeAutospacing="0" w:after="120" w:afterAutospacing="0"/>
        <w:jc w:val="both"/>
        <w:rPr>
          <w:noProof/>
          <w:sz w:val="20"/>
          <w:szCs w:val="20"/>
        </w:rPr>
      </w:pPr>
      <w:r>
        <w:rPr>
          <w:rFonts w:ascii="Arial" w:hAnsi="Arial" w:cs="Arial"/>
          <w:b/>
          <w:bCs/>
          <w:sz w:val="20"/>
          <w:szCs w:val="20"/>
        </w:rPr>
        <w:t>IV</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a4"/>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a4"/>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a4"/>
        <w:shd w:val="clear" w:color="auto" w:fill="FFFFFF"/>
        <w:jc w:val="center"/>
        <w:rPr>
          <w:noProof/>
          <w:sz w:val="20"/>
          <w:szCs w:val="20"/>
        </w:rPr>
      </w:pPr>
      <w:r w:rsidRPr="006651E2">
        <w:rPr>
          <w:noProof/>
        </w:rPr>
        <w:drawing>
          <wp:inline distT="0" distB="0" distL="0" distR="0" wp14:anchorId="7BAF4DBC" wp14:editId="308CF673">
            <wp:extent cx="1515649" cy="3296952"/>
            <wp:effectExtent l="0" t="0" r="0" b="508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23"/>
                    <a:stretch>
                      <a:fillRect/>
                    </a:stretch>
                  </pic:blipFill>
                  <pic:spPr>
                    <a:xfrm>
                      <a:off x="0" y="0"/>
                      <a:ext cx="1540844" cy="3351758"/>
                    </a:xfrm>
                    <a:prstGeom prst="rect">
                      <a:avLst/>
                    </a:prstGeom>
                  </pic:spPr>
                </pic:pic>
              </a:graphicData>
            </a:graphic>
          </wp:inline>
        </w:drawing>
      </w:r>
    </w:p>
    <w:p w14:paraId="6CCCC73B" w14:textId="633A43CF" w:rsidR="00922C2A" w:rsidRDefault="00922C2A" w:rsidP="00922C2A">
      <w:pPr>
        <w:pStyle w:val="21"/>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1"/>
        <w:jc w:val="both"/>
        <w:rPr>
          <w:sz w:val="20"/>
          <w:szCs w:val="20"/>
        </w:rPr>
      </w:pPr>
      <w:r>
        <w:lastRenderedPageBreak/>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1"/>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1"/>
        <w:jc w:val="both"/>
        <w:rPr>
          <w:sz w:val="20"/>
          <w:szCs w:val="20"/>
        </w:rPr>
      </w:pPr>
    </w:p>
    <w:p w14:paraId="07E7A0E9" w14:textId="379AF9DB" w:rsidR="00A419B8" w:rsidRPr="00A419B8" w:rsidRDefault="00A419B8" w:rsidP="00A419B8">
      <w:pPr>
        <w:pStyle w:val="a4"/>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The results indicate that a larger angle between k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leads to a lower critical ratio for trapping parallel energy. This reduction can be attributed to the increased electric field component along the parallel direction as the angle increases, enhancing the retarding force along that direction. Additionally, when the magnetic field strength BB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540FC072" w:rsidR="00922C2A" w:rsidRPr="00922C2A" w:rsidRDefault="00F40DD9" w:rsidP="00922C2A">
      <w:pPr>
        <w:pStyle w:val="a4"/>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p</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a4"/>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1"/>
        <w:jc w:val="both"/>
        <w:rPr>
          <w:sz w:val="20"/>
          <w:szCs w:val="20"/>
        </w:rPr>
      </w:pPr>
      <w:r>
        <w:rPr>
          <w:sz w:val="20"/>
          <w:szCs w:val="20"/>
        </w:rPr>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0C88C445" w:rsidR="00950567" w:rsidRPr="00950567" w:rsidRDefault="00950567" w:rsidP="00950567">
      <w:pPr>
        <w:pStyle w:val="a4"/>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typical tokamak startup conditions [21]. For a plane left-hand circularly polarized wave with parameters </w:t>
      </w:r>
      <m:oMath>
        <m:r>
          <w:rPr>
            <w:rFonts w:ascii="Cambria Math" w:hAnsi="Cambria Math"/>
            <w:noProof/>
            <w:sz w:val="20"/>
            <w:szCs w:val="20"/>
          </w:rPr>
          <m:t>f</m:t>
        </m:r>
        <m:r>
          <m:rPr>
            <m:sty m:val="p"/>
          </m:rPr>
          <w:rPr>
            <w:rFonts w:ascii="Cambria Math" w:hAnsi="Cambria Math"/>
            <w:noProof/>
            <w:sz w:val="20"/>
            <w:szCs w:val="20"/>
          </w:rPr>
          <m:t>=56 GHz</m:t>
        </m:r>
      </m:oMath>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p</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950567">
        <w:rPr>
          <w:noProof/>
          <w:sz w:val="20"/>
          <w:szCs w:val="20"/>
        </w:rPr>
        <w:t xml:space="preserve">, 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effect.</w:t>
      </w:r>
    </w:p>
    <w:p w14:paraId="702ADF17" w14:textId="43FD2946" w:rsidR="00950567" w:rsidRDefault="00950567" w:rsidP="00950567">
      <w:pPr>
        <w:pStyle w:val="a4"/>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a4"/>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6"/>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1"/>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1"/>
        <w:jc w:val="both"/>
        <w:rPr>
          <w:sz w:val="20"/>
          <w:szCs w:val="20"/>
        </w:rPr>
      </w:pPr>
    </w:p>
    <w:p w14:paraId="0DD7510F" w14:textId="5FE24385" w:rsidR="00941AF4" w:rsidRPr="00941AF4" w:rsidRDefault="00941AF4" w:rsidP="00941AF4">
      <w:pPr>
        <w:pStyle w:val="a4"/>
        <w:shd w:val="clear" w:color="auto" w:fill="FFFFFF"/>
        <w:spacing w:before="120" w:beforeAutospacing="0" w:after="120" w:afterAutospacing="0"/>
        <w:jc w:val="both"/>
        <w:rPr>
          <w:rFonts w:ascii="Arial" w:hAnsi="Arial" w:cs="Arial"/>
          <w:b/>
          <w:bCs/>
          <w:sz w:val="20"/>
          <w:szCs w:val="20"/>
        </w:rPr>
      </w:pPr>
      <w:r w:rsidRPr="00941AF4">
        <w:rPr>
          <w:rFonts w:ascii="Arial" w:hAnsi="Arial" w:cs="Arial" w:hint="eastAsia"/>
          <w:b/>
          <w:bCs/>
          <w:sz w:val="20"/>
          <w:szCs w:val="20"/>
        </w:rPr>
        <w:t>V.</w:t>
      </w:r>
      <w:r>
        <w:rPr>
          <w:rFonts w:ascii="Arial" w:hAnsi="Arial" w:cs="Arial"/>
          <w:b/>
          <w:bCs/>
          <w:sz w:val="20"/>
          <w:szCs w:val="20"/>
        </w:rPr>
        <w:t xml:space="preserve"> </w:t>
      </w:r>
      <w:r w:rsidRPr="00941AF4">
        <w:rPr>
          <w:rFonts w:ascii="Arial" w:hAnsi="Arial" w:cs="Arial"/>
          <w:b/>
          <w:bCs/>
          <w:sz w:val="20"/>
          <w:szCs w:val="20"/>
        </w:rPr>
        <w:t xml:space="preserve">Electromagnetic wave drives </w:t>
      </w:r>
      <w:r>
        <w:rPr>
          <w:rFonts w:ascii="Arial" w:hAnsi="Arial" w:cs="Arial"/>
          <w:b/>
          <w:bCs/>
          <w:sz w:val="20"/>
          <w:szCs w:val="20"/>
        </w:rPr>
        <w:t xml:space="preserve">the </w:t>
      </w:r>
      <w:r w:rsidRPr="00941AF4">
        <w:rPr>
          <w:rFonts w:ascii="Arial" w:hAnsi="Arial" w:cs="Arial"/>
          <w:b/>
          <w:bCs/>
          <w:sz w:val="20"/>
          <w:szCs w:val="20"/>
        </w:rPr>
        <w:t>Anomalous Doppler Effect in magnetized plasma</w:t>
      </w:r>
    </w:p>
    <w:p w14:paraId="2572C900" w14:textId="6A9B6DD5" w:rsidR="00941AF4" w:rsidRPr="00941AF4" w:rsidRDefault="00941AF4" w:rsidP="00941AF4">
      <w:pPr>
        <w:pStyle w:val="a4"/>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[36].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By fulfilling these criteria, it is possible to establish controlled resonant interactions, offering an effective means of suppressing runaway electrons.</w:t>
      </w:r>
    </w:p>
    <w:p w14:paraId="3F95D493"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lastRenderedPageBreak/>
        <w:t>The presence of a left-hand polarized wave component aligned with the electron motion in the magnetic field direction.</w:t>
      </w:r>
    </w:p>
    <w:p w14:paraId="7208E17E"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77777777" w:rsidR="00C408F8" w:rsidRDefault="00941AF4" w:rsidP="00C408F8">
      <w:pPr>
        <w:pStyle w:val="a4"/>
        <w:shd w:val="clear" w:color="auto" w:fill="FFFFFF"/>
        <w:ind w:firstLine="360"/>
        <w:jc w:val="both"/>
        <w:rPr>
          <w:noProof/>
          <w:sz w:val="20"/>
          <w:szCs w:val="20"/>
        </w:rPr>
      </w:pPr>
      <w:r w:rsidRPr="00C408F8">
        <w:rPr>
          <w:noProof/>
          <w:sz w:val="20"/>
          <w:szCs w:val="20"/>
        </w:rPr>
        <w:t xml:space="preserve">The Appleton-Hartree formula is used to describe wave propagation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000000" w:rsidP="00C408F8">
      <w:pPr>
        <w:pStyle w:val="a4"/>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16844850" w:rsidR="00C408F8" w:rsidRDefault="00C408F8" w:rsidP="00C408F8">
      <w:pPr>
        <w:pStyle w:val="a4"/>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red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000000" w:rsidP="00C408F8">
      <w:pPr>
        <w:pStyle w:val="a4"/>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m:e>
          </m:mr>
        </m:m>
      </m:oMath>
      <w:r w:rsidR="00C408F8">
        <w:rPr>
          <w:noProof/>
          <w:sz w:val="11"/>
          <w:szCs w:val="11"/>
        </w:rPr>
        <w:tab/>
      </w:r>
      <w:r w:rsidR="00C408F8" w:rsidRPr="00C408F8">
        <w:rPr>
          <w:noProof/>
          <w:sz w:val="20"/>
          <w:szCs w:val="20"/>
        </w:rPr>
        <w:t>(20)</w:t>
      </w:r>
    </w:p>
    <w:p w14:paraId="3EDA9F5D" w14:textId="1CADB595" w:rsidR="00C408F8" w:rsidRDefault="00C408F8" w:rsidP="00C408F8">
      <w:pPr>
        <w:pStyle w:val="a4"/>
        <w:shd w:val="clear" w:color="auto" w:fill="FFFFFF"/>
        <w:ind w:firstLine="360"/>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sidRPr="00C408F8">
        <w:rPr>
          <w:noProof/>
          <w:sz w:val="20"/>
          <w:szCs w:val="20"/>
        </w:rPr>
        <w:tab/>
      </w:r>
      <w:r w:rsidRPr="00C408F8">
        <w:rPr>
          <w:rFonts w:hint="eastAsia"/>
          <w:noProof/>
          <w:sz w:val="20"/>
          <w:szCs w:val="20"/>
        </w:rPr>
        <w:t xml:space="preserve">        </w:t>
      </w:r>
      <w:r>
        <w:rPr>
          <w:noProof/>
          <w:sz w:val="20"/>
          <w:szCs w:val="20"/>
        </w:rPr>
        <w:tab/>
      </w:r>
      <w:r>
        <w:rPr>
          <w:noProof/>
          <w:sz w:val="20"/>
          <w:szCs w:val="20"/>
        </w:rPr>
        <w:tab/>
      </w:r>
      <w:r w:rsidRPr="00C408F8">
        <w:rPr>
          <w:rFonts w:hint="eastAsia"/>
          <w:noProof/>
          <w:sz w:val="20"/>
          <w:szCs w:val="20"/>
        </w:rPr>
        <w:t xml:space="preserve">     </w:t>
      </w:r>
      <w:r w:rsidRPr="00C408F8">
        <w:rPr>
          <w:noProof/>
          <w:sz w:val="20"/>
          <w:szCs w:val="20"/>
        </w:rPr>
        <w:t>(21)</w:t>
      </w:r>
    </w:p>
    <w:p w14:paraId="004036C2" w14:textId="3AD65D85" w:rsidR="00C408F8" w:rsidRPr="00C408F8" w:rsidRDefault="00C408F8" w:rsidP="00C408F8">
      <w:pPr>
        <w:pStyle w:val="a4"/>
        <w:shd w:val="clear" w:color="auto" w:fill="FFFFFF"/>
        <w:ind w:firstLine="360"/>
        <w:jc w:val="both"/>
        <w:rPr>
          <w:noProof/>
          <w:sz w:val="20"/>
          <w:szCs w:val="20"/>
        </w:rPr>
      </w:pPr>
      <w:r w:rsidRPr="00C408F8">
        <w:rPr>
          <w:noProof/>
          <w:sz w:val="20"/>
          <w:szCs w:val="20"/>
        </w:rPr>
        <w:t xml:space="preserve">The electric field of the wave is expressed 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r w:rsidRPr="00C408F8">
        <w:rPr>
          <w:noProof/>
          <w:sz w:val="20"/>
          <w:szCs w:val="20"/>
        </w:rPr>
        <w:t xml:space="preserve">. For a wave propagating along the zz-axis,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Pr="00C408F8">
        <w:rPr>
          <w:noProof/>
          <w:sz w:val="20"/>
          <w:szCs w:val="20"/>
        </w:rPr>
        <w:t xml:space="preserve">, while the right-hand polarized wave is given by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r>
          <w:rPr>
            <w:rFonts w:ascii="Cambria Math" w:hAnsi="Cambria Math"/>
            <w:noProof/>
            <w:sz w:val="20"/>
            <w:szCs w:val="20"/>
          </w:rPr>
          <m:t>exp</m:t>
        </m:r>
        <m:r>
          <m:rPr>
            <m:sty m:val="p"/>
          </m:rPr>
          <w:rPr>
            <w:rFonts w:ascii="Cambria Math" w:hAnsi="Cambria Math"/>
            <w:noProof/>
            <w:sz w:val="20"/>
            <w:szCs w:val="20"/>
          </w:rPr>
          <m:t>(</m:t>
        </m:r>
        <m:r>
          <w:rPr>
            <w:rFonts w:ascii="Cambria Math" w:hAnsi="Cambria Math"/>
            <w:noProof/>
            <w:sz w:val="20"/>
            <w:szCs w:val="20"/>
          </w:rPr>
          <m:t>i</m:t>
        </m:r>
        <m:r>
          <m:rPr>
            <m:sty m:val="p"/>
          </m:rPr>
          <w:rPr>
            <w:rFonts w:ascii="Cambria Math" w:hAnsi="Cambria Math"/>
            <w:noProof/>
            <w:sz w:val="20"/>
            <w:szCs w:val="20"/>
          </w:rPr>
          <m:t>(</m:t>
        </m:r>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r>
          <m:rPr>
            <m:sty m:val="p"/>
          </m:rPr>
          <w:rPr>
            <w:rFonts w:ascii="Cambria Math" w:hAnsi="Cambria Math"/>
            <w:noProof/>
            <w:sz w:val="20"/>
            <w:szCs w:val="20"/>
          </w:rPr>
          <m:t>))</m:t>
        </m:r>
      </m:oMath>
      <w:r>
        <w:rPr>
          <w:noProof/>
          <w:sz w:val="20"/>
          <w:szCs w:val="20"/>
        </w:rPr>
        <w:t>.</w:t>
      </w:r>
    </w:p>
    <w:p w14:paraId="3A815C16" w14:textId="19432380" w:rsidR="00C408F8" w:rsidRDefault="00C408F8" w:rsidP="00C408F8">
      <w:pPr>
        <w:pStyle w:val="a4"/>
        <w:shd w:val="clear" w:color="auto" w:fill="FFFFFF"/>
        <w:ind w:firstLine="360"/>
        <w:jc w:val="both"/>
        <w:rPr>
          <w:noProof/>
          <w:sz w:val="20"/>
          <w:szCs w:val="20"/>
        </w:rPr>
      </w:pPr>
      <w:r w:rsidRPr="00C408F8">
        <w:rPr>
          <w:noProof/>
          <w:sz w:val="20"/>
          <w:szCs w:val="20"/>
        </w:rPr>
        <w:t xml:space="preserve">The left-hand </w:t>
      </w:r>
      <w:r w:rsidR="005C70FA">
        <w:rPr>
          <w:noProof/>
          <w:sz w:val="20"/>
          <w:szCs w:val="20"/>
        </w:rPr>
        <w:t xml:space="preserve">and right-hand </w:t>
      </w:r>
      <w:r w:rsidRPr="00C408F8">
        <w:rPr>
          <w:noProof/>
          <w:sz w:val="20"/>
          <w:szCs w:val="20"/>
        </w:rPr>
        <w:t xml:space="preserve">polarized wave component </w:t>
      </w:r>
      <w:r>
        <w:rPr>
          <w:noProof/>
          <w:sz w:val="20"/>
          <w:szCs w:val="20"/>
        </w:rPr>
        <w:t>is caluculated with:</w:t>
      </w:r>
    </w:p>
    <w:p w14:paraId="549CF7A0" w14:textId="3C675176" w:rsidR="00C408F8" w:rsidRDefault="00000000" w:rsidP="00C408F8">
      <w:pPr>
        <w:pStyle w:val="a4"/>
        <w:shd w:val="clear" w:color="auto" w:fill="FFFFFF"/>
        <w:ind w:firstLine="360"/>
        <w:jc w:val="both"/>
        <w:rPr>
          <w:noProof/>
        </w:rPr>
      </w:pP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sz w:val="20"/>
          <w:szCs w:val="20"/>
        </w:rPr>
        <w:t xml:space="preserve"> ,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rPr>
        <w:t xml:space="preserve"> </w:t>
      </w:r>
    </w:p>
    <w:p w14:paraId="48852A2A" w14:textId="1EE078C3" w:rsidR="00C408F8" w:rsidRPr="00C408F8" w:rsidRDefault="00C408F8" w:rsidP="005C70FA">
      <w:pPr>
        <w:pStyle w:val="a4"/>
        <w:shd w:val="clear" w:color="auto" w:fill="FFFFFF"/>
        <w:ind w:firstLine="360"/>
        <w:jc w:val="both"/>
        <w:rPr>
          <w:noProof/>
          <w:sz w:val="20"/>
          <w:szCs w:val="20"/>
        </w:rPr>
      </w:pPr>
      <w:r w:rsidRPr="00C408F8">
        <w:rPr>
          <w:noProof/>
          <w:sz w:val="20"/>
          <w:szCs w:val="20"/>
        </w:rPr>
        <w:t>When</w:t>
      </w:r>
      <w:r w:rsidR="005C70FA" w:rsidRPr="005C70FA">
        <w:rPr>
          <w:noProof/>
          <w:sz w:val="20"/>
          <w:szCs w:val="20"/>
        </w:rPr>
        <w:t xml:space="preserve"> B &gt; 0 and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oMath>
      <w:r w:rsidRPr="00C408F8">
        <w:rPr>
          <w:noProof/>
          <w:sz w:val="20"/>
          <w:szCs w:val="20"/>
        </w:rPr>
        <w:t>, indicating that the wave is predominantly right-hand polarized. Conversely, the wave is primarily left-hand polarized.</w:t>
      </w:r>
    </w:p>
    <w:p w14:paraId="37AF63A7" w14:textId="3617E610" w:rsidR="00C408F8" w:rsidRPr="00C408F8" w:rsidRDefault="00C408F8" w:rsidP="00C408F8">
      <w:pPr>
        <w:pStyle w:val="a4"/>
        <w:shd w:val="clear" w:color="auto" w:fill="FFFFFF"/>
        <w:ind w:firstLine="360"/>
        <w:jc w:val="both"/>
        <w:rPr>
          <w:noProof/>
          <w:sz w:val="20"/>
          <w:szCs w:val="20"/>
        </w:rPr>
      </w:pPr>
      <w:r w:rsidRPr="00C408F8">
        <w:rPr>
          <w:noProof/>
          <w:sz w:val="20"/>
          <w:szCs w:val="20"/>
        </w:rPr>
        <w:t>The black dashed line in Fig. 11</w:t>
      </w:r>
      <w:r w:rsidR="005C70FA" w:rsidRPr="005C70FA">
        <w:rPr>
          <w:noProof/>
          <w:sz w:val="20"/>
          <w:szCs w:val="20"/>
        </w:rPr>
        <w:t>a</w:t>
      </w:r>
      <w:r w:rsidRPr="00C408F8">
        <w:rPr>
          <w:noProof/>
          <w:sz w:val="20"/>
          <w:szCs w:val="20"/>
        </w:rPr>
        <w:t xml:space="preserve"> denotes the boundary between the two polarization types, corresponding to </w:t>
      </w:r>
      <m:oMath>
        <m:r>
          <w:rPr>
            <w:rFonts w:ascii="Cambria Math" w:hAnsi="Cambria Math"/>
            <w:noProof/>
            <w:sz w:val="20"/>
            <w:szCs w:val="20"/>
          </w:rPr>
          <m:t>B</m:t>
        </m:r>
        <m:r>
          <m:rPr>
            <m:sty m:val="p"/>
          </m:rPr>
          <w:rPr>
            <w:rFonts w:ascii="Cambria Math" w:hAnsi="Cambria Math"/>
            <w:noProof/>
            <w:sz w:val="20"/>
            <w:szCs w:val="20"/>
          </w:rPr>
          <m:t>=±</m:t>
        </m:r>
        <m:r>
          <w:rPr>
            <w:rFonts w:ascii="Cambria Math" w:hAnsi="Cambria Math"/>
            <w:noProof/>
            <w:sz w:val="20"/>
            <w:szCs w:val="20"/>
          </w:rPr>
          <m:t xml:space="preserve">∞ </m:t>
        </m:r>
      </m:oMath>
      <w:r w:rsidRPr="00C408F8">
        <w:rPr>
          <w:noProof/>
          <w:sz w:val="20"/>
          <w:szCs w:val="20"/>
        </w:rPr>
        <w:t>in the dispersion relation for cold magnetized plasma. As shown in Fig. 1</w:t>
      </w:r>
      <w:r w:rsidR="005C70FA" w:rsidRPr="005C70FA">
        <w:rPr>
          <w:noProof/>
          <w:sz w:val="20"/>
          <w:szCs w:val="20"/>
        </w:rPr>
        <w:t>1b</w:t>
      </w:r>
      <w:r w:rsidRPr="00C408F8">
        <w:rPr>
          <w:noProof/>
          <w:sz w:val="20"/>
          <w:szCs w:val="20"/>
        </w:rPr>
        <w:t>, the region between the dashed lines predominantly features left-hand polarized waves, whereas outside these boundaries, the wave is mainly right-hand polarized.</w:t>
      </w:r>
    </w:p>
    <w:p w14:paraId="5E8EC1B4" w14:textId="3A305E2C" w:rsidR="00C408F8" w:rsidRPr="00C408F8" w:rsidRDefault="00C408F8" w:rsidP="00C408F8">
      <w:pPr>
        <w:pStyle w:val="a4"/>
        <w:shd w:val="clear" w:color="auto" w:fill="FFFFFF"/>
        <w:ind w:firstLine="360"/>
        <w:jc w:val="both"/>
        <w:rPr>
          <w:noProof/>
          <w:sz w:val="20"/>
          <w:szCs w:val="20"/>
        </w:rPr>
      </w:pPr>
      <w:r w:rsidRPr="00C408F8">
        <w:rPr>
          <w:noProof/>
          <w:sz w:val="20"/>
          <w:szCs w:val="20"/>
        </w:rPr>
        <w:t>In Fig. 11</w:t>
      </w:r>
      <w:r w:rsidR="005C70FA" w:rsidRPr="005C70FA">
        <w:rPr>
          <w:noProof/>
          <w:sz w:val="20"/>
          <w:szCs w:val="20"/>
        </w:rPr>
        <w:t>c</w:t>
      </w:r>
      <w:r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Pr="00C408F8">
        <w:rPr>
          <w:noProof/>
          <w:sz w:val="20"/>
          <w:szCs w:val="20"/>
        </w:rPr>
        <w:t>, can drive the Anomalous Doppler Effect (ADE). Finally, as depicted in Fig. 11</w:t>
      </w:r>
      <w:r w:rsidR="005C70FA" w:rsidRPr="005C70FA">
        <w:rPr>
          <w:noProof/>
          <w:sz w:val="20"/>
          <w:szCs w:val="20"/>
        </w:rPr>
        <w:t>d</w:t>
      </w:r>
      <w:r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Pr="00C408F8">
        <w:rPr>
          <w:noProof/>
          <w:sz w:val="20"/>
          <w:szCs w:val="20"/>
        </w:rPr>
        <w:t>supporting waves are observed in both low- and high-frequency regions.</w:t>
      </w:r>
    </w:p>
    <w:p w14:paraId="25A9ED89" w14:textId="77777777"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low-frequency region, whistler waves and magnetized electron plasma waves are characterized by right-hand polarization.</w:t>
      </w:r>
    </w:p>
    <w:p w14:paraId="030A5DC4" w14:textId="4B2BFAA0"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high-frequency region, extraordinary waves exhibit left-hand polarization when the angle θ</w:t>
      </w:r>
      <w:r w:rsidR="005C70FA">
        <w:rPr>
          <w:noProof/>
          <w:sz w:val="20"/>
          <w:szCs w:val="20"/>
        </w:rPr>
        <w:t xml:space="preserve"> is in close proximity to 90 degrees</w:t>
      </w:r>
      <w:r w:rsidRPr="00C408F8">
        <w:rPr>
          <w:noProof/>
          <w:sz w:val="20"/>
          <w:szCs w:val="20"/>
        </w:rPr>
        <w:t>, as shown in Fig. 11</w:t>
      </w:r>
      <w:r w:rsidR="005C70FA">
        <w:rPr>
          <w:noProof/>
          <w:sz w:val="20"/>
          <w:szCs w:val="20"/>
        </w:rPr>
        <w:t>b</w:t>
      </w:r>
      <w:r w:rsidRPr="00C408F8">
        <w:rPr>
          <w:noProof/>
          <w:sz w:val="20"/>
          <w:szCs w:val="20"/>
        </w:rPr>
        <w:t>.</w:t>
      </w:r>
    </w:p>
    <w:p w14:paraId="5DC0CEE0" w14:textId="4CF54CB2" w:rsidR="005C70FA" w:rsidRDefault="000020E7" w:rsidP="003120CC">
      <w:pPr>
        <w:pStyle w:val="a4"/>
        <w:shd w:val="clear" w:color="auto" w:fill="FFFFFF"/>
        <w:jc w:val="both"/>
        <w:rPr>
          <w:rFonts w:hint="eastAsia"/>
          <w:noProof/>
          <w:sz w:val="20"/>
          <w:szCs w:val="20"/>
        </w:rPr>
      </w:pPr>
      <w:r>
        <w:rPr>
          <w:noProof/>
          <w:sz w:val="20"/>
          <w:szCs w:val="20"/>
        </w:rPr>
        <w:drawing>
          <wp:inline distT="0" distB="0" distL="0" distR="0" wp14:anchorId="3E81C21D" wp14:editId="17062D3A">
            <wp:extent cx="2986405" cy="3265124"/>
            <wp:effectExtent l="0" t="0" r="4445" b="0"/>
            <wp:docPr id="1103878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6459" cy="3276116"/>
                    </a:xfrm>
                    <a:prstGeom prst="rect">
                      <a:avLst/>
                    </a:prstGeom>
                    <a:noFill/>
                  </pic:spPr>
                </pic:pic>
              </a:graphicData>
            </a:graphic>
          </wp:inline>
        </w:drawing>
      </w:r>
    </w:p>
    <w:p w14:paraId="4847B9BE" w14:textId="779739D0" w:rsidR="005C70FA" w:rsidRDefault="005C70FA" w:rsidP="005C70FA">
      <w:pPr>
        <w:pStyle w:val="21"/>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 (a) Complete dispersion relationship in cold magnetized plasma. (b) Region dominated by left-hand polarization.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w:lastRenderedPageBreak/>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149D59D9" w:rsidR="00D2291A" w:rsidRDefault="00D2291A" w:rsidP="00D2291A">
      <w:pPr>
        <w:pStyle w:val="a4"/>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51E25129" w:rsidR="00D2291A" w:rsidRDefault="00D2291A" w:rsidP="00D2291A">
      <w:pPr>
        <w:pStyle w:val="a4"/>
        <w:shd w:val="clear" w:color="auto" w:fill="FFFFFF"/>
        <w:jc w:val="both"/>
        <w:rPr>
          <w:noProof/>
          <w:sz w:val="20"/>
          <w:szCs w:val="20"/>
        </w:rPr>
      </w:pPr>
      <w:r>
        <w:rPr>
          <w:noProof/>
        </w:rPr>
        <w:drawing>
          <wp:inline distT="0" distB="0" distL="0" distR="0" wp14:anchorId="725085A8" wp14:editId="66159B53">
            <wp:extent cx="3017520" cy="2523982"/>
            <wp:effectExtent l="0" t="0" r="5080" b="3810"/>
            <wp:docPr id="11" name="图片 1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 collage of graph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7520" cy="2523982"/>
                    </a:xfrm>
                    <a:prstGeom prst="rect">
                      <a:avLst/>
                    </a:prstGeom>
                    <a:noFill/>
                    <a:ln>
                      <a:noFill/>
                    </a:ln>
                  </pic:spPr>
                </pic:pic>
              </a:graphicData>
            </a:graphic>
          </wp:inline>
        </w:drawing>
      </w:r>
    </w:p>
    <w:p w14:paraId="6EFF23A5" w14:textId="30141E33" w:rsidR="00D2291A" w:rsidRDefault="00D2291A" w:rsidP="00D2291A">
      <w:pPr>
        <w:pStyle w:val="a4"/>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55E8D2F"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In the high-frequency region for ADE,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facilitates wave formation in the </w:t>
      </w:r>
      <w:del w:id="6" w:author="Xinhang Xu" w:date="2024-12-25T00:26:00Z" w16du:dateUtc="2024-12-25T08:26:00Z">
        <w:r w:rsidRPr="00D2291A" w:rsidDel="00452A22">
          <w:rPr>
            <w:rFonts w:hint="eastAsia"/>
            <w:noProof/>
            <w:sz w:val="20"/>
            <w:szCs w:val="20"/>
          </w:rPr>
          <w:delText>low</w:delText>
        </w:r>
      </w:del>
      <w:ins w:id="7" w:author="Xinhang Xu" w:date="2024-12-25T00:26:00Z" w16du:dateUtc="2024-12-25T08:26:00Z">
        <w:r w:rsidR="00452A22">
          <w:rPr>
            <w:rFonts w:hint="eastAsia"/>
            <w:noProof/>
            <w:sz w:val="20"/>
            <w:szCs w:val="20"/>
          </w:rPr>
          <w:t>high</w:t>
        </w:r>
      </w:ins>
      <w:r w:rsidRPr="00D2291A">
        <w:rPr>
          <w:noProof/>
          <w:sz w:val="20"/>
          <w:szCs w:val="20"/>
        </w:rPr>
        <w:t xml:space="preserve">-frequency region. In the </w:t>
      </w:r>
      <w:ins w:id="8" w:author="Xinhang Xu" w:date="2024-12-25T00:26:00Z" w16du:dateUtc="2024-12-25T08:26:00Z">
        <w:r w:rsidR="00452A22">
          <w:rPr>
            <w:rFonts w:hint="eastAsia"/>
            <w:noProof/>
            <w:sz w:val="20"/>
            <w:szCs w:val="20"/>
          </w:rPr>
          <w:t>low</w:t>
        </w:r>
      </w:ins>
      <w:del w:id="9" w:author="Xinhang Xu" w:date="2024-12-25T00:26:00Z" w16du:dateUtc="2024-12-25T08:26:00Z">
        <w:r w:rsidRPr="00D2291A" w:rsidDel="00452A22">
          <w:rPr>
            <w:noProof/>
            <w:sz w:val="20"/>
            <w:szCs w:val="20"/>
          </w:rPr>
          <w:delText>high</w:delText>
        </w:r>
      </w:del>
      <w:r w:rsidRPr="00D2291A">
        <w:rPr>
          <w:noProof/>
          <w:sz w:val="20"/>
          <w:szCs w:val="20"/>
        </w:rPr>
        <w:t xml:space="preserve">-frequency region, when the energy of high-energy runaway electrons exceeds 10 MeV (with reduced </w:t>
      </w:r>
      <w:r w:rsidRPr="00D2291A">
        <w:rPr>
          <w:noProof/>
          <w:sz w:val="20"/>
          <w:szCs w:val="20"/>
        </w:rPr>
        <w:t>momentum p &gt; 20), the resonance curves of electromagnetic waves excited by the ADE effect typically pass through the top-left region depicted in Fig. 12d.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[31]. In the low-frequency region, the dimensionless Landau resonance momentum is less than unity, as shown in Fig. 6b, indicating a higher degree of wave attenuation by background thermal electrons compared to the high-frequency region, making wave formation in this region more challenging.</w:t>
      </w:r>
    </w:p>
    <w:p w14:paraId="1DF865BF" w14:textId="5365CEE0"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This suggests the potential for utilizing the reverse process</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injecting extraordinary waves to suppress runaway electrons.</w:t>
      </w:r>
    </w:p>
    <w:p w14:paraId="55C0169D" w14:textId="77777777" w:rsidR="0061261A" w:rsidRPr="0061261A" w:rsidRDefault="00F93110" w:rsidP="0061261A">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 </w:t>
      </w:r>
      <w:r w:rsidR="0061261A" w:rsidRPr="0061261A">
        <w:rPr>
          <w:rFonts w:ascii="Arial" w:hAnsi="Arial" w:cs="Arial"/>
          <w:b/>
          <w:bCs/>
          <w:sz w:val="20"/>
          <w:szCs w:val="20"/>
        </w:rPr>
        <w:t>Launching Extraordinary Waves in Tokamaks for Runaway Electron Suppression</w:t>
      </w:r>
    </w:p>
    <w:p w14:paraId="5BB670B7" w14:textId="4482F9E9" w:rsidR="0061261A" w:rsidRDefault="0061261A" w:rsidP="0061261A">
      <w:pPr>
        <w:pStyle w:val="a4"/>
        <w:shd w:val="clear" w:color="auto" w:fill="FFFFFF"/>
        <w:ind w:firstLine="360"/>
        <w:jc w:val="both"/>
        <w:rPr>
          <w:noProof/>
          <w:sz w:val="20"/>
          <w:szCs w:val="20"/>
        </w:rPr>
      </w:pPr>
      <w:r w:rsidRPr="0061261A">
        <w:rPr>
          <w:noProof/>
          <w:sz w:val="20"/>
          <w:szCs w:val="20"/>
        </w:rPr>
        <w:t>The characteristic frequency with extraordinary mode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Therefore, it is necessary to inject the extraordinary wave from the high-field side of the tokamak, as it will be reflected at the right cut-off frequency when injected from the lower-field side. 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p>
    <w:p w14:paraId="507850F8" w14:textId="2575F062" w:rsidR="000020E7" w:rsidRPr="000020E7" w:rsidRDefault="00A337A7" w:rsidP="000020E7">
      <w:pPr>
        <w:pStyle w:val="a4"/>
        <w:shd w:val="clear" w:color="auto" w:fill="FFFFFF"/>
        <w:ind w:firstLine="360"/>
        <w:rPr>
          <w:rFonts w:hint="eastAsia"/>
          <w:noProof/>
          <w:sz w:val="20"/>
          <w:szCs w:val="20"/>
        </w:rPr>
      </w:pPr>
      <w:r>
        <w:rPr>
          <w:noProof/>
          <w:sz w:val="20"/>
          <w:szCs w:val="20"/>
        </w:rPr>
        <w:lastRenderedPageBreak/>
        <w:drawing>
          <wp:inline distT="0" distB="0" distL="0" distR="0" wp14:anchorId="6B1FF0A0" wp14:editId="3A50E168">
            <wp:extent cx="2527300" cy="2304158"/>
            <wp:effectExtent l="0" t="0" r="6350" b="127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951" cy="2316604"/>
                    </a:xfrm>
                    <a:prstGeom prst="rect">
                      <a:avLst/>
                    </a:prstGeom>
                    <a:noFill/>
                  </pic:spPr>
                </pic:pic>
              </a:graphicData>
            </a:graphic>
          </wp:inline>
        </w:drawing>
      </w:r>
    </w:p>
    <w:p w14:paraId="05A754B4" w14:textId="496F5E0F" w:rsidR="00F13902" w:rsidRPr="00F13902" w:rsidDel="00EE0630" w:rsidRDefault="00F13902" w:rsidP="00061862">
      <w:pPr>
        <w:pStyle w:val="a4"/>
        <w:shd w:val="clear" w:color="auto" w:fill="FFFFFF"/>
        <w:jc w:val="both"/>
        <w:rPr>
          <w:del w:id="10" w:author="Xinhang Xu" w:date="2024-12-25T22:21:00Z" w16du:dateUtc="2024-12-26T06:21:00Z"/>
          <w:rFonts w:ascii="Calibri" w:hAnsi="Calibri" w:cs="Calibri" w:hint="eastAsia"/>
          <w:noProof/>
          <w:sz w:val="20"/>
          <w:szCs w:val="20"/>
          <w14:ligatures w14:val="standardContextual"/>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331760FA" w14:textId="77777777" w:rsidR="00061862" w:rsidRDefault="00061862" w:rsidP="00061862">
      <w:pPr>
        <w:pStyle w:val="a4"/>
        <w:shd w:val="clear" w:color="auto" w:fill="FFFFFF"/>
        <w:jc w:val="both"/>
        <w:rPr>
          <w:noProof/>
          <w:sz w:val="20"/>
          <w:szCs w:val="20"/>
        </w:rPr>
      </w:pPr>
    </w:p>
    <w:p w14:paraId="2FA0BE70" w14:textId="228A3FFE" w:rsidR="00061862" w:rsidRPr="00061862" w:rsidRDefault="00061862" w:rsidP="00061862">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3B249358" w14:textId="17E436AE" w:rsidR="00061862" w:rsidRDefault="00061862" w:rsidP="000F1878">
      <w:pPr>
        <w:pStyle w:val="a4"/>
        <w:shd w:val="clear" w:color="auto" w:fill="FFFFFF"/>
        <w:ind w:firstLine="360"/>
        <w:jc w:val="both"/>
        <w:rPr>
          <w:noProof/>
          <w:sz w:val="20"/>
          <w:szCs w:val="20"/>
        </w:rPr>
      </w:pPr>
      <w:r w:rsidRPr="00061862">
        <w:rPr>
          <w:noProof/>
          <w:sz w:val="20"/>
          <w:szCs w:val="20"/>
        </w:rPr>
        <w:t xml:space="preserve">This study </w:t>
      </w:r>
      <w:ins w:id="11" w:author="Xinhang Xu" w:date="2024-12-25T21:22:00Z" w16du:dateUtc="2024-12-26T05:22:00Z">
        <w:r w:rsidR="000F1878">
          <w:rPr>
            <w:rFonts w:hint="eastAsia"/>
            <w:noProof/>
            <w:sz w:val="20"/>
            <w:szCs w:val="20"/>
          </w:rPr>
          <w:t xml:space="preserve">illustrate the Anomalous Doppler effect based on </w:t>
        </w:r>
      </w:ins>
      <w:del w:id="12" w:author="Xinhang Xu" w:date="2024-12-25T21:22:00Z" w16du:dateUtc="2024-12-26T05:22:00Z">
        <w:r w:rsidRPr="00061862" w:rsidDel="000F1878">
          <w:rPr>
            <w:noProof/>
            <w:sz w:val="20"/>
            <w:szCs w:val="20"/>
          </w:rPr>
          <w:delText>presents a</w:delText>
        </w:r>
      </w:del>
      <w:r w:rsidR="000F1878">
        <w:rPr>
          <w:rFonts w:hint="eastAsia"/>
          <w:noProof/>
          <w:sz w:val="20"/>
          <w:szCs w:val="20"/>
        </w:rPr>
        <w:t>the</w:t>
      </w:r>
      <w:r w:rsidRPr="00061862">
        <w:rPr>
          <w:noProof/>
          <w:sz w:val="20"/>
          <w:szCs w:val="20"/>
        </w:rPr>
        <w:t xml:space="preserve"> simulation of the interaction between electrons and plane electromagnetic waves within uniform magnetic and electrostatic fields. </w:t>
      </w:r>
      <w:r w:rsidR="000F49A2" w:rsidRPr="000F49A2">
        <w:rPr>
          <w:noProof/>
          <w:sz w:val="20"/>
          <w:szCs w:val="20"/>
        </w:rPr>
        <w:t>It was found that the Anomalous Doppler effect could efficiently suppress runaway electron energy by scattering the electron's parallel energy into perpendicular energy. Based on the simulation results, only 9 W/m² of left-ha</w:t>
      </w:r>
      <w:r w:rsidR="002652D7">
        <w:rPr>
          <w:rFonts w:hint="eastAsia"/>
          <w:noProof/>
          <w:sz w:val="20"/>
          <w:szCs w:val="20"/>
        </w:rPr>
        <w:t>n</w:t>
      </w:r>
      <w:r w:rsidR="000F49A2" w:rsidRPr="000F49A2">
        <w:rPr>
          <w:noProof/>
          <w:sz w:val="20"/>
          <w:szCs w:val="20"/>
        </w:rPr>
        <w:t>d wave energy is sufficient to suppress the runaway elec</w:t>
      </w:r>
      <w:r w:rsidR="002652D7">
        <w:rPr>
          <w:rFonts w:hint="eastAsia"/>
          <w:noProof/>
          <w:sz w:val="20"/>
          <w:szCs w:val="20"/>
        </w:rPr>
        <w:t>t</w:t>
      </w:r>
      <w:r w:rsidR="000F49A2" w:rsidRPr="000F49A2">
        <w:rPr>
          <w:noProof/>
          <w:sz w:val="20"/>
          <w:szCs w:val="20"/>
        </w:rPr>
        <w:t xml:space="preserve">ron parallel energy under the typical </w:t>
      </w:r>
      <w:r w:rsidR="000F49A2">
        <w:rPr>
          <w:rFonts w:hint="eastAsia"/>
          <w:noProof/>
          <w:sz w:val="20"/>
          <w:szCs w:val="20"/>
        </w:rPr>
        <w:t xml:space="preserve">Tokamak </w:t>
      </w:r>
      <w:r w:rsidR="000F49A2" w:rsidRPr="000F49A2">
        <w:rPr>
          <w:noProof/>
          <w:sz w:val="20"/>
          <w:szCs w:val="20"/>
        </w:rPr>
        <w:t>startup background scenario.</w:t>
      </w:r>
      <w:r w:rsidR="000F1878">
        <w:rPr>
          <w:rFonts w:hint="eastAsia"/>
          <w:noProof/>
          <w:sz w:val="20"/>
          <w:szCs w:val="20"/>
        </w:rPr>
        <w:t>T</w:t>
      </w:r>
      <w:r w:rsidR="000F1878" w:rsidRPr="00061862">
        <w:rPr>
          <w:noProof/>
          <w:sz w:val="20"/>
          <w:szCs w:val="20"/>
        </w:rPr>
        <w:t>he extraordinary wave, located near the upper-hybrid resonance, is the most effective candidate for mitigating runaway electrons. By injecting this extraordinary wave from the high-field side of the Tokamak, runaway electrons at the Tokamak core can be suppressed. This suppression could be achieved based on real-time plasma density diagnostics by dynamically adjusting wave frequencies, with the required field intensity being only a few orders of magnitude greater than the electrostatic field.</w:t>
      </w:r>
      <w:r w:rsidRPr="00061862">
        <w:rPr>
          <w:noProof/>
          <w:sz w:val="20"/>
          <w:szCs w:val="20"/>
        </w:rPr>
        <w:t xml:space="preserve">The simulation demonstrates that during the </w:t>
      </w:r>
      <w:r w:rsidR="000F49A2" w:rsidRPr="000F49A2">
        <w:rPr>
          <w:noProof/>
          <w:sz w:val="20"/>
          <w:szCs w:val="20"/>
        </w:rPr>
        <w:t>Anomalous Doppler effect</w:t>
      </w:r>
      <w:r w:rsidRPr="00061862">
        <w:rPr>
          <w:noProof/>
          <w:sz w:val="20"/>
          <w:szCs w:val="20"/>
        </w:rPr>
        <w:t xml:space="preserve">, the parallel velocity of electrons can be rapidly converted into rotational velocity, with only left-hand circular polarization waves contributing to this effect. When the electric field exceeds the critical threshold, the electromagnetic wave captures the parallel momentum of the electrons, continuously transferring energy from the parallel electrostatic field to rotational energy and resonance waves. The ratio between the loss of parallel energy and the increase in rotational energy is consistent with both quantum theory and simulation results. Additionally, the study explores the fundamental physics of ADE through energy, momentum, and angular momentum conservation. </w:t>
      </w:r>
    </w:p>
    <w:p w14:paraId="72B89E60" w14:textId="77777777" w:rsidR="00061862" w:rsidRPr="001456F2" w:rsidRDefault="00061862" w:rsidP="00061862">
      <w:pPr>
        <w:pStyle w:val="a4"/>
        <w:shd w:val="clear" w:color="auto" w:fill="FFFFFF"/>
        <w:jc w:val="both"/>
        <w:rPr>
          <w:noProof/>
          <w:sz w:val="20"/>
          <w:szCs w:val="20"/>
        </w:rPr>
      </w:pPr>
    </w:p>
    <w:p w14:paraId="63C5F892" w14:textId="77777777" w:rsidR="001456F2" w:rsidRPr="001456F2" w:rsidRDefault="001456F2" w:rsidP="001456F2">
      <w:pPr>
        <w:pStyle w:val="a4"/>
        <w:shd w:val="clear" w:color="auto" w:fill="FFFFFF"/>
        <w:ind w:firstLine="360"/>
        <w:jc w:val="both"/>
        <w:rPr>
          <w:noProof/>
          <w:sz w:val="20"/>
          <w:szCs w:val="20"/>
        </w:rPr>
      </w:pPr>
    </w:p>
    <w:p w14:paraId="517CBD8F" w14:textId="72D7740E" w:rsidR="0060684F" w:rsidRPr="0060684F" w:rsidRDefault="0060684F" w:rsidP="0060684F">
      <w:pPr>
        <w:pStyle w:val="a4"/>
        <w:shd w:val="clear" w:color="auto" w:fill="FFFFFF"/>
        <w:ind w:firstLine="360"/>
        <w:jc w:val="both"/>
        <w:rPr>
          <w:noProof/>
          <w:sz w:val="20"/>
          <w:szCs w:val="20"/>
        </w:rPr>
      </w:pPr>
    </w:p>
    <w:p w14:paraId="63AD90FB" w14:textId="77777777" w:rsidR="00B36F1D" w:rsidRPr="00A535ED" w:rsidRDefault="00B36F1D" w:rsidP="004659E4">
      <w:pPr>
        <w:pStyle w:val="a4"/>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a4"/>
        <w:shd w:val="clear" w:color="auto" w:fill="FFFFFF"/>
        <w:jc w:val="both"/>
        <w:rPr>
          <w:sz w:val="20"/>
          <w:szCs w:val="20"/>
        </w:rPr>
      </w:pPr>
      <w:r w:rsidRPr="002652D7">
        <w:rPr>
          <w:sz w:val="20"/>
          <w:szCs w:val="20"/>
        </w:rPr>
        <w:t>[1</w:t>
      </w:r>
      <w:r w:rsidRPr="002652D7">
        <w:rPr>
          <w:sz w:val="20"/>
          <w:szCs w:val="20"/>
        </w:rPr>
        <w:t>] Pavel</w:t>
      </w:r>
      <w:r w:rsidRPr="002652D7">
        <w:rPr>
          <w:sz w:val="20"/>
          <w:szCs w:val="20"/>
        </w:rPr>
        <w:t xml:space="preserve"> Aleynikov and Boris Breizman. Stability analysis of runaway-driven waves in a tokamak.  Nuclear Fusion, 55(4):043014, 2015.</w:t>
      </w:r>
    </w:p>
    <w:p w14:paraId="46134728" w14:textId="36C90B16" w:rsidR="002652D7" w:rsidRPr="002652D7" w:rsidRDefault="002652D7" w:rsidP="002652D7">
      <w:pPr>
        <w:pStyle w:val="a4"/>
        <w:shd w:val="clear" w:color="auto" w:fill="FFFFFF"/>
        <w:jc w:val="both"/>
        <w:rPr>
          <w:rFonts w:hint="eastAsia"/>
          <w:sz w:val="20"/>
          <w:szCs w:val="20"/>
        </w:rPr>
      </w:pPr>
      <w:r w:rsidRPr="002652D7">
        <w:rPr>
          <w:sz w:val="20"/>
          <w:szCs w:val="20"/>
        </w:rPr>
        <w:t>[2</w:t>
      </w:r>
      <w:r w:rsidRPr="002652D7">
        <w:rPr>
          <w:sz w:val="20"/>
          <w:szCs w:val="20"/>
        </w:rPr>
        <w:t>] V.</w:t>
      </w:r>
      <w:r w:rsidRPr="002652D7">
        <w:rPr>
          <w:sz w:val="20"/>
          <w:szCs w:val="20"/>
        </w:rPr>
        <w:t xml:space="preserve"> V. Alikaev and V. V. Parail. Current drive by electron-cyclotron waves.   Plasma Physics and Controlled Fusion, 33(13):1639–1656, 1991.</w:t>
      </w:r>
    </w:p>
    <w:p w14:paraId="44592B0F" w14:textId="1F627963" w:rsidR="002652D7" w:rsidRDefault="002652D7" w:rsidP="002652D7">
      <w:pPr>
        <w:pStyle w:val="a4"/>
        <w:shd w:val="clear" w:color="auto" w:fill="FFFFFF"/>
        <w:jc w:val="both"/>
        <w:rPr>
          <w:sz w:val="20"/>
          <w:szCs w:val="20"/>
        </w:rPr>
      </w:pPr>
      <w:r w:rsidRPr="002652D7">
        <w:rPr>
          <w:sz w:val="20"/>
          <w:szCs w:val="20"/>
        </w:rPr>
        <w:t>[3</w:t>
      </w:r>
      <w:r w:rsidRPr="002652D7">
        <w:rPr>
          <w:sz w:val="20"/>
          <w:szCs w:val="20"/>
        </w:rPr>
        <w:t>] James</w:t>
      </w:r>
      <w:r w:rsidRPr="002652D7">
        <w:rPr>
          <w:sz w:val="20"/>
          <w:szCs w:val="20"/>
        </w:rPr>
        <w:t xml:space="preserve"> Benford, John A Swegle, and Edl Schamiloglu.   High power microwaves.  CRC press, 2007.</w:t>
      </w:r>
    </w:p>
    <w:p w14:paraId="37884A5B" w14:textId="2F4F51C9" w:rsidR="002652D7" w:rsidRPr="002652D7" w:rsidRDefault="002652D7" w:rsidP="002652D7">
      <w:pPr>
        <w:pStyle w:val="a4"/>
        <w:shd w:val="clear" w:color="auto" w:fill="FFFFFF"/>
        <w:jc w:val="both"/>
        <w:rPr>
          <w:rFonts w:hint="eastAsia"/>
          <w:sz w:val="20"/>
          <w:szCs w:val="20"/>
        </w:rPr>
      </w:pPr>
      <w:r w:rsidRPr="002652D7">
        <w:rPr>
          <w:sz w:val="20"/>
          <w:szCs w:val="20"/>
        </w:rPr>
        <w:t>[4</w:t>
      </w:r>
      <w:r w:rsidRPr="002652D7">
        <w:rPr>
          <w:sz w:val="20"/>
          <w:szCs w:val="20"/>
        </w:rPr>
        <w:t>] W.</w:t>
      </w:r>
      <w:r w:rsidRPr="002652D7">
        <w:rPr>
          <w:sz w:val="20"/>
          <w:szCs w:val="20"/>
        </w:rPr>
        <w:t xml:space="preserve"> Bin, C. Castaldo, F. Napoli, P. Buratti, A. Cardinali, A. Selce, and O. Tudisco. First intrashot observation of runaway-electron-driven instabilities at the lower-hybrid frequency range under iter-relevant plasma-wave dispersion conditions.  Physical Review Letters, 129(4), 2022.</w:t>
      </w:r>
    </w:p>
    <w:p w14:paraId="7900CAE4" w14:textId="6830AB45" w:rsidR="002652D7" w:rsidRPr="002652D7" w:rsidRDefault="002652D7" w:rsidP="002652D7">
      <w:pPr>
        <w:pStyle w:val="a4"/>
        <w:shd w:val="clear" w:color="auto" w:fill="FFFFFF"/>
        <w:jc w:val="both"/>
        <w:rPr>
          <w:rFonts w:hint="eastAsia"/>
          <w:sz w:val="20"/>
          <w:szCs w:val="20"/>
        </w:rPr>
      </w:pPr>
      <w:r w:rsidRPr="002652D7">
        <w:rPr>
          <w:sz w:val="20"/>
          <w:szCs w:val="20"/>
        </w:rPr>
        <w:t>[5</w:t>
      </w:r>
      <w:r w:rsidRPr="002652D7">
        <w:rPr>
          <w:sz w:val="20"/>
          <w:szCs w:val="20"/>
        </w:rPr>
        <w:t>] DA</w:t>
      </w:r>
      <w:r w:rsidRPr="002652D7">
        <w:rPr>
          <w:sz w:val="20"/>
          <w:szCs w:val="20"/>
        </w:rPr>
        <w:t xml:space="preserve"> Boyd, FJ Stauffer, and AW Synchrotron radiation from the atc tokamak plasma.  37(2):98, 1976.</w:t>
      </w:r>
    </w:p>
    <w:p w14:paraId="1D865A94" w14:textId="27A08492" w:rsidR="002652D7" w:rsidRPr="002652D7" w:rsidRDefault="002652D7" w:rsidP="002652D7">
      <w:pPr>
        <w:pStyle w:val="a4"/>
        <w:shd w:val="clear" w:color="auto" w:fill="FFFFFF"/>
        <w:jc w:val="both"/>
        <w:rPr>
          <w:rFonts w:hint="eastAsia"/>
          <w:sz w:val="20"/>
          <w:szCs w:val="20"/>
        </w:rPr>
      </w:pPr>
      <w:r w:rsidRPr="002652D7">
        <w:rPr>
          <w:sz w:val="20"/>
          <w:szCs w:val="20"/>
        </w:rPr>
        <w:t>[6</w:t>
      </w:r>
      <w:r w:rsidRPr="002652D7">
        <w:rPr>
          <w:sz w:val="20"/>
          <w:szCs w:val="20"/>
        </w:rPr>
        <w:t>] DJ</w:t>
      </w:r>
      <w:r w:rsidRPr="002652D7">
        <w:rPr>
          <w:sz w:val="20"/>
          <w:szCs w:val="20"/>
        </w:rPr>
        <w:t xml:space="preserve"> Campbell, A Eberhagen, and SE  Analysis of electron cyclotron emission from non-thermal discharges in asdex tokamak.   Nucl. Fusion, 24(3):297, 1984.</w:t>
      </w:r>
    </w:p>
    <w:p w14:paraId="464DA693" w14:textId="166A87E1" w:rsidR="002652D7" w:rsidRPr="002652D7" w:rsidRDefault="002652D7" w:rsidP="002652D7">
      <w:pPr>
        <w:pStyle w:val="a4"/>
        <w:shd w:val="clear" w:color="auto" w:fill="FFFFFF"/>
        <w:jc w:val="both"/>
        <w:rPr>
          <w:sz w:val="20"/>
          <w:szCs w:val="20"/>
        </w:rPr>
      </w:pPr>
      <w:r w:rsidRPr="002652D7">
        <w:rPr>
          <w:sz w:val="20"/>
          <w:szCs w:val="20"/>
        </w:rPr>
        <w:t>[7</w:t>
      </w:r>
      <w:r w:rsidRPr="002652D7">
        <w:rPr>
          <w:sz w:val="20"/>
          <w:szCs w:val="20"/>
        </w:rPr>
        <w:t>] ZY</w:t>
      </w:r>
      <w:r w:rsidRPr="002652D7">
        <w:rPr>
          <w:sz w:val="20"/>
          <w:szCs w:val="20"/>
        </w:rPr>
        <w:t xml:space="preserve">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a4"/>
        <w:shd w:val="clear" w:color="auto" w:fill="FFFFFF"/>
        <w:jc w:val="both"/>
        <w:rPr>
          <w:sz w:val="20"/>
          <w:szCs w:val="20"/>
        </w:rPr>
      </w:pPr>
      <w:r w:rsidRPr="002652D7">
        <w:rPr>
          <w:sz w:val="20"/>
          <w:szCs w:val="20"/>
        </w:rPr>
        <w:t>[8</w:t>
      </w:r>
      <w:r w:rsidRPr="002652D7">
        <w:rPr>
          <w:sz w:val="20"/>
          <w:szCs w:val="20"/>
        </w:rPr>
        <w:t>] L.</w:t>
      </w:r>
      <w:r w:rsidRPr="002652D7">
        <w:rPr>
          <w:sz w:val="20"/>
          <w:szCs w:val="20"/>
        </w:rPr>
        <w:t xml:space="preserve">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a4"/>
        <w:shd w:val="clear" w:color="auto" w:fill="FFFFFF"/>
        <w:jc w:val="both"/>
        <w:rPr>
          <w:sz w:val="20"/>
          <w:szCs w:val="20"/>
        </w:rPr>
      </w:pPr>
      <w:r w:rsidRPr="002652D7">
        <w:rPr>
          <w:sz w:val="20"/>
          <w:szCs w:val="20"/>
        </w:rPr>
        <w:t>[9</w:t>
      </w:r>
      <w:r w:rsidRPr="002652D7">
        <w:rPr>
          <w:sz w:val="20"/>
          <w:szCs w:val="20"/>
        </w:rPr>
        <w:t>] NJ</w:t>
      </w:r>
      <w:r w:rsidRPr="002652D7">
        <w:rPr>
          <w:sz w:val="20"/>
          <w:szCs w:val="20"/>
        </w:rPr>
        <w:t xml:space="preserve"> Fisch and Allen H Boozer. Creating an asymmetric plasma resistivity with waves.   Physical Review Letters, 45(9):720, 1980.</w:t>
      </w:r>
    </w:p>
    <w:p w14:paraId="37FC62E3" w14:textId="721921B6" w:rsidR="002652D7" w:rsidRPr="002652D7" w:rsidRDefault="002652D7" w:rsidP="002652D7">
      <w:pPr>
        <w:pStyle w:val="a4"/>
        <w:shd w:val="clear" w:color="auto" w:fill="FFFFFF"/>
        <w:jc w:val="both"/>
        <w:rPr>
          <w:sz w:val="20"/>
          <w:szCs w:val="20"/>
        </w:rPr>
      </w:pPr>
      <w:r w:rsidRPr="002652D7">
        <w:rPr>
          <w:sz w:val="20"/>
          <w:szCs w:val="20"/>
        </w:rPr>
        <w:t>[10</w:t>
      </w:r>
      <w:r w:rsidRPr="002652D7">
        <w:rPr>
          <w:sz w:val="20"/>
          <w:szCs w:val="20"/>
        </w:rPr>
        <w:t>] IM</w:t>
      </w:r>
      <w:r w:rsidRPr="002652D7">
        <w:rPr>
          <w:sz w:val="20"/>
          <w:szCs w:val="20"/>
        </w:rPr>
        <w:t xml:space="preserve">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a4"/>
        <w:shd w:val="clear" w:color="auto" w:fill="FFFFFF"/>
        <w:jc w:val="both"/>
        <w:rPr>
          <w:rFonts w:hint="eastAsia"/>
          <w:sz w:val="20"/>
          <w:szCs w:val="20"/>
        </w:rPr>
      </w:pPr>
      <w:r w:rsidRPr="002652D7">
        <w:rPr>
          <w:sz w:val="20"/>
          <w:szCs w:val="20"/>
        </w:rPr>
        <w:t>[11</w:t>
      </w:r>
      <w:r w:rsidRPr="002652D7">
        <w:rPr>
          <w:sz w:val="20"/>
          <w:szCs w:val="20"/>
        </w:rPr>
        <w:t>] IM</w:t>
      </w:r>
      <w:r w:rsidRPr="002652D7">
        <w:rPr>
          <w:sz w:val="20"/>
          <w:szCs w:val="20"/>
        </w:rPr>
        <w:t xml:space="preserve">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a4"/>
        <w:shd w:val="clear" w:color="auto" w:fill="FFFFFF"/>
        <w:jc w:val="both"/>
        <w:rPr>
          <w:sz w:val="20"/>
          <w:szCs w:val="20"/>
        </w:rPr>
      </w:pPr>
      <w:r w:rsidRPr="002652D7">
        <w:rPr>
          <w:sz w:val="20"/>
          <w:szCs w:val="20"/>
        </w:rPr>
        <w:t>[12</w:t>
      </w:r>
      <w:r w:rsidRPr="002652D7">
        <w:rPr>
          <w:sz w:val="20"/>
          <w:szCs w:val="20"/>
        </w:rPr>
        <w:t>] S.</w:t>
      </w:r>
      <w:r w:rsidRPr="002652D7">
        <w:rPr>
          <w:sz w:val="20"/>
          <w:szCs w:val="20"/>
        </w:rPr>
        <w:t xml:space="preserve">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a4"/>
        <w:shd w:val="clear" w:color="auto" w:fill="FFFFFF"/>
        <w:jc w:val="both"/>
        <w:rPr>
          <w:sz w:val="20"/>
          <w:szCs w:val="20"/>
        </w:rPr>
      </w:pPr>
      <w:r w:rsidRPr="002652D7">
        <w:rPr>
          <w:sz w:val="20"/>
          <w:szCs w:val="20"/>
        </w:rPr>
        <w:t>[13</w:t>
      </w:r>
      <w:r w:rsidRPr="002652D7">
        <w:rPr>
          <w:sz w:val="20"/>
          <w:szCs w:val="20"/>
        </w:rPr>
        <w:t>] NS</w:t>
      </w:r>
      <w:r w:rsidRPr="002652D7">
        <w:rPr>
          <w:sz w:val="20"/>
          <w:szCs w:val="20"/>
        </w:rPr>
        <w:t xml:space="preserve">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a4"/>
        <w:shd w:val="clear" w:color="auto" w:fill="FFFFFF"/>
        <w:jc w:val="both"/>
        <w:rPr>
          <w:sz w:val="20"/>
          <w:szCs w:val="20"/>
        </w:rPr>
      </w:pPr>
      <w:r w:rsidRPr="002652D7">
        <w:rPr>
          <w:sz w:val="20"/>
          <w:szCs w:val="20"/>
        </w:rPr>
        <w:t>[14</w:t>
      </w:r>
      <w:r w:rsidRPr="002652D7">
        <w:rPr>
          <w:sz w:val="20"/>
          <w:szCs w:val="20"/>
        </w:rPr>
        <w:t>] Vitalii</w:t>
      </w:r>
      <w:r w:rsidRPr="002652D7">
        <w:rPr>
          <w:sz w:val="20"/>
          <w:szCs w:val="20"/>
        </w:rPr>
        <w:t xml:space="preserve"> Lazarevich Ginzburg. Radiation of uniformly moving sources (vavilov-cherenkov effect, transition radiation, and other phenomena).   PHYSICS USPEKHI C/C OF USPEKHI FIZICHESKIKH NAUK, 39:973–982, 1996.</w:t>
      </w:r>
    </w:p>
    <w:p w14:paraId="22113C6E" w14:textId="74FD01BC" w:rsidR="002652D7" w:rsidRPr="002652D7" w:rsidRDefault="002652D7" w:rsidP="002652D7">
      <w:pPr>
        <w:pStyle w:val="a4"/>
        <w:shd w:val="clear" w:color="auto" w:fill="FFFFFF"/>
        <w:jc w:val="both"/>
        <w:rPr>
          <w:sz w:val="20"/>
          <w:szCs w:val="20"/>
        </w:rPr>
      </w:pPr>
      <w:r w:rsidRPr="002652D7">
        <w:rPr>
          <w:sz w:val="20"/>
          <w:szCs w:val="20"/>
        </w:rPr>
        <w:t>[15</w:t>
      </w:r>
      <w:r w:rsidRPr="002652D7">
        <w:rPr>
          <w:sz w:val="20"/>
          <w:szCs w:val="20"/>
        </w:rPr>
        <w:t>] Vitalii</w:t>
      </w:r>
      <w:r w:rsidRPr="002652D7">
        <w:rPr>
          <w:sz w:val="20"/>
          <w:szCs w:val="20"/>
        </w:rPr>
        <w:t xml:space="preserve"> L. Ginzburg.</w:t>
      </w:r>
      <w:r w:rsidR="003120CC">
        <w:rPr>
          <w:rFonts w:hint="eastAsia"/>
          <w:sz w:val="20"/>
          <w:szCs w:val="20"/>
        </w:rPr>
        <w:t xml:space="preserve"> </w:t>
      </w:r>
      <w:r w:rsidRPr="002652D7">
        <w:rPr>
          <w:sz w:val="20"/>
          <w:szCs w:val="20"/>
        </w:rPr>
        <w:t>Certain theoretical aspects of radiation due to superluminal motion in a medium.   Soviet Physics Uspekhi, 2(6):874–893, 1960.</w:t>
      </w:r>
    </w:p>
    <w:p w14:paraId="4373BA62" w14:textId="0261AC6B" w:rsidR="002652D7" w:rsidRPr="002652D7" w:rsidRDefault="002652D7" w:rsidP="002652D7">
      <w:pPr>
        <w:pStyle w:val="a4"/>
        <w:shd w:val="clear" w:color="auto" w:fill="FFFFFF"/>
        <w:jc w:val="both"/>
        <w:rPr>
          <w:sz w:val="20"/>
          <w:szCs w:val="20"/>
        </w:rPr>
      </w:pPr>
      <w:r w:rsidRPr="002652D7">
        <w:rPr>
          <w:sz w:val="20"/>
          <w:szCs w:val="20"/>
        </w:rPr>
        <w:t>[16</w:t>
      </w:r>
      <w:r w:rsidRPr="002652D7">
        <w:rPr>
          <w:sz w:val="20"/>
          <w:szCs w:val="20"/>
        </w:rPr>
        <w:t>] V.</w:t>
      </w:r>
      <w:r w:rsidRPr="002652D7">
        <w:rPr>
          <w:sz w:val="20"/>
          <w:szCs w:val="20"/>
        </w:rPr>
        <w:t xml:space="preserve">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Zhurnal Eksperimentalnoi I Teoreticheskoi Fiziki, 62(1):173, 1972.</w:t>
      </w:r>
    </w:p>
    <w:p w14:paraId="0311355C" w14:textId="4B64B9AF" w:rsidR="002652D7" w:rsidRPr="002652D7" w:rsidRDefault="002652D7" w:rsidP="002652D7">
      <w:pPr>
        <w:pStyle w:val="a4"/>
        <w:shd w:val="clear" w:color="auto" w:fill="FFFFFF"/>
        <w:jc w:val="both"/>
        <w:rPr>
          <w:sz w:val="20"/>
          <w:szCs w:val="20"/>
        </w:rPr>
      </w:pPr>
      <w:r w:rsidRPr="002652D7">
        <w:rPr>
          <w:sz w:val="20"/>
          <w:szCs w:val="20"/>
        </w:rPr>
        <w:t>[17</w:t>
      </w:r>
      <w:r w:rsidRPr="002652D7">
        <w:rPr>
          <w:sz w:val="20"/>
          <w:szCs w:val="20"/>
        </w:rPr>
        <w:t>] BB</w:t>
      </w:r>
      <w:r w:rsidRPr="002652D7">
        <w:rPr>
          <w:sz w:val="20"/>
          <w:szCs w:val="20"/>
        </w:rPr>
        <w:t xml:space="preserve"> Kadomtsev and OP Pogutse. Electric conductivity of a plasma in a strong magnetic field.   Sov. Phys. JETP, 26:1146, 1968.</w:t>
      </w:r>
    </w:p>
    <w:p w14:paraId="42866D3D" w14:textId="038441AD" w:rsidR="002652D7" w:rsidRPr="002652D7" w:rsidRDefault="002652D7" w:rsidP="002652D7">
      <w:pPr>
        <w:pStyle w:val="a4"/>
        <w:shd w:val="clear" w:color="auto" w:fill="FFFFFF"/>
        <w:jc w:val="both"/>
        <w:rPr>
          <w:sz w:val="20"/>
          <w:szCs w:val="20"/>
        </w:rPr>
      </w:pPr>
      <w:r w:rsidRPr="002652D7">
        <w:rPr>
          <w:sz w:val="20"/>
          <w:szCs w:val="20"/>
        </w:rPr>
        <w:t>[18</w:t>
      </w:r>
      <w:r w:rsidRPr="002652D7">
        <w:rPr>
          <w:sz w:val="20"/>
          <w:szCs w:val="20"/>
        </w:rPr>
        <w:t>] T.</w:t>
      </w:r>
      <w:r w:rsidRPr="002652D7">
        <w:rPr>
          <w:sz w:val="20"/>
          <w:szCs w:val="20"/>
        </w:rPr>
        <w:t xml:space="preserve"> H. Kho and A. T. Lin. Slow-wave electron-cyclotron maser.  Physical Review A, 38(6):2883–2888, 1988.</w:t>
      </w:r>
    </w:p>
    <w:p w14:paraId="55DBEAF9" w14:textId="2A22B9CE" w:rsidR="002652D7" w:rsidRPr="002652D7" w:rsidRDefault="002652D7" w:rsidP="002652D7">
      <w:pPr>
        <w:pStyle w:val="a4"/>
        <w:shd w:val="clear" w:color="auto" w:fill="FFFFFF"/>
        <w:jc w:val="both"/>
        <w:rPr>
          <w:sz w:val="20"/>
          <w:szCs w:val="20"/>
        </w:rPr>
      </w:pPr>
      <w:r w:rsidRPr="002652D7">
        <w:rPr>
          <w:sz w:val="20"/>
          <w:szCs w:val="20"/>
        </w:rPr>
        <w:t>[19</w:t>
      </w:r>
      <w:r w:rsidRPr="002652D7">
        <w:rPr>
          <w:sz w:val="20"/>
          <w:szCs w:val="20"/>
        </w:rPr>
        <w:t>] L.</w:t>
      </w:r>
      <w:r w:rsidRPr="002652D7">
        <w:rPr>
          <w:sz w:val="20"/>
          <w:szCs w:val="20"/>
        </w:rPr>
        <w:t xml:space="preserve">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a4"/>
        <w:shd w:val="clear" w:color="auto" w:fill="FFFFFF"/>
        <w:jc w:val="both"/>
        <w:rPr>
          <w:sz w:val="20"/>
          <w:szCs w:val="20"/>
        </w:rPr>
      </w:pPr>
      <w:r w:rsidRPr="002652D7">
        <w:rPr>
          <w:sz w:val="20"/>
          <w:szCs w:val="20"/>
        </w:rPr>
        <w:t>[20</w:t>
      </w:r>
      <w:r w:rsidRPr="002652D7">
        <w:rPr>
          <w:sz w:val="20"/>
          <w:szCs w:val="20"/>
        </w:rPr>
        <w:t>] M.</w:t>
      </w:r>
      <w:r w:rsidRPr="002652D7">
        <w:rPr>
          <w:sz w:val="20"/>
          <w:szCs w:val="20"/>
        </w:rPr>
        <w:t xml:space="preserve"> A. LIEBERUN.  Theory of electron cyclotron resonance heating. ii. long time and stochastic effects. Plasma Physics, 1972.</w:t>
      </w:r>
    </w:p>
    <w:p w14:paraId="7D888377" w14:textId="19867C96" w:rsidR="002652D7" w:rsidRPr="002652D7" w:rsidRDefault="002652D7" w:rsidP="002652D7">
      <w:pPr>
        <w:pStyle w:val="a4"/>
        <w:shd w:val="clear" w:color="auto" w:fill="FFFFFF"/>
        <w:jc w:val="both"/>
        <w:rPr>
          <w:rFonts w:hint="eastAsia"/>
          <w:sz w:val="20"/>
          <w:szCs w:val="20"/>
        </w:rPr>
      </w:pPr>
      <w:r w:rsidRPr="002652D7">
        <w:rPr>
          <w:sz w:val="20"/>
          <w:szCs w:val="20"/>
        </w:rPr>
        <w:t>[21</w:t>
      </w:r>
      <w:r w:rsidRPr="002652D7">
        <w:rPr>
          <w:sz w:val="20"/>
          <w:szCs w:val="20"/>
        </w:rPr>
        <w:t>] C.</w:t>
      </w:r>
      <w:r w:rsidRPr="002652D7">
        <w:rPr>
          <w:sz w:val="20"/>
          <w:szCs w:val="20"/>
        </w:rPr>
        <w:t xml:space="preserve"> Liu, E. Hirvijoki,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a4"/>
        <w:shd w:val="clear" w:color="auto" w:fill="FFFFFF"/>
        <w:jc w:val="both"/>
        <w:rPr>
          <w:sz w:val="20"/>
          <w:szCs w:val="20"/>
        </w:rPr>
      </w:pPr>
      <w:r w:rsidRPr="002652D7">
        <w:rPr>
          <w:sz w:val="20"/>
          <w:szCs w:val="20"/>
        </w:rPr>
        <w:t>[22</w:t>
      </w:r>
      <w:r w:rsidRPr="002652D7">
        <w:rPr>
          <w:sz w:val="20"/>
          <w:szCs w:val="20"/>
        </w:rPr>
        <w:t>] Jian</w:t>
      </w:r>
      <w:r w:rsidRPr="002652D7">
        <w:rPr>
          <w:sz w:val="20"/>
          <w:szCs w:val="20"/>
        </w:rPr>
        <w:t xml:space="preserve"> Liu, Yulei Wang, and Hong Qin. Collisionless pitch-angle scattering of runaway electrons.  Nuclear Fusion, 56(6):064002, 2016.</w:t>
      </w:r>
    </w:p>
    <w:p w14:paraId="7CB87F24" w14:textId="28792E81" w:rsidR="002652D7" w:rsidRPr="002652D7" w:rsidRDefault="002652D7" w:rsidP="002652D7">
      <w:pPr>
        <w:pStyle w:val="a4"/>
        <w:shd w:val="clear" w:color="auto" w:fill="FFFFFF"/>
        <w:jc w:val="both"/>
        <w:rPr>
          <w:sz w:val="20"/>
          <w:szCs w:val="20"/>
        </w:rPr>
      </w:pPr>
      <w:r w:rsidRPr="002652D7">
        <w:rPr>
          <w:sz w:val="20"/>
          <w:szCs w:val="20"/>
        </w:rPr>
        <w:t>[23</w:t>
      </w:r>
      <w:r w:rsidRPr="002652D7">
        <w:rPr>
          <w:sz w:val="20"/>
          <w:szCs w:val="20"/>
        </w:rPr>
        <w:t>] H.</w:t>
      </w:r>
      <w:r w:rsidRPr="002652D7">
        <w:rPr>
          <w:sz w:val="20"/>
          <w:szCs w:val="20"/>
        </w:rPr>
        <w:t xml:space="preserve">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a4"/>
        <w:shd w:val="clear" w:color="auto" w:fill="FFFFFF"/>
        <w:jc w:val="both"/>
        <w:rPr>
          <w:sz w:val="20"/>
          <w:szCs w:val="20"/>
        </w:rPr>
      </w:pPr>
      <w:r w:rsidRPr="002652D7">
        <w:rPr>
          <w:sz w:val="20"/>
          <w:szCs w:val="20"/>
        </w:rPr>
        <w:t>[24</w:t>
      </w:r>
      <w:r w:rsidRPr="002652D7">
        <w:rPr>
          <w:sz w:val="20"/>
          <w:szCs w:val="20"/>
        </w:rPr>
        <w:t>] Mikhail</w:t>
      </w:r>
      <w:r w:rsidRPr="002652D7">
        <w:rPr>
          <w:sz w:val="20"/>
          <w:szCs w:val="20"/>
        </w:rPr>
        <w:t xml:space="preserve"> V Nezlin. Negative-energy waves and the anomalous doppler effect.   Soviet Physics Uspekhi, 19(11):946, 1976.</w:t>
      </w:r>
    </w:p>
    <w:p w14:paraId="581BC668" w14:textId="505A2BBE" w:rsidR="002652D7" w:rsidRPr="002652D7" w:rsidRDefault="002652D7" w:rsidP="002652D7">
      <w:pPr>
        <w:pStyle w:val="a4"/>
        <w:shd w:val="clear" w:color="auto" w:fill="FFFFFF"/>
        <w:jc w:val="both"/>
        <w:rPr>
          <w:sz w:val="20"/>
          <w:szCs w:val="20"/>
        </w:rPr>
      </w:pPr>
      <w:r w:rsidRPr="002652D7">
        <w:rPr>
          <w:sz w:val="20"/>
          <w:szCs w:val="20"/>
        </w:rPr>
        <w:lastRenderedPageBreak/>
        <w:t>[25</w:t>
      </w:r>
      <w:r w:rsidRPr="002652D7">
        <w:rPr>
          <w:sz w:val="20"/>
          <w:szCs w:val="20"/>
        </w:rPr>
        <w:t>] MN</w:t>
      </w:r>
      <w:r w:rsidRPr="002652D7">
        <w:rPr>
          <w:sz w:val="20"/>
          <w:szCs w:val="20"/>
        </w:rPr>
        <w:t xml:space="preserve"> Rosenbluth and SV Putvinski.</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a4"/>
        <w:shd w:val="clear" w:color="auto" w:fill="FFFFFF"/>
        <w:jc w:val="both"/>
        <w:rPr>
          <w:sz w:val="20"/>
          <w:szCs w:val="20"/>
        </w:rPr>
      </w:pPr>
      <w:r w:rsidRPr="002652D7">
        <w:rPr>
          <w:sz w:val="20"/>
          <w:szCs w:val="20"/>
        </w:rPr>
        <w:t>[26</w:t>
      </w:r>
      <w:r w:rsidRPr="002652D7">
        <w:rPr>
          <w:sz w:val="20"/>
          <w:szCs w:val="20"/>
        </w:rPr>
        <w:t>] F.</w:t>
      </w:r>
      <w:r w:rsidRPr="002652D7">
        <w:rPr>
          <w:sz w:val="20"/>
          <w:szCs w:val="20"/>
        </w:rPr>
        <w:t xml:space="preserve"> Santini, E. Barbato, F. Demarco, S. Podda, and A. Tuccillo. Anomalous doppler resonance of relativistic electrons with lower hybrid waves launched in the frascati tokamak.</w:t>
      </w:r>
      <w:r w:rsidR="003120CC">
        <w:rPr>
          <w:rFonts w:hint="eastAsia"/>
          <w:sz w:val="20"/>
          <w:szCs w:val="20"/>
        </w:rPr>
        <w:t xml:space="preserve"> </w:t>
      </w:r>
      <w:r w:rsidRPr="002652D7">
        <w:rPr>
          <w:sz w:val="20"/>
          <w:szCs w:val="20"/>
        </w:rPr>
        <w:t>Physical Review Letters, 52(15):1300–1303, 1984.</w:t>
      </w:r>
    </w:p>
    <w:p w14:paraId="27A35917" w14:textId="42D61BA8" w:rsidR="002652D7" w:rsidRPr="002652D7" w:rsidRDefault="002652D7" w:rsidP="002652D7">
      <w:pPr>
        <w:pStyle w:val="a4"/>
        <w:shd w:val="clear" w:color="auto" w:fill="FFFFFF"/>
        <w:jc w:val="both"/>
        <w:rPr>
          <w:sz w:val="20"/>
          <w:szCs w:val="20"/>
        </w:rPr>
      </w:pPr>
      <w:r w:rsidRPr="002652D7">
        <w:rPr>
          <w:sz w:val="20"/>
          <w:szCs w:val="20"/>
        </w:rPr>
        <w:t>[27</w:t>
      </w:r>
      <w:r w:rsidRPr="002652D7">
        <w:rPr>
          <w:sz w:val="20"/>
          <w:szCs w:val="20"/>
        </w:rPr>
        <w:t>] X.</w:t>
      </w:r>
      <w:r w:rsidRPr="002652D7">
        <w:rPr>
          <w:sz w:val="20"/>
          <w:szCs w:val="20"/>
        </w:rPr>
        <w:t xml:space="preserve"> H. Shi, X. Lin, I. Kaminer, F. Gao, Z. J. Yang, J. D. Joannopoulos, M. Soljacic, and B. L. Zhang. Superlight inverse doppler effect.   Nature Physics, 14(10), 2018.</w:t>
      </w:r>
    </w:p>
    <w:p w14:paraId="69DB7A71" w14:textId="17F5E7A9" w:rsidR="002652D7" w:rsidRPr="002652D7" w:rsidRDefault="002652D7" w:rsidP="002652D7">
      <w:pPr>
        <w:pStyle w:val="a4"/>
        <w:shd w:val="clear" w:color="auto" w:fill="FFFFFF"/>
        <w:jc w:val="both"/>
        <w:rPr>
          <w:sz w:val="20"/>
          <w:szCs w:val="20"/>
        </w:rPr>
      </w:pPr>
      <w:r w:rsidRPr="002652D7">
        <w:rPr>
          <w:sz w:val="20"/>
          <w:szCs w:val="20"/>
        </w:rPr>
        <w:t>[28</w:t>
      </w:r>
      <w:r w:rsidRPr="002652D7">
        <w:rPr>
          <w:sz w:val="20"/>
          <w:szCs w:val="20"/>
        </w:rPr>
        <w:t>] EG</w:t>
      </w:r>
      <w:r w:rsidRPr="002652D7">
        <w:rPr>
          <w:sz w:val="20"/>
          <w:szCs w:val="20"/>
        </w:rPr>
        <w:t xml:space="preserve"> Shustin, P POPOVICH, and IF Kharchenko. Transformation of electron beam distribution function following cyclotron interaction with a plasma.  SOVIET PHYSICS JETP, 32(3), 1971.</w:t>
      </w:r>
    </w:p>
    <w:p w14:paraId="040BDD46" w14:textId="0CDCCFD0" w:rsidR="002652D7" w:rsidRPr="002652D7" w:rsidRDefault="002652D7" w:rsidP="002652D7">
      <w:pPr>
        <w:pStyle w:val="a4"/>
        <w:shd w:val="clear" w:color="auto" w:fill="FFFFFF"/>
        <w:jc w:val="both"/>
        <w:rPr>
          <w:sz w:val="20"/>
          <w:szCs w:val="20"/>
        </w:rPr>
      </w:pPr>
      <w:r w:rsidRPr="002652D7">
        <w:rPr>
          <w:sz w:val="20"/>
          <w:szCs w:val="20"/>
        </w:rPr>
        <w:t>[29</w:t>
      </w:r>
      <w:r w:rsidRPr="002652D7">
        <w:rPr>
          <w:sz w:val="20"/>
          <w:szCs w:val="20"/>
        </w:rPr>
        <w:t>] EG</w:t>
      </w:r>
      <w:r w:rsidRPr="002652D7">
        <w:rPr>
          <w:sz w:val="20"/>
          <w:szCs w:val="20"/>
        </w:rPr>
        <w:t xml:space="preserve"> Shustin, VP Popovich, and IF Kharchenko.  Transformation of the distribution function of an electron beam during cyclotron interaction with a plasma. Report, Inst. of Radio Physics and Electronics, Erevan, 1970.</w:t>
      </w:r>
    </w:p>
    <w:p w14:paraId="4EB503DC" w14:textId="1C0F92E7" w:rsidR="002652D7" w:rsidRPr="002652D7" w:rsidRDefault="002652D7" w:rsidP="002652D7">
      <w:pPr>
        <w:pStyle w:val="a4"/>
        <w:shd w:val="clear" w:color="auto" w:fill="FFFFFF"/>
        <w:jc w:val="both"/>
        <w:rPr>
          <w:sz w:val="20"/>
          <w:szCs w:val="20"/>
        </w:rPr>
      </w:pPr>
      <w:r w:rsidRPr="002652D7">
        <w:rPr>
          <w:sz w:val="20"/>
          <w:szCs w:val="20"/>
        </w:rPr>
        <w:t>[30</w:t>
      </w:r>
      <w:r w:rsidRPr="002652D7">
        <w:rPr>
          <w:sz w:val="20"/>
          <w:szCs w:val="20"/>
        </w:rPr>
        <w:t>] Donald</w:t>
      </w:r>
      <w:r w:rsidRPr="002652D7">
        <w:rPr>
          <w:sz w:val="20"/>
          <w:szCs w:val="20"/>
        </w:rPr>
        <w:t xml:space="preserve"> A Spong, WW Heidbrink, C Paz-Soldan, XD Du, KE Thome, MA Van Zeeland, C Collins, A Lvovskiy, RA Moyer, and ME Austin. First direct observation of runaway-electron-driven whistler waves in tokamaks.   Physical Review Letters, 120(15):155002, 2018.</w:t>
      </w:r>
    </w:p>
    <w:p w14:paraId="464D7F16" w14:textId="7A4C25FC" w:rsidR="002652D7" w:rsidRPr="002652D7" w:rsidRDefault="002652D7" w:rsidP="002652D7">
      <w:pPr>
        <w:pStyle w:val="a4"/>
        <w:shd w:val="clear" w:color="auto" w:fill="FFFFFF"/>
        <w:jc w:val="both"/>
        <w:rPr>
          <w:sz w:val="20"/>
          <w:szCs w:val="20"/>
        </w:rPr>
      </w:pPr>
      <w:r w:rsidRPr="002652D7">
        <w:rPr>
          <w:sz w:val="20"/>
          <w:szCs w:val="20"/>
        </w:rPr>
        <w:t>[31</w:t>
      </w:r>
      <w:r w:rsidRPr="002652D7">
        <w:rPr>
          <w:sz w:val="20"/>
          <w:szCs w:val="20"/>
        </w:rPr>
        <w:t>] Donald</w:t>
      </w:r>
      <w:r w:rsidRPr="002652D7">
        <w:rPr>
          <w:sz w:val="20"/>
          <w:szCs w:val="20"/>
        </w:rPr>
        <w:t xml:space="preserve"> A Spong, WW Heidbrink, C Paz-Soldan, XD Du, KE Thome, MA Van Zeeland, C Collins, A Lvovskiy, RA Moyer, ME Austin, et al. First direct observation of runaway-electron-driven whistler waves in tokamaks.   Physical Review Letters, 120(15):155002, 2018.</w:t>
      </w:r>
    </w:p>
    <w:p w14:paraId="4B3D3373" w14:textId="544EF42D" w:rsidR="002652D7" w:rsidRPr="002652D7" w:rsidRDefault="002652D7" w:rsidP="002652D7">
      <w:pPr>
        <w:pStyle w:val="a4"/>
        <w:shd w:val="clear" w:color="auto" w:fill="FFFFFF"/>
        <w:jc w:val="both"/>
        <w:rPr>
          <w:rFonts w:hint="eastAsia"/>
          <w:sz w:val="20"/>
          <w:szCs w:val="20"/>
        </w:rPr>
      </w:pPr>
      <w:r w:rsidRPr="002652D7">
        <w:rPr>
          <w:sz w:val="20"/>
          <w:szCs w:val="20"/>
        </w:rPr>
        <w:t>[32</w:t>
      </w:r>
      <w:r w:rsidRPr="002652D7">
        <w:rPr>
          <w:sz w:val="20"/>
          <w:szCs w:val="20"/>
        </w:rPr>
        <w:t>] Igor</w:t>
      </w:r>
      <w:r w:rsidRPr="002652D7">
        <w:rPr>
          <w:sz w:val="20"/>
          <w:szCs w:val="20"/>
        </w:rPr>
        <w:t xml:space="preserve">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067CD71A" w:rsidR="002652D7" w:rsidRPr="002652D7" w:rsidRDefault="002652D7" w:rsidP="002652D7">
      <w:pPr>
        <w:pStyle w:val="a4"/>
        <w:shd w:val="clear" w:color="auto" w:fill="FFFFFF"/>
        <w:jc w:val="both"/>
        <w:rPr>
          <w:sz w:val="20"/>
          <w:szCs w:val="20"/>
        </w:rPr>
      </w:pPr>
      <w:r w:rsidRPr="002652D7">
        <w:rPr>
          <w:sz w:val="20"/>
          <w:szCs w:val="20"/>
        </w:rPr>
        <w:t>[33</w:t>
      </w:r>
      <w:r w:rsidRPr="002652D7">
        <w:rPr>
          <w:sz w:val="20"/>
          <w:szCs w:val="20"/>
        </w:rPr>
        <w:t>] Yulei</w:t>
      </w:r>
      <w:r w:rsidRPr="002652D7">
        <w:rPr>
          <w:sz w:val="20"/>
          <w:szCs w:val="20"/>
        </w:rPr>
        <w:t xml:space="preserve"> Wang, Jian Liu, Hong Qin, Zhi Yu, and Yicun Yao.  The accurate particle tracer code.   Computer Physics Communications, 220:212–229, 2017.</w:t>
      </w:r>
    </w:p>
    <w:p w14:paraId="0702E198" w14:textId="7175F2C5" w:rsidR="002652D7" w:rsidRPr="002652D7" w:rsidRDefault="002652D7" w:rsidP="002652D7">
      <w:pPr>
        <w:pStyle w:val="a4"/>
        <w:shd w:val="clear" w:color="auto" w:fill="FFFFFF"/>
        <w:jc w:val="both"/>
        <w:rPr>
          <w:sz w:val="20"/>
          <w:szCs w:val="20"/>
        </w:rPr>
      </w:pPr>
      <w:r w:rsidRPr="002652D7">
        <w:rPr>
          <w:sz w:val="20"/>
          <w:szCs w:val="20"/>
        </w:rPr>
        <w:t>[34</w:t>
      </w:r>
      <w:r w:rsidRPr="002652D7">
        <w:rPr>
          <w:sz w:val="20"/>
          <w:szCs w:val="20"/>
        </w:rPr>
        <w:t>] Yulei</w:t>
      </w:r>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7D165E09" w:rsidR="002652D7" w:rsidRPr="002652D7" w:rsidRDefault="002652D7" w:rsidP="002652D7">
      <w:pPr>
        <w:pStyle w:val="a4"/>
        <w:shd w:val="clear" w:color="auto" w:fill="FFFFFF"/>
        <w:jc w:val="both"/>
        <w:rPr>
          <w:sz w:val="20"/>
          <w:szCs w:val="20"/>
        </w:rPr>
      </w:pPr>
      <w:r w:rsidRPr="002652D7">
        <w:rPr>
          <w:sz w:val="20"/>
          <w:szCs w:val="20"/>
        </w:rPr>
        <w:t>[35</w:t>
      </w:r>
      <w:r w:rsidRPr="002652D7">
        <w:rPr>
          <w:sz w:val="20"/>
          <w:szCs w:val="20"/>
        </w:rPr>
        <w:t>] Y.</w:t>
      </w:r>
      <w:r w:rsidRPr="002652D7">
        <w:rPr>
          <w:sz w:val="20"/>
          <w:szCs w:val="20"/>
        </w:rPr>
        <w:t xml:space="preserve"> N. Wei, W. Yan, Z. Y. Chen, R. H. Tong, Z. H. Jiang, and Z. J. Yang.  Runaway current suppression by secondary massive gas injection during the disruption mitigation phase on j-text.  Plasma Physics and Controlled Fusion, 61, 6 2019.</w:t>
      </w:r>
    </w:p>
    <w:p w14:paraId="30740D98" w14:textId="66222C7A" w:rsidR="002652D7" w:rsidRPr="002652D7" w:rsidRDefault="002652D7" w:rsidP="002652D7">
      <w:pPr>
        <w:pStyle w:val="a4"/>
        <w:shd w:val="clear" w:color="auto" w:fill="FFFFFF"/>
        <w:jc w:val="both"/>
        <w:rPr>
          <w:sz w:val="20"/>
          <w:szCs w:val="20"/>
        </w:rPr>
      </w:pPr>
      <w:r w:rsidRPr="002652D7">
        <w:rPr>
          <w:sz w:val="20"/>
          <w:szCs w:val="20"/>
        </w:rPr>
        <w:t>[36</w:t>
      </w:r>
      <w:r w:rsidRPr="002652D7">
        <w:rPr>
          <w:sz w:val="20"/>
          <w:szCs w:val="20"/>
        </w:rPr>
        <w:t>] R.</w:t>
      </w:r>
      <w:r w:rsidRPr="002652D7">
        <w:rPr>
          <w:sz w:val="20"/>
          <w:szCs w:val="20"/>
        </w:rPr>
        <w:t xml:space="preserve"> Yoshino, T. Kondoh, Y. Neyatani, K. Itami, Y. Kawano, and N. Isei.  Fast plasma shutdown by killer pellet </w:t>
      </w:r>
      <w:r w:rsidRPr="002652D7">
        <w:rPr>
          <w:sz w:val="20"/>
          <w:szCs w:val="20"/>
        </w:rPr>
        <w:t>injection in jt-60u with reduced heat flux on the divertor plate and avoiding runaway electron generation.   Plasma Physics and Controlled Fusion, 39(2):313–332, 1997.</w:t>
      </w:r>
    </w:p>
    <w:p w14:paraId="4BC1993B" w14:textId="2B4AFACA" w:rsidR="002652D7" w:rsidRPr="002652D7" w:rsidRDefault="002652D7" w:rsidP="002652D7">
      <w:pPr>
        <w:pStyle w:val="a4"/>
        <w:shd w:val="clear" w:color="auto" w:fill="FFFFFF"/>
        <w:jc w:val="both"/>
        <w:rPr>
          <w:sz w:val="20"/>
          <w:szCs w:val="20"/>
        </w:rPr>
      </w:pPr>
      <w:r w:rsidRPr="002652D7">
        <w:rPr>
          <w:sz w:val="20"/>
          <w:szCs w:val="20"/>
        </w:rPr>
        <w:t>[37</w:t>
      </w:r>
      <w:r w:rsidRPr="002652D7">
        <w:rPr>
          <w:sz w:val="20"/>
          <w:szCs w:val="20"/>
        </w:rPr>
        <w:t>] L.</w:t>
      </w:r>
      <w:r w:rsidRPr="002652D7">
        <w:rPr>
          <w:sz w:val="20"/>
          <w:szCs w:val="20"/>
        </w:rPr>
        <w:t xml:space="preserve"> Zeng, Z. Y. Chen, Y. B. Dong, H. R. Koslowski, Y. Liang, Y. P. Zhang, H. D. Zhuang, D. W. Huang, and X. Gao.  Runaway electron generation during disruptions in the j-text tokamak.   Nuclear Fusion, 57, 2017.</w:t>
      </w:r>
    </w:p>
    <w:p w14:paraId="62B068F7" w14:textId="3542CCD5" w:rsidR="00F13902" w:rsidRDefault="002652D7" w:rsidP="002652D7">
      <w:pPr>
        <w:pStyle w:val="a4"/>
        <w:shd w:val="clear" w:color="auto" w:fill="FFFFFF"/>
        <w:jc w:val="both"/>
        <w:rPr>
          <w:sz w:val="20"/>
          <w:szCs w:val="20"/>
        </w:rPr>
      </w:pPr>
      <w:r w:rsidRPr="002652D7">
        <w:rPr>
          <w:sz w:val="20"/>
          <w:szCs w:val="20"/>
        </w:rPr>
        <w:t>[38</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159FBA84" w:rsidR="003120CC" w:rsidRDefault="003120CC" w:rsidP="003120CC">
      <w:pPr>
        <w:pStyle w:val="a4"/>
        <w:shd w:val="clear" w:color="auto" w:fill="FFFFFF"/>
        <w:jc w:val="both"/>
        <w:rPr>
          <w:sz w:val="20"/>
          <w:szCs w:val="20"/>
        </w:rPr>
      </w:pPr>
      <w:r>
        <w:rPr>
          <w:rFonts w:hint="eastAsia"/>
          <w:sz w:val="20"/>
          <w:szCs w:val="20"/>
        </w:rPr>
        <w:t>[39]</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115E1122" w14:textId="77777777" w:rsidR="003120CC" w:rsidRPr="003120CC" w:rsidRDefault="003120CC" w:rsidP="002652D7">
      <w:pPr>
        <w:pStyle w:val="a4"/>
        <w:shd w:val="clear" w:color="auto" w:fill="FFFFFF"/>
        <w:jc w:val="both"/>
        <w:rPr>
          <w:sz w:val="20"/>
          <w:szCs w:val="20"/>
        </w:rPr>
      </w:pPr>
    </w:p>
    <w:p w14:paraId="23E7A041" w14:textId="77777777" w:rsidR="003120CC" w:rsidRDefault="003120CC" w:rsidP="002652D7">
      <w:pPr>
        <w:pStyle w:val="a4"/>
        <w:shd w:val="clear" w:color="auto" w:fill="FFFFFF"/>
        <w:jc w:val="both"/>
        <w:rPr>
          <w:sz w:val="20"/>
          <w:szCs w:val="20"/>
        </w:rPr>
      </w:pPr>
    </w:p>
    <w:p w14:paraId="29368781" w14:textId="77777777" w:rsidR="003120CC" w:rsidRDefault="003120CC" w:rsidP="002652D7">
      <w:pPr>
        <w:pStyle w:val="a4"/>
        <w:shd w:val="clear" w:color="auto" w:fill="FFFFFF"/>
        <w:jc w:val="both"/>
        <w:rPr>
          <w:sz w:val="20"/>
          <w:szCs w:val="20"/>
        </w:rPr>
      </w:pPr>
    </w:p>
    <w:p w14:paraId="2CB5399C" w14:textId="77777777" w:rsidR="003120CC" w:rsidRDefault="003120CC" w:rsidP="002652D7">
      <w:pPr>
        <w:pStyle w:val="a4"/>
        <w:shd w:val="clear" w:color="auto" w:fill="FFFFFF"/>
        <w:jc w:val="both"/>
        <w:rPr>
          <w:sz w:val="20"/>
          <w:szCs w:val="20"/>
        </w:rPr>
      </w:pPr>
    </w:p>
    <w:p w14:paraId="42C8D755" w14:textId="77777777" w:rsidR="003120CC" w:rsidRDefault="003120CC" w:rsidP="002652D7">
      <w:pPr>
        <w:pStyle w:val="a4"/>
        <w:shd w:val="clear" w:color="auto" w:fill="FFFFFF"/>
        <w:jc w:val="both"/>
        <w:rPr>
          <w:sz w:val="20"/>
          <w:szCs w:val="20"/>
        </w:rPr>
      </w:pPr>
    </w:p>
    <w:p w14:paraId="601AE664" w14:textId="77777777" w:rsidR="003120CC" w:rsidRDefault="003120CC" w:rsidP="002652D7">
      <w:pPr>
        <w:pStyle w:val="a4"/>
        <w:shd w:val="clear" w:color="auto" w:fill="FFFFFF"/>
        <w:jc w:val="both"/>
        <w:rPr>
          <w:sz w:val="20"/>
          <w:szCs w:val="20"/>
        </w:rPr>
      </w:pPr>
    </w:p>
    <w:p w14:paraId="053065A3" w14:textId="77777777" w:rsidR="003120CC" w:rsidRDefault="003120CC" w:rsidP="002652D7">
      <w:pPr>
        <w:pStyle w:val="a4"/>
        <w:shd w:val="clear" w:color="auto" w:fill="FFFFFF"/>
        <w:jc w:val="both"/>
        <w:rPr>
          <w:sz w:val="20"/>
          <w:szCs w:val="20"/>
        </w:rPr>
      </w:pPr>
    </w:p>
    <w:p w14:paraId="21732D4C" w14:textId="77777777" w:rsidR="003120CC" w:rsidRDefault="003120CC" w:rsidP="002652D7">
      <w:pPr>
        <w:pStyle w:val="a4"/>
        <w:shd w:val="clear" w:color="auto" w:fill="FFFFFF"/>
        <w:jc w:val="both"/>
        <w:rPr>
          <w:sz w:val="20"/>
          <w:szCs w:val="20"/>
        </w:rPr>
      </w:pPr>
    </w:p>
    <w:p w14:paraId="69302C11" w14:textId="77777777" w:rsidR="003120CC" w:rsidRDefault="003120CC" w:rsidP="002652D7">
      <w:pPr>
        <w:pStyle w:val="a4"/>
        <w:shd w:val="clear" w:color="auto" w:fill="FFFFFF"/>
        <w:jc w:val="both"/>
        <w:rPr>
          <w:sz w:val="20"/>
          <w:szCs w:val="20"/>
        </w:rPr>
      </w:pPr>
    </w:p>
    <w:p w14:paraId="35C451DB" w14:textId="77777777" w:rsidR="003120CC" w:rsidRDefault="003120CC" w:rsidP="002652D7">
      <w:pPr>
        <w:pStyle w:val="a4"/>
        <w:shd w:val="clear" w:color="auto" w:fill="FFFFFF"/>
        <w:jc w:val="both"/>
        <w:rPr>
          <w:sz w:val="20"/>
          <w:szCs w:val="20"/>
        </w:rPr>
      </w:pPr>
    </w:p>
    <w:p w14:paraId="57EED3C3" w14:textId="77777777" w:rsidR="003120CC" w:rsidRDefault="003120CC" w:rsidP="002652D7">
      <w:pPr>
        <w:pStyle w:val="a4"/>
        <w:shd w:val="clear" w:color="auto" w:fill="FFFFFF"/>
        <w:jc w:val="both"/>
        <w:rPr>
          <w:sz w:val="20"/>
          <w:szCs w:val="20"/>
        </w:rPr>
      </w:pPr>
    </w:p>
    <w:p w14:paraId="0085E3F9" w14:textId="77777777" w:rsidR="003120CC" w:rsidRDefault="003120CC" w:rsidP="002652D7">
      <w:pPr>
        <w:pStyle w:val="a4"/>
        <w:shd w:val="clear" w:color="auto" w:fill="FFFFFF"/>
        <w:jc w:val="both"/>
        <w:rPr>
          <w:sz w:val="20"/>
          <w:szCs w:val="20"/>
        </w:rPr>
      </w:pPr>
    </w:p>
    <w:p w14:paraId="09A06A8F" w14:textId="77777777" w:rsidR="003120CC" w:rsidRDefault="003120CC" w:rsidP="002652D7">
      <w:pPr>
        <w:pStyle w:val="a4"/>
        <w:shd w:val="clear" w:color="auto" w:fill="FFFFFF"/>
        <w:jc w:val="both"/>
        <w:rPr>
          <w:sz w:val="20"/>
          <w:szCs w:val="20"/>
        </w:rPr>
      </w:pPr>
    </w:p>
    <w:p w14:paraId="1CC085B3" w14:textId="77777777" w:rsidR="003120CC" w:rsidRDefault="003120CC" w:rsidP="002652D7">
      <w:pPr>
        <w:pStyle w:val="a4"/>
        <w:shd w:val="clear" w:color="auto" w:fill="FFFFFF"/>
        <w:jc w:val="both"/>
        <w:rPr>
          <w:sz w:val="20"/>
          <w:szCs w:val="20"/>
        </w:rPr>
      </w:pPr>
    </w:p>
    <w:p w14:paraId="4A0C1B41" w14:textId="77777777" w:rsidR="003120CC" w:rsidRPr="00A535ED" w:rsidRDefault="003120CC" w:rsidP="002652D7">
      <w:pPr>
        <w:pStyle w:val="a4"/>
        <w:shd w:val="clear" w:color="auto" w:fill="FFFFFF"/>
        <w:jc w:val="both"/>
        <w:rPr>
          <w:rFonts w:hint="eastAsia"/>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Yilun Zhu" w:date="2024-12-24T23:28:00Z" w:initials="YZ">
    <w:p w14:paraId="1F0CDC6D" w14:textId="77777777" w:rsidR="003108C2" w:rsidRDefault="003108C2" w:rsidP="003108C2">
      <w:r>
        <w:rPr>
          <w:rStyle w:val="ad"/>
        </w:rPr>
        <w:annotationRef/>
      </w:r>
      <w:r>
        <w:rPr>
          <w:sz w:val="20"/>
          <w:szCs w:val="20"/>
        </w:rPr>
        <w:t>Replace those with</w:t>
      </w:r>
    </w:p>
    <w:p w14:paraId="4B710B67" w14:textId="77777777" w:rsidR="003108C2" w:rsidRDefault="003108C2" w:rsidP="003108C2">
      <w:r>
        <w:rPr>
          <w:sz w:val="20"/>
          <w:szCs w:val="20"/>
        </w:rPr>
        <w:t>Normal Doppler Effect (NDE),</w:t>
      </w:r>
    </w:p>
    <w:p w14:paraId="132C323C" w14:textId="77777777" w:rsidR="003108C2" w:rsidRDefault="003108C2" w:rsidP="003108C2">
      <w:r>
        <w:rPr>
          <w:sz w:val="20"/>
          <w:szCs w:val="20"/>
        </w:rPr>
        <w:t xml:space="preserve">Anomalous Doppler Effect (ADE) </w:t>
      </w:r>
    </w:p>
  </w:comment>
  <w:comment w:id="4" w:author="Yilun Zhu" w:date="2024-12-24T23:55:00Z" w:initials="YZ">
    <w:p w14:paraId="31653C99" w14:textId="77777777" w:rsidR="001C5AA5" w:rsidRDefault="001C5AA5" w:rsidP="001C5AA5">
      <w:r>
        <w:rPr>
          <w:rStyle w:val="ad"/>
        </w:rPr>
        <w:annotationRef/>
      </w:r>
      <w:r>
        <w:rPr>
          <w:sz w:val="20"/>
          <w:szCs w:val="20"/>
        </w:rPr>
        <w:t xml:space="preserve">Mark Vz and </w:t>
      </w:r>
      <w:r>
        <w:rPr>
          <w:rFonts w:hint="eastAsia"/>
          <w:sz w:val="20"/>
          <w:szCs w:val="20"/>
        </w:rPr>
        <w:t>v_</w:t>
      </w:r>
      <w:r>
        <w:rPr>
          <w:rFonts w:hint="eastAsia"/>
          <w:sz w:val="20"/>
          <w:szCs w:val="20"/>
        </w:rPr>
        <w:t>⊥</w:t>
      </w:r>
      <w:r>
        <w:rPr>
          <w:rFonts w:hint="eastAsia"/>
          <w:sz w:val="20"/>
          <w:szCs w:val="20"/>
        </w:rPr>
        <w:t xml:space="preserve"> </w:t>
      </w:r>
      <w:r>
        <w:rPr>
          <w:sz w:val="20"/>
          <w:szCs w:val="20"/>
        </w:rPr>
        <w:t>in the figure</w:t>
      </w:r>
    </w:p>
  </w:comment>
  <w:comment w:id="5" w:author="Yilun Zhu" w:date="2024-12-25T00:40:00Z" w:initials="YZ">
    <w:p w14:paraId="10385D3F" w14:textId="77777777" w:rsidR="00A535ED" w:rsidRDefault="00A535ED" w:rsidP="00A535ED">
      <w:r>
        <w:rPr>
          <w:rStyle w:val="ad"/>
        </w:rPr>
        <w:annotationRef/>
      </w:r>
      <w:r>
        <w:rPr>
          <w:sz w:val="20"/>
          <w:szCs w:val="20"/>
        </w:rPr>
        <w:t>Change E0 field with green arrow.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2C323C" w15:done="0"/>
  <w15:commentEx w15:paraId="31653C99" w15:done="0"/>
  <w15:commentEx w15:paraId="10385D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7D7037" w16cex:dateUtc="2024-12-25T04:28:00Z"/>
  <w16cex:commentExtensible w16cex:durableId="6F3014ED" w16cex:dateUtc="2024-12-25T04:55:00Z"/>
  <w16cex:commentExtensible w16cex:durableId="06A8F017" w16cex:dateUtc="2024-12-25T0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2C323C" w16cid:durableId="327D7037"/>
  <w16cid:commentId w16cid:paraId="31653C99" w16cid:durableId="6F3014ED"/>
  <w16cid:commentId w16cid:paraId="10385D3F" w16cid:durableId="06A8F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58A54" w14:textId="77777777" w:rsidR="0087183B" w:rsidRDefault="0087183B">
      <w:r>
        <w:separator/>
      </w:r>
    </w:p>
  </w:endnote>
  <w:endnote w:type="continuationSeparator" w:id="0">
    <w:p w14:paraId="73ADC964" w14:textId="77777777" w:rsidR="0087183B" w:rsidRDefault="0087183B">
      <w:r>
        <w:continuationSeparator/>
      </w:r>
    </w:p>
  </w:endnote>
  <w:endnote w:type="continuationNotice" w:id="1">
    <w:p w14:paraId="2F4FE0FC" w14:textId="77777777" w:rsidR="0087183B" w:rsidRDefault="008718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6FDF" w14:textId="77777777" w:rsidR="0067457F" w:rsidRDefault="0067457F" w:rsidP="0067457F">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8248ECA" w14:textId="77777777" w:rsidR="0067457F" w:rsidRDefault="006745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A6833" w14:textId="77777777" w:rsidR="0087183B" w:rsidRDefault="0087183B">
      <w:r>
        <w:separator/>
      </w:r>
    </w:p>
  </w:footnote>
  <w:footnote w:type="continuationSeparator" w:id="0">
    <w:p w14:paraId="79AABD73" w14:textId="77777777" w:rsidR="0087183B" w:rsidRDefault="0087183B">
      <w:r>
        <w:continuationSeparator/>
      </w:r>
    </w:p>
  </w:footnote>
  <w:footnote w:type="continuationNotice" w:id="1">
    <w:p w14:paraId="05A78FA0" w14:textId="77777777" w:rsidR="0087183B" w:rsidRDefault="008718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283A" w14:textId="77777777" w:rsidR="0067457F" w:rsidRDefault="0067457F">
    <w:pPr>
      <w:pStyle w:val="af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418519">
    <w:abstractNumId w:val="6"/>
  </w:num>
  <w:num w:numId="2" w16cid:durableId="1699502184">
    <w:abstractNumId w:val="12"/>
  </w:num>
  <w:num w:numId="3" w16cid:durableId="1077435227">
    <w:abstractNumId w:val="9"/>
  </w:num>
  <w:num w:numId="4" w16cid:durableId="1346904365">
    <w:abstractNumId w:val="11"/>
  </w:num>
  <w:num w:numId="5" w16cid:durableId="1196894538">
    <w:abstractNumId w:val="15"/>
  </w:num>
  <w:num w:numId="6" w16cid:durableId="1132558612">
    <w:abstractNumId w:val="13"/>
  </w:num>
  <w:num w:numId="7" w16cid:durableId="950475385">
    <w:abstractNumId w:val="0"/>
  </w:num>
  <w:num w:numId="8" w16cid:durableId="1221134844">
    <w:abstractNumId w:val="8"/>
  </w:num>
  <w:num w:numId="9" w16cid:durableId="1078552577">
    <w:abstractNumId w:val="4"/>
  </w:num>
  <w:num w:numId="10" w16cid:durableId="373386503">
    <w:abstractNumId w:val="2"/>
  </w:num>
  <w:num w:numId="11" w16cid:durableId="455027903">
    <w:abstractNumId w:val="1"/>
  </w:num>
  <w:num w:numId="12" w16cid:durableId="1381662356">
    <w:abstractNumId w:val="3"/>
  </w:num>
  <w:num w:numId="13" w16cid:durableId="141779929">
    <w:abstractNumId w:val="7"/>
  </w:num>
  <w:num w:numId="14" w16cid:durableId="713117036">
    <w:abstractNumId w:val="10"/>
  </w:num>
  <w:num w:numId="15" w16cid:durableId="1433823316">
    <w:abstractNumId w:val="5"/>
  </w:num>
  <w:num w:numId="16" w16cid:durableId="186805674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inhang Xu">
    <w15:presenceInfo w15:providerId="Windows Live" w15:userId="59424eb7fcea0a59"/>
  </w15:person>
  <w15:person w15:author="Yilun Zhu">
    <w15:presenceInfo w15:providerId="AD" w15:userId="S::amzhu@ucdavis.edu::9203d1d5-3650-41a7-9578-0b3158255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91"/>
    <w:rsid w:val="00001FDB"/>
    <w:rsid w:val="000020E7"/>
    <w:rsid w:val="0000336C"/>
    <w:rsid w:val="00003E49"/>
    <w:rsid w:val="00005765"/>
    <w:rsid w:val="00007528"/>
    <w:rsid w:val="00007B8B"/>
    <w:rsid w:val="0001093D"/>
    <w:rsid w:val="00011364"/>
    <w:rsid w:val="00011941"/>
    <w:rsid w:val="00012064"/>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80C48"/>
    <w:rsid w:val="000810F8"/>
    <w:rsid w:val="000811FE"/>
    <w:rsid w:val="000824B1"/>
    <w:rsid w:val="00082B8C"/>
    <w:rsid w:val="000845A0"/>
    <w:rsid w:val="0008568F"/>
    <w:rsid w:val="00086D91"/>
    <w:rsid w:val="000933FB"/>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BAF"/>
    <w:rsid w:val="000B1CAD"/>
    <w:rsid w:val="000B2CA1"/>
    <w:rsid w:val="000B55DB"/>
    <w:rsid w:val="000C0C81"/>
    <w:rsid w:val="000C0F82"/>
    <w:rsid w:val="000C2947"/>
    <w:rsid w:val="000C295A"/>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2AB0"/>
    <w:rsid w:val="000E33BE"/>
    <w:rsid w:val="000E3F12"/>
    <w:rsid w:val="000E58AC"/>
    <w:rsid w:val="000E623F"/>
    <w:rsid w:val="000E65B0"/>
    <w:rsid w:val="000E69A8"/>
    <w:rsid w:val="000E6AF5"/>
    <w:rsid w:val="000F1878"/>
    <w:rsid w:val="000F2636"/>
    <w:rsid w:val="000F49A2"/>
    <w:rsid w:val="000F5CE5"/>
    <w:rsid w:val="000F752F"/>
    <w:rsid w:val="000F7CC0"/>
    <w:rsid w:val="0010010F"/>
    <w:rsid w:val="00100C31"/>
    <w:rsid w:val="0010122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C0B"/>
    <w:rsid w:val="00143CA2"/>
    <w:rsid w:val="00144FD7"/>
    <w:rsid w:val="001456F2"/>
    <w:rsid w:val="00146DD3"/>
    <w:rsid w:val="00150453"/>
    <w:rsid w:val="00152768"/>
    <w:rsid w:val="0015417A"/>
    <w:rsid w:val="001542DE"/>
    <w:rsid w:val="00154DE4"/>
    <w:rsid w:val="00154F1C"/>
    <w:rsid w:val="0015615F"/>
    <w:rsid w:val="00156CEE"/>
    <w:rsid w:val="0016042A"/>
    <w:rsid w:val="001627A6"/>
    <w:rsid w:val="00163183"/>
    <w:rsid w:val="00164EDE"/>
    <w:rsid w:val="00167580"/>
    <w:rsid w:val="001712DF"/>
    <w:rsid w:val="001713D9"/>
    <w:rsid w:val="00173D09"/>
    <w:rsid w:val="001740B1"/>
    <w:rsid w:val="00175B2D"/>
    <w:rsid w:val="00175D05"/>
    <w:rsid w:val="00176EDB"/>
    <w:rsid w:val="00176FFB"/>
    <w:rsid w:val="00177A84"/>
    <w:rsid w:val="001800FB"/>
    <w:rsid w:val="0018145A"/>
    <w:rsid w:val="00181CFD"/>
    <w:rsid w:val="001829F0"/>
    <w:rsid w:val="00183E33"/>
    <w:rsid w:val="001841F9"/>
    <w:rsid w:val="00184429"/>
    <w:rsid w:val="00184BDC"/>
    <w:rsid w:val="00186678"/>
    <w:rsid w:val="00186AD7"/>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4EE"/>
    <w:rsid w:val="0025183F"/>
    <w:rsid w:val="002561E1"/>
    <w:rsid w:val="002571DA"/>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5DA"/>
    <w:rsid w:val="002F2C77"/>
    <w:rsid w:val="002F4E54"/>
    <w:rsid w:val="002F55B2"/>
    <w:rsid w:val="002F59D9"/>
    <w:rsid w:val="002F6FE5"/>
    <w:rsid w:val="002F7770"/>
    <w:rsid w:val="00300DAC"/>
    <w:rsid w:val="0030192B"/>
    <w:rsid w:val="003023D7"/>
    <w:rsid w:val="00302BD3"/>
    <w:rsid w:val="003043F4"/>
    <w:rsid w:val="00304FE2"/>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1120"/>
    <w:rsid w:val="00333F40"/>
    <w:rsid w:val="00334317"/>
    <w:rsid w:val="0033466C"/>
    <w:rsid w:val="0033479C"/>
    <w:rsid w:val="0033607F"/>
    <w:rsid w:val="00336174"/>
    <w:rsid w:val="00343326"/>
    <w:rsid w:val="00343E52"/>
    <w:rsid w:val="003441B7"/>
    <w:rsid w:val="003442C8"/>
    <w:rsid w:val="00344426"/>
    <w:rsid w:val="00344B85"/>
    <w:rsid w:val="00344BE5"/>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A024A"/>
    <w:rsid w:val="003A26B7"/>
    <w:rsid w:val="003A68A1"/>
    <w:rsid w:val="003A7FB7"/>
    <w:rsid w:val="003B10CB"/>
    <w:rsid w:val="003B2966"/>
    <w:rsid w:val="003B2FDF"/>
    <w:rsid w:val="003B3132"/>
    <w:rsid w:val="003B41D9"/>
    <w:rsid w:val="003B515C"/>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3FEB"/>
    <w:rsid w:val="00406335"/>
    <w:rsid w:val="0040730A"/>
    <w:rsid w:val="00407347"/>
    <w:rsid w:val="00410870"/>
    <w:rsid w:val="00410894"/>
    <w:rsid w:val="004132E3"/>
    <w:rsid w:val="00413831"/>
    <w:rsid w:val="00415B36"/>
    <w:rsid w:val="00416616"/>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1D97"/>
    <w:rsid w:val="004424B0"/>
    <w:rsid w:val="0044284C"/>
    <w:rsid w:val="00442F7C"/>
    <w:rsid w:val="0044526E"/>
    <w:rsid w:val="00450CFC"/>
    <w:rsid w:val="00452177"/>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C2E"/>
    <w:rsid w:val="005375FE"/>
    <w:rsid w:val="0053797C"/>
    <w:rsid w:val="00537ED9"/>
    <w:rsid w:val="005426FA"/>
    <w:rsid w:val="00545D16"/>
    <w:rsid w:val="00547AD4"/>
    <w:rsid w:val="00550D47"/>
    <w:rsid w:val="00552C86"/>
    <w:rsid w:val="0056400B"/>
    <w:rsid w:val="00565E11"/>
    <w:rsid w:val="00566ADE"/>
    <w:rsid w:val="00574358"/>
    <w:rsid w:val="0057728B"/>
    <w:rsid w:val="00580628"/>
    <w:rsid w:val="00580703"/>
    <w:rsid w:val="00580E4A"/>
    <w:rsid w:val="00581520"/>
    <w:rsid w:val="0058375D"/>
    <w:rsid w:val="0058407C"/>
    <w:rsid w:val="00585575"/>
    <w:rsid w:val="00586639"/>
    <w:rsid w:val="00590352"/>
    <w:rsid w:val="0059091C"/>
    <w:rsid w:val="005919A4"/>
    <w:rsid w:val="0059267D"/>
    <w:rsid w:val="0059275D"/>
    <w:rsid w:val="005928A2"/>
    <w:rsid w:val="00593D5B"/>
    <w:rsid w:val="00594C78"/>
    <w:rsid w:val="00597604"/>
    <w:rsid w:val="00597EB6"/>
    <w:rsid w:val="005A1389"/>
    <w:rsid w:val="005A1F49"/>
    <w:rsid w:val="005A2B72"/>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261A"/>
    <w:rsid w:val="00612943"/>
    <w:rsid w:val="0061342C"/>
    <w:rsid w:val="00613AB0"/>
    <w:rsid w:val="00616C84"/>
    <w:rsid w:val="00616DDB"/>
    <w:rsid w:val="006208ED"/>
    <w:rsid w:val="00622084"/>
    <w:rsid w:val="00624157"/>
    <w:rsid w:val="00626B0A"/>
    <w:rsid w:val="006279AE"/>
    <w:rsid w:val="00631EC5"/>
    <w:rsid w:val="0063246E"/>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4AE9"/>
    <w:rsid w:val="007662D0"/>
    <w:rsid w:val="00767968"/>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283C"/>
    <w:rsid w:val="00792D35"/>
    <w:rsid w:val="00794A66"/>
    <w:rsid w:val="0079516A"/>
    <w:rsid w:val="00796E6F"/>
    <w:rsid w:val="00797551"/>
    <w:rsid w:val="007A0669"/>
    <w:rsid w:val="007A0F1E"/>
    <w:rsid w:val="007A1328"/>
    <w:rsid w:val="007A455F"/>
    <w:rsid w:val="007A5B62"/>
    <w:rsid w:val="007A683F"/>
    <w:rsid w:val="007A6C75"/>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6504"/>
    <w:rsid w:val="00846907"/>
    <w:rsid w:val="00846F65"/>
    <w:rsid w:val="008510AC"/>
    <w:rsid w:val="00851774"/>
    <w:rsid w:val="008535D1"/>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20D3"/>
    <w:rsid w:val="008E33EE"/>
    <w:rsid w:val="008E4A08"/>
    <w:rsid w:val="008E50CF"/>
    <w:rsid w:val="008E5B9F"/>
    <w:rsid w:val="008E6163"/>
    <w:rsid w:val="008E755E"/>
    <w:rsid w:val="008F1C61"/>
    <w:rsid w:val="008F1E28"/>
    <w:rsid w:val="008F2285"/>
    <w:rsid w:val="008F4079"/>
    <w:rsid w:val="008F40FE"/>
    <w:rsid w:val="008F45C4"/>
    <w:rsid w:val="008F4DB4"/>
    <w:rsid w:val="00901256"/>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5D64"/>
    <w:rsid w:val="00957525"/>
    <w:rsid w:val="00960B31"/>
    <w:rsid w:val="00960B69"/>
    <w:rsid w:val="00962E73"/>
    <w:rsid w:val="00964454"/>
    <w:rsid w:val="00964482"/>
    <w:rsid w:val="00965571"/>
    <w:rsid w:val="00965C96"/>
    <w:rsid w:val="00966338"/>
    <w:rsid w:val="00966B61"/>
    <w:rsid w:val="00966C1E"/>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C89"/>
    <w:rsid w:val="009D5CFE"/>
    <w:rsid w:val="009D6090"/>
    <w:rsid w:val="009D6225"/>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60CB"/>
    <w:rsid w:val="009F7BD8"/>
    <w:rsid w:val="00A02BD5"/>
    <w:rsid w:val="00A030B1"/>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7DE"/>
    <w:rsid w:val="00A21F8A"/>
    <w:rsid w:val="00A269C0"/>
    <w:rsid w:val="00A27524"/>
    <w:rsid w:val="00A30995"/>
    <w:rsid w:val="00A3318F"/>
    <w:rsid w:val="00A335D0"/>
    <w:rsid w:val="00A337A7"/>
    <w:rsid w:val="00A35F9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963"/>
    <w:rsid w:val="00A6201E"/>
    <w:rsid w:val="00A6297F"/>
    <w:rsid w:val="00A63231"/>
    <w:rsid w:val="00A64C08"/>
    <w:rsid w:val="00A65CBC"/>
    <w:rsid w:val="00A6729E"/>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A14"/>
    <w:rsid w:val="00AB4BE4"/>
    <w:rsid w:val="00AB57C8"/>
    <w:rsid w:val="00AB6D67"/>
    <w:rsid w:val="00AB764E"/>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1DF0"/>
    <w:rsid w:val="00C553F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C91"/>
    <w:rsid w:val="00CA5D23"/>
    <w:rsid w:val="00CA668B"/>
    <w:rsid w:val="00CB0311"/>
    <w:rsid w:val="00CB204A"/>
    <w:rsid w:val="00CB4DB2"/>
    <w:rsid w:val="00CC03B5"/>
    <w:rsid w:val="00CC2045"/>
    <w:rsid w:val="00CC28A7"/>
    <w:rsid w:val="00CC3231"/>
    <w:rsid w:val="00CC69DC"/>
    <w:rsid w:val="00CC7402"/>
    <w:rsid w:val="00CC7CB3"/>
    <w:rsid w:val="00CC7E7D"/>
    <w:rsid w:val="00CD0043"/>
    <w:rsid w:val="00CD0507"/>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4122E"/>
    <w:rsid w:val="00D42F89"/>
    <w:rsid w:val="00D45FC9"/>
    <w:rsid w:val="00D461B3"/>
    <w:rsid w:val="00D51088"/>
    <w:rsid w:val="00D51BA5"/>
    <w:rsid w:val="00D52CA2"/>
    <w:rsid w:val="00D53D18"/>
    <w:rsid w:val="00D54A9B"/>
    <w:rsid w:val="00D56C6A"/>
    <w:rsid w:val="00D56CD5"/>
    <w:rsid w:val="00D6056C"/>
    <w:rsid w:val="00D64290"/>
    <w:rsid w:val="00D656BA"/>
    <w:rsid w:val="00D65B5F"/>
    <w:rsid w:val="00D663A6"/>
    <w:rsid w:val="00D66EB8"/>
    <w:rsid w:val="00D709F4"/>
    <w:rsid w:val="00D71DB9"/>
    <w:rsid w:val="00D72227"/>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126C"/>
    <w:rsid w:val="00E9192F"/>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1091"/>
    <w:rsid w:val="00F8143A"/>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allowoverlap="f" fill="f" fillcolor="white" stroke="f">
      <v:fill color="white" on="f"/>
      <v:stroke on="f"/>
    </o:shapedefaults>
    <o:shapelayout v:ext="edit">
      <o:idmap v:ext="edit" data="2"/>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8CF"/>
    <w:rPr>
      <w:lang w:eastAsia="zh-CN"/>
    </w:rPr>
  </w:style>
  <w:style w:type="paragraph" w:styleId="2">
    <w:name w:val="heading 2"/>
    <w:basedOn w:val="a0"/>
    <w:next w:val="a0"/>
    <w:link w:val="20"/>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rsid w:val="00F33991"/>
    <w:pPr>
      <w:spacing w:before="100" w:beforeAutospacing="1" w:after="100" w:afterAutospacing="1"/>
    </w:pPr>
  </w:style>
  <w:style w:type="character" w:styleId="a5">
    <w:name w:val="Strong"/>
    <w:qFormat/>
    <w:rsid w:val="00F33991"/>
    <w:rPr>
      <w:b/>
      <w:bCs/>
    </w:rPr>
  </w:style>
  <w:style w:type="character" w:styleId="a6">
    <w:name w:val="Emphasis"/>
    <w:qFormat/>
    <w:rsid w:val="00F33991"/>
    <w:rPr>
      <w:i/>
      <w:iCs/>
    </w:rPr>
  </w:style>
  <w:style w:type="table" w:styleId="a7">
    <w:name w:val="Table Grid"/>
    <w:basedOn w:val="a2"/>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387DF3"/>
    <w:pPr>
      <w:tabs>
        <w:tab w:val="center" w:pos="4320"/>
        <w:tab w:val="right" w:pos="8640"/>
      </w:tabs>
    </w:pPr>
    <w:rPr>
      <w:lang w:val="x-none" w:eastAsia="x-none"/>
    </w:rPr>
  </w:style>
  <w:style w:type="character" w:styleId="aa">
    <w:name w:val="page number"/>
    <w:basedOn w:val="a1"/>
    <w:rsid w:val="00387DF3"/>
  </w:style>
  <w:style w:type="character" w:styleId="ab">
    <w:name w:val="Hyperlink"/>
    <w:rsid w:val="00B66D89"/>
    <w:rPr>
      <w:color w:val="0000FF"/>
      <w:u w:val="single"/>
    </w:rPr>
  </w:style>
  <w:style w:type="paragraph" w:styleId="ac">
    <w:name w:val="Balloon Text"/>
    <w:basedOn w:val="a0"/>
    <w:semiHidden/>
    <w:rsid w:val="00535ADE"/>
    <w:rPr>
      <w:rFonts w:ascii="Tahoma" w:hAnsi="Tahoma" w:cs="Tahoma"/>
      <w:sz w:val="16"/>
      <w:szCs w:val="16"/>
    </w:rPr>
  </w:style>
  <w:style w:type="character" w:styleId="ad">
    <w:name w:val="annotation reference"/>
    <w:uiPriority w:val="99"/>
    <w:semiHidden/>
    <w:rsid w:val="00C51314"/>
    <w:rPr>
      <w:sz w:val="16"/>
      <w:szCs w:val="16"/>
    </w:rPr>
  </w:style>
  <w:style w:type="paragraph" w:styleId="ae">
    <w:name w:val="annotation text"/>
    <w:basedOn w:val="a0"/>
    <w:semiHidden/>
    <w:rsid w:val="00C51314"/>
    <w:rPr>
      <w:sz w:val="20"/>
      <w:szCs w:val="20"/>
    </w:rPr>
  </w:style>
  <w:style w:type="paragraph" w:styleId="af">
    <w:name w:val="annotation subject"/>
    <w:basedOn w:val="ae"/>
    <w:next w:val="ae"/>
    <w:semiHidden/>
    <w:rsid w:val="00C51314"/>
    <w:rPr>
      <w:b/>
      <w:bCs/>
    </w:rPr>
  </w:style>
  <w:style w:type="paragraph" w:styleId="af0">
    <w:name w:val="header"/>
    <w:basedOn w:val="a0"/>
    <w:link w:val="af1"/>
    <w:rsid w:val="001D2CFB"/>
    <w:pPr>
      <w:tabs>
        <w:tab w:val="center" w:pos="4680"/>
        <w:tab w:val="right" w:pos="9360"/>
      </w:tabs>
    </w:pPr>
    <w:rPr>
      <w:lang w:val="x-none" w:eastAsia="x-none"/>
    </w:rPr>
  </w:style>
  <w:style w:type="character" w:customStyle="1" w:styleId="af1">
    <w:name w:val="页眉 字符"/>
    <w:link w:val="af0"/>
    <w:rsid w:val="001D2CFB"/>
    <w:rPr>
      <w:sz w:val="24"/>
      <w:szCs w:val="24"/>
    </w:rPr>
  </w:style>
  <w:style w:type="character" w:customStyle="1" w:styleId="a9">
    <w:name w:val="页脚 字符"/>
    <w:link w:val="a8"/>
    <w:uiPriority w:val="99"/>
    <w:rsid w:val="001D2CFB"/>
    <w:rPr>
      <w:sz w:val="24"/>
      <w:szCs w:val="24"/>
    </w:rPr>
  </w:style>
  <w:style w:type="paragraph" w:customStyle="1" w:styleId="StyleNormalWebLeft05Right048">
    <w:name w:val="Style Normal (Web) + Left:  0.5&quot; Right:  0.48&quot;"/>
    <w:basedOn w:val="a0"/>
    <w:rsid w:val="00D80F8C"/>
    <w:pPr>
      <w:shd w:val="clear" w:color="auto" w:fill="FFFFFF"/>
      <w:ind w:left="720" w:right="684"/>
    </w:pPr>
    <w:rPr>
      <w:szCs w:val="20"/>
    </w:rPr>
  </w:style>
  <w:style w:type="paragraph" w:styleId="af2">
    <w:name w:val="footnote text"/>
    <w:basedOn w:val="a0"/>
    <w:semiHidden/>
    <w:rsid w:val="00A62C63"/>
    <w:rPr>
      <w:sz w:val="20"/>
      <w:szCs w:val="20"/>
    </w:rPr>
  </w:style>
  <w:style w:type="character" w:styleId="af3">
    <w:name w:val="footnote reference"/>
    <w:semiHidden/>
    <w:rsid w:val="00A62C63"/>
    <w:rPr>
      <w:vertAlign w:val="superscript"/>
    </w:rPr>
  </w:style>
  <w:style w:type="character" w:styleId="af4">
    <w:name w:val="FollowedHyperlink"/>
    <w:rsid w:val="00A24783"/>
    <w:rPr>
      <w:color w:val="800080"/>
      <w:u w:val="single"/>
    </w:rPr>
  </w:style>
  <w:style w:type="character" w:styleId="af5">
    <w:name w:val="Placeholder Text"/>
    <w:basedOn w:val="a1"/>
    <w:uiPriority w:val="99"/>
    <w:unhideWhenUsed/>
    <w:rsid w:val="00D93BFB"/>
    <w:rPr>
      <w:color w:val="808080"/>
    </w:rPr>
  </w:style>
  <w:style w:type="character" w:customStyle="1" w:styleId="UnresolvedMention1">
    <w:name w:val="Unresolved Mention1"/>
    <w:basedOn w:val="a1"/>
    <w:uiPriority w:val="99"/>
    <w:semiHidden/>
    <w:unhideWhenUsed/>
    <w:rsid w:val="00677704"/>
    <w:rPr>
      <w:color w:val="808080"/>
      <w:shd w:val="clear" w:color="auto" w:fill="E6E6E6"/>
    </w:rPr>
  </w:style>
  <w:style w:type="paragraph" w:styleId="af6">
    <w:name w:val="List Paragraph"/>
    <w:basedOn w:val="a0"/>
    <w:uiPriority w:val="72"/>
    <w:qFormat/>
    <w:rsid w:val="00F46490"/>
    <w:pPr>
      <w:ind w:left="720"/>
      <w:contextualSpacing/>
    </w:pPr>
  </w:style>
  <w:style w:type="character" w:customStyle="1" w:styleId="UnresolvedMention2">
    <w:name w:val="Unresolved Mention2"/>
    <w:basedOn w:val="a1"/>
    <w:uiPriority w:val="99"/>
    <w:semiHidden/>
    <w:unhideWhenUsed/>
    <w:rsid w:val="00866357"/>
    <w:rPr>
      <w:color w:val="808080"/>
      <w:shd w:val="clear" w:color="auto" w:fill="E6E6E6"/>
    </w:rPr>
  </w:style>
  <w:style w:type="paragraph" w:styleId="af7">
    <w:name w:val="Revision"/>
    <w:hidden/>
    <w:uiPriority w:val="71"/>
    <w:semiHidden/>
    <w:rsid w:val="007A0669"/>
    <w:rPr>
      <w:lang w:eastAsia="zh-CN"/>
    </w:rPr>
  </w:style>
  <w:style w:type="character" w:customStyle="1" w:styleId="UnresolvedMention3">
    <w:name w:val="Unresolved Mention3"/>
    <w:basedOn w:val="a1"/>
    <w:rsid w:val="00BA6351"/>
    <w:rPr>
      <w:color w:val="605E5C"/>
      <w:shd w:val="clear" w:color="auto" w:fill="E1DFDD"/>
    </w:rPr>
  </w:style>
  <w:style w:type="paragraph" w:styleId="a">
    <w:name w:val="List Bullet"/>
    <w:basedOn w:val="a0"/>
    <w:rsid w:val="00707E3F"/>
    <w:pPr>
      <w:numPr>
        <w:numId w:val="11"/>
      </w:numPr>
      <w:contextualSpacing/>
    </w:pPr>
  </w:style>
  <w:style w:type="paragraph" w:customStyle="1" w:styleId="21">
    <w:name w:val="副标题2"/>
    <w:basedOn w:val="a0"/>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a1"/>
    <w:link w:val="21"/>
    <w:rsid w:val="003108C2"/>
    <w:rPr>
      <w:rFonts w:ascii="Calibri" w:eastAsia="Calibri" w:hAnsi="Calibri" w:cs="Calibri"/>
      <w:noProof/>
      <w:sz w:val="22"/>
      <w:lang w:eastAsia="zh-CN"/>
      <w14:ligatures w14:val="standardContextual"/>
    </w:rPr>
  </w:style>
  <w:style w:type="character" w:customStyle="1" w:styleId="20">
    <w:name w:val="标题 2 字符"/>
    <w:basedOn w:val="a1"/>
    <w:link w:val="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22DB60-1BDE-4018-830E-07DA8081A1E0}">
  <ds:schemaRefs>
    <ds:schemaRef ds:uri="http://schemas.openxmlformats.org/officeDocument/2006/bibliography"/>
  </ds:schemaRefs>
</ds:datastoreItem>
</file>

<file path=customXml/itemProps2.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4.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6766</Words>
  <Characters>38570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45246</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Xinhang Xu</cp:lastModifiedBy>
  <cp:revision>4</cp:revision>
  <cp:lastPrinted>2023-10-27T04:48:00Z</cp:lastPrinted>
  <dcterms:created xsi:type="dcterms:W3CDTF">2024-12-26T07:15:00Z</dcterms:created>
  <dcterms:modified xsi:type="dcterms:W3CDTF">2024-12-26T07:16:00Z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
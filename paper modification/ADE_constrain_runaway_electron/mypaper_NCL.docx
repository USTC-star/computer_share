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26584" w14:textId="2F80788E" w:rsidR="00AE1959" w:rsidRDefault="00AE1959" w:rsidP="002A06FE">
      <w:pPr>
        <w:tabs>
          <w:tab w:val="center" w:pos="4800"/>
          <w:tab w:val="right" w:pos="9500"/>
        </w:tabs>
        <w:ind w:firstLine="720"/>
        <w:rPr>
          <w:rFonts w:ascii="Times New Roman" w:hAnsi="Times New Roman" w:cs="Times New Roman"/>
          <w:noProof/>
        </w:rPr>
      </w:pPr>
      <w:r>
        <w:rPr>
          <w:noProof/>
        </w:rPr>
        <w:t xml:space="preserve">     </w:t>
      </w:r>
    </w:p>
    <w:p w14:paraId="477D26BC" w14:textId="02D4E010" w:rsidR="00AE1959" w:rsidRDefault="00AE1959">
      <w:pPr>
        <w:pStyle w:val="Heading5"/>
        <w:tabs>
          <w:tab w:val="center" w:pos="4800"/>
          <w:tab w:val="right" w:pos="9500"/>
        </w:tabs>
        <w:ind w:firstLine="0"/>
        <w:jc w:val="center"/>
      </w:pPr>
      <w:r>
        <w:t>Constraining Electron</w:t>
      </w:r>
      <w:del w:id="0" w:author="Neville C Luhmann" w:date="2024-12-24T09:31:00Z" w16du:dateUtc="2024-12-24T17:31:00Z">
        <w:r w:rsidDel="00FE5BD5">
          <w:delText>’s</w:delText>
        </w:r>
      </w:del>
      <w:r>
        <w:t xml:space="preserve"> Parallel Energy in Electrostatic Field</w:t>
      </w:r>
      <w:ins w:id="1" w:author="Neville C Luhmann" w:date="2024-12-24T09:31:00Z" w16du:dateUtc="2024-12-24T17:31:00Z">
        <w:r w:rsidR="00FE5BD5">
          <w:t>s</w:t>
        </w:r>
      </w:ins>
      <w:r>
        <w:t xml:space="preserve"> through </w:t>
      </w:r>
      <w:ins w:id="2" w:author="Neville C Luhmann" w:date="2024-12-24T09:31:00Z" w16du:dateUtc="2024-12-24T17:31:00Z">
        <w:r w:rsidR="002353D2">
          <w:t xml:space="preserve">the </w:t>
        </w:r>
      </w:ins>
      <w:r>
        <w:t>Anomalous Doppler Effect Induced by External Electromagnetic Waves</w:t>
      </w:r>
    </w:p>
    <w:p w14:paraId="2743D377" w14:textId="77777777" w:rsidR="00AE1959" w:rsidRDefault="00AE1959">
      <w:pPr>
        <w:tabs>
          <w:tab w:val="center" w:pos="4800"/>
          <w:tab w:val="right" w:pos="9500"/>
        </w:tabs>
        <w:jc w:val="center"/>
        <w:rPr>
          <w:rFonts w:ascii="Times New Roman" w:hAnsi="Times New Roman" w:cs="Times New Roman"/>
          <w:noProof/>
        </w:rPr>
      </w:pPr>
      <w:r>
        <w:rPr>
          <w:noProof/>
        </w:rPr>
        <w:t>A. Author , B. Author*, C. Author</w:t>
      </w:r>
    </w:p>
    <w:p w14:paraId="7014358C" w14:textId="77777777" w:rsidR="00AE1959" w:rsidRDefault="00AE1959">
      <w:pPr>
        <w:tabs>
          <w:tab w:val="center" w:pos="4800"/>
          <w:tab w:val="right" w:pos="9500"/>
        </w:tabs>
        <w:jc w:val="center"/>
        <w:rPr>
          <w:rFonts w:ascii="Times New Roman" w:hAnsi="Times New Roman" w:cs="Times New Roman"/>
          <w:noProof/>
        </w:rPr>
      </w:pPr>
      <w:r>
        <w:rPr>
          <w:noProof/>
        </w:rPr>
        <w:t>Mon Dec 23 21:23:46 2024</w:t>
      </w:r>
    </w:p>
    <w:p w14:paraId="52573A56" w14:textId="77777777" w:rsidR="00AE1959" w:rsidRDefault="00AE1959">
      <w:pPr>
        <w:tabs>
          <w:tab w:val="center" w:pos="4800"/>
          <w:tab w:val="right" w:pos="9500"/>
        </w:tabs>
        <w:jc w:val="center"/>
        <w:rPr>
          <w:rFonts w:ascii="Times New Roman" w:hAnsi="Times New Roman" w:cs="Times New Roman"/>
          <w:noProof/>
        </w:rPr>
      </w:pPr>
    </w:p>
    <w:p w14:paraId="7765E675" w14:textId="7B54A4B2" w:rsidR="00AE1959" w:rsidRPr="002A06FE" w:rsidRDefault="002A06FE" w:rsidP="002A06FE">
      <w:pPr>
        <w:tabs>
          <w:tab w:val="center" w:pos="4800"/>
          <w:tab w:val="right" w:pos="9500"/>
        </w:tabs>
        <w:jc w:val="both"/>
        <w:rPr>
          <w:b/>
          <w:bCs/>
          <w:noProof/>
          <w:sz w:val="32"/>
          <w:szCs w:val="32"/>
        </w:rPr>
      </w:pPr>
      <w:r w:rsidRPr="002A06FE">
        <w:rPr>
          <w:rFonts w:hint="eastAsia"/>
          <w:b/>
          <w:bCs/>
          <w:noProof/>
          <w:sz w:val="32"/>
          <w:szCs w:val="32"/>
        </w:rPr>
        <w:t>Abstract</w:t>
      </w:r>
    </w:p>
    <w:p w14:paraId="1503FB5E" w14:textId="251B8F0D" w:rsidR="002A06FE" w:rsidRDefault="002A06FE" w:rsidP="002A06FE">
      <w:pPr>
        <w:tabs>
          <w:tab w:val="center" w:pos="4800"/>
          <w:tab w:val="right" w:pos="9500"/>
        </w:tabs>
        <w:ind w:firstLine="720"/>
        <w:rPr>
          <w:rFonts w:ascii="Times New Roman" w:hAnsi="Times New Roman" w:cs="Times New Roman"/>
          <w:noProof/>
        </w:rPr>
      </w:pPr>
      <w:r>
        <w:rPr>
          <w:noProof/>
        </w:rPr>
        <w:t>In this study, the interaction between free electrons and Electro</w:t>
      </w:r>
      <w:ins w:id="3" w:author="Neville C Luhmann" w:date="2024-12-24T09:32:00Z" w16du:dateUtc="2024-12-24T17:32:00Z">
        <w:r w:rsidR="002353D2">
          <w:rPr>
            <w:noProof/>
          </w:rPr>
          <w:t>m</w:t>
        </w:r>
      </w:ins>
      <w:del w:id="4" w:author="Neville C Luhmann" w:date="2024-12-24T09:32:00Z" w16du:dateUtc="2024-12-24T17:32:00Z">
        <w:r w:rsidDel="002353D2">
          <w:rPr>
            <w:noProof/>
          </w:rPr>
          <w:delText>M</w:delText>
        </w:r>
      </w:del>
      <w:r>
        <w:rPr>
          <w:noProof/>
        </w:rPr>
        <w:t>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w:t>
      </w:r>
      <w:ins w:id="5" w:author="Neville C Luhmann" w:date="2024-12-24T09:33:00Z" w16du:dateUtc="2024-12-24T17:33:00Z">
        <w:r w:rsidR="00A16FD3">
          <w:rPr>
            <w:noProof/>
          </w:rPr>
          <w:t>s</w:t>
        </w:r>
      </w:ins>
      <w:r>
        <w:rPr>
          <w:noProof/>
        </w:rPr>
        <w:t>, we propose an innovative solution for runaway electron mitigation in Tokamaks by launching extraordinary wave</w:t>
      </w:r>
      <w:ins w:id="6" w:author="Neville C Luhmann" w:date="2024-12-24T09:33:00Z" w16du:dateUtc="2024-12-24T17:33:00Z">
        <w:r w:rsidR="00233133">
          <w:rPr>
            <w:noProof/>
          </w:rPr>
          <w:t>s</w:t>
        </w:r>
      </w:ins>
      <w:r>
        <w:rPr>
          <w:noProof/>
        </w:rPr>
        <w:t xml:space="preserve"> from the high-field side with an energy flux of several watts per square meter. </w:t>
      </w:r>
    </w:p>
    <w:p w14:paraId="07F67570" w14:textId="77777777" w:rsidR="002A06FE" w:rsidRPr="002A06FE" w:rsidRDefault="002A06FE">
      <w:pPr>
        <w:tabs>
          <w:tab w:val="center" w:pos="4800"/>
          <w:tab w:val="right" w:pos="9500"/>
        </w:tabs>
        <w:ind w:firstLine="720"/>
        <w:jc w:val="both"/>
        <w:rPr>
          <w:rFonts w:ascii="Times New Roman" w:hAnsi="Times New Roman" w:cs="Times New Roman"/>
          <w:noProof/>
        </w:rPr>
      </w:pPr>
    </w:p>
    <w:p w14:paraId="1B4701F4" w14:textId="77777777" w:rsidR="00AE1959" w:rsidRDefault="00AE1959">
      <w:pPr>
        <w:tabs>
          <w:tab w:val="center" w:pos="4800"/>
          <w:tab w:val="right" w:pos="9500"/>
        </w:tabs>
        <w:ind w:firstLine="720"/>
        <w:jc w:val="both"/>
        <w:rPr>
          <w:rFonts w:ascii="Times New Roman" w:hAnsi="Times New Roman" w:cs="Times New Roman"/>
          <w:noProof/>
        </w:rPr>
      </w:pPr>
    </w:p>
    <w:p w14:paraId="0E22B367" w14:textId="77777777" w:rsidR="00AE1959" w:rsidRDefault="00AE1959" w:rsidP="002A06FE">
      <w:pPr>
        <w:pStyle w:val="Heading2"/>
        <w:tabs>
          <w:tab w:val="center" w:pos="4800"/>
          <w:tab w:val="right" w:pos="9500"/>
        </w:tabs>
        <w:ind w:firstLine="0"/>
        <w:jc w:val="both"/>
      </w:pPr>
      <w:r>
        <w:t xml:space="preserve">1  </w:t>
      </w:r>
      <w:bookmarkStart w:id="7" w:name="GrindEQpgref676a45621"/>
      <w:bookmarkEnd w:id="7"/>
      <w:r>
        <w:t>Introduction</w:t>
      </w:r>
    </w:p>
    <w:p w14:paraId="64492E03" w14:textId="77777777" w:rsidR="00AE1959" w:rsidRDefault="00AE1959">
      <w:pPr>
        <w:tabs>
          <w:tab w:val="center" w:pos="4800"/>
          <w:tab w:val="right" w:pos="9500"/>
        </w:tabs>
        <w:ind w:firstLine="720"/>
        <w:jc w:val="both"/>
        <w:rPr>
          <w:rFonts w:ascii="Times New Roman" w:hAnsi="Times New Roman" w:cs="Times New Roman"/>
          <w:noProof/>
        </w:rPr>
      </w:pPr>
    </w:p>
    <w:p w14:paraId="667720C0" w14:textId="2CD68981"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During the current ramp-up phase in </w:t>
      </w:r>
      <w:ins w:id="8" w:author="Neville C Luhmann" w:date="2024-12-24T09:34:00Z" w16du:dateUtc="2024-12-24T17:34:00Z">
        <w:r w:rsidR="00233133">
          <w:rPr>
            <w:noProof/>
          </w:rPr>
          <w:t xml:space="preserve">a </w:t>
        </w:r>
      </w:ins>
      <w:r>
        <w:rPr>
          <w:noProof/>
        </w:rPr>
        <w:t>tokamak, disruptions or magnetohydrodynamic (MHD) instabilities can induce quasi-static toroidal electric field, which accelerates electrons to energies on the order of several tens of MeV.</w:t>
      </w:r>
      <w:ins w:id="9" w:author="Neville C Luhmann" w:date="2024-12-24T09:34:00Z" w16du:dateUtc="2024-12-24T17:34:00Z">
        <w:r w:rsidR="004C2123">
          <w:rPr>
            <w:noProof/>
          </w:rPr>
          <w:t xml:space="preserve"> </w:t>
        </w:r>
      </w:ins>
      <w:r>
        <w:rPr>
          <w:noProof/>
        </w:rPr>
        <w:t>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w:t>
      </w:r>
      <w:ins w:id="10" w:author="Neville C Luhmann" w:date="2024-12-24T09:34:00Z" w16du:dateUtc="2024-12-24T17:34:00Z">
        <w:r w:rsidR="00ED41A1">
          <w:rPr>
            <w:noProof/>
          </w:rPr>
          <w:t>s</w:t>
        </w:r>
      </w:ins>
      <w:r>
        <w:rPr>
          <w:noProof/>
        </w:rPr>
        <w:t xml:space="preserve"> into rotational energy within </w:t>
      </w:r>
      <w:ins w:id="11" w:author="Neville C Luhmann" w:date="2024-12-24T09:34:00Z" w16du:dateUtc="2024-12-24T17:34:00Z">
        <w:r w:rsidR="00ED41A1">
          <w:rPr>
            <w:noProof/>
          </w:rPr>
          <w:t xml:space="preserve">the </w:t>
        </w:r>
      </w:ins>
      <w:r>
        <w:rPr>
          <w:noProof/>
        </w:rPr>
        <w:t xml:space="preserve">magnetic field. This conversion not only suppresses the energy of runaway electrons, mitigating their 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w:t>
      </w:r>
      <w:r>
        <w:rPr>
          <w:noProof/>
        </w:rPr>
        <w:lastRenderedPageBreak/>
        <w:t>gas injection [35] and enhancing magnetic perturbations[37], usually have side effects and alter the discharge environment. In contrast, the latter method can be a</w:t>
      </w:r>
      <w:del w:id="12" w:author="Neville C Luhmann" w:date="2024-12-24T09:35:00Z" w16du:dateUtc="2024-12-24T17:35:00Z">
        <w:r w:rsidDel="00AA1FE9">
          <w:rPr>
            <w:noProof/>
          </w:rPr>
          <w:delText>n</w:delText>
        </w:r>
      </w:del>
      <w:r>
        <w:rPr>
          <w:noProof/>
        </w:rPr>
        <w:t xml:space="preserve"> clean process, making it particularly attractive for investigation. </w:t>
      </w:r>
    </w:p>
    <w:p w14:paraId="033042AA" w14:textId="49DF13AC"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When electrons move in static magnetic field</w:t>
      </w:r>
      <w:ins w:id="13" w:author="Neville C Luhmann" w:date="2024-12-24T09:35:00Z" w16du:dateUtc="2024-12-24T17:35:00Z">
        <w:r w:rsidR="00AA1FE9">
          <w:rPr>
            <w:noProof/>
          </w:rPr>
          <w:t>s</w:t>
        </w:r>
      </w:ins>
      <w:r>
        <w:rPr>
          <w:noProof/>
        </w:rPr>
        <w:t xml:space="preserve"> and interact with external electromagnetic wave</w:t>
      </w:r>
      <w:ins w:id="14" w:author="Neville C Luhmann" w:date="2024-12-24T09:35:00Z" w16du:dateUtc="2024-12-24T17:35:00Z">
        <w:r w:rsidR="00AA1FE9">
          <w:rPr>
            <w:noProof/>
          </w:rPr>
          <w:t>s</w:t>
        </w:r>
      </w:ins>
      <w:r>
        <w:rPr>
          <w:noProof/>
        </w:rPr>
        <w:t xml:space="preser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ins w:id="15" w:author="Neville C Luhmann" w:date="2024-12-24T09:36:00Z" w16du:dateUtc="2024-12-24T17:36:00Z">
            <w:rPr>
              <w:rFonts w:ascii="Cambria Math" w:hAnsi="Cambria Math"/>
              <w:noProof/>
            </w:rPr>
            <m:t xml:space="preserve"> </m:t>
          </w:ins>
        </m:r>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w:t>
      </w:r>
      <w:ins w:id="16" w:author="Neville C Luhmann" w:date="2024-12-24T09:36:00Z" w16du:dateUtc="2024-12-24T17:36:00Z">
        <w:r w:rsidR="00205461">
          <w:rPr>
            <w:noProof/>
          </w:rPr>
          <w:t>s</w:t>
        </w:r>
      </w:ins>
      <w:r>
        <w:rPr>
          <w:noProof/>
        </w:rPr>
        <w:t xml:space="preserve">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w:t>
      </w:r>
      <w:del w:id="17" w:author="Neville C Luhmann" w:date="2024-12-24T09:37:00Z" w16du:dateUtc="2024-12-24T17:37:00Z">
        <w:r w:rsidDel="008C3808">
          <w:rPr>
            <w:noProof/>
          </w:rPr>
          <w:delText>s</w:delText>
        </w:r>
      </w:del>
      <w:r>
        <w:rPr>
          <w:noProof/>
        </w:rPr>
        <w:t xml:space="preserve">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14:paraId="6D7A3039" w14:textId="7B0C35EE"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w:t>
      </w:r>
      <w:ins w:id="18" w:author="Neville C Luhmann" w:date="2024-12-24T09:37:00Z" w16du:dateUtc="2024-12-24T17:37:00Z">
        <w:r w:rsidR="00764BB4">
          <w:rPr>
            <w:noProof/>
          </w:rPr>
          <w:t>s</w:t>
        </w:r>
      </w:ins>
      <w:r>
        <w:rPr>
          <w:noProof/>
        </w:rPr>
        <w:t xml:space="preserve">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14:paraId="0398EAF5" w14:textId="2961F262" w:rsidR="00AE1959" w:rsidRDefault="00AE1959" w:rsidP="00E45238">
      <w:pPr>
        <w:tabs>
          <w:tab w:val="center" w:pos="4800"/>
          <w:tab w:val="right" w:pos="9500"/>
        </w:tabs>
        <w:ind w:firstLineChars="200" w:firstLine="480"/>
        <w:jc w:val="both"/>
        <w:rPr>
          <w:noProof/>
        </w:rPr>
      </w:pPr>
      <w:r>
        <w:rPr>
          <w:noProof/>
        </w:rPr>
        <w:t>This paper directly simulates the full orbit electron motion in uniform magnetic field</w:t>
      </w:r>
      <w:ins w:id="19" w:author="Neville C Luhmann" w:date="2024-12-24T09:38:00Z" w16du:dateUtc="2024-12-24T17:38:00Z">
        <w:r w:rsidR="00CD4EE1">
          <w:rPr>
            <w:noProof/>
          </w:rPr>
          <w:t>s</w:t>
        </w:r>
      </w:ins>
      <w:r>
        <w:rPr>
          <w:noProof/>
        </w:rPr>
        <w:t xml:space="preserve"> with accelerating electrostatic field</w:t>
      </w:r>
      <w:ins w:id="20" w:author="Neville C Luhmann" w:date="2024-12-24T09:39:00Z" w16du:dateUtc="2024-12-24T17:39:00Z">
        <w:r w:rsidR="00495BAB">
          <w:rPr>
            <w:noProof/>
          </w:rPr>
          <w:t>s</w:t>
        </w:r>
      </w:ins>
      <w:r>
        <w:rPr>
          <w:noProof/>
        </w:rPr>
        <w:t xml:space="preserve"> and electromagnetic field</w:t>
      </w:r>
      <w:ins w:id="21" w:author="Neville C Luhmann" w:date="2024-12-24T09:39:00Z" w16du:dateUtc="2024-12-24T17:39:00Z">
        <w:r w:rsidR="00495BAB">
          <w:rPr>
            <w:noProof/>
          </w:rPr>
          <w:t>s</w:t>
        </w:r>
      </w:ins>
      <w:r>
        <w:rPr>
          <w:noProof/>
        </w:rPr>
        <w:t xml:space="preserve">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w:t>
      </w:r>
      <w:ins w:id="22" w:author="Neville C Luhmann" w:date="2024-12-24T09:39:00Z" w16du:dateUtc="2024-12-24T17:39:00Z">
        <w:r w:rsidR="00106D9D">
          <w:rPr>
            <w:noProof/>
          </w:rPr>
          <w:t xml:space="preserve">a </w:t>
        </w:r>
      </w:ins>
      <w:r>
        <w:rPr>
          <w:noProof/>
        </w:rPr>
        <w:t xml:space="preserve">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w:t>
      </w:r>
      <w:ins w:id="23" w:author="Neville C Luhmann" w:date="2024-12-24T09:39:00Z" w16du:dateUtc="2024-12-24T17:39:00Z">
        <w:r w:rsidR="00106D9D">
          <w:rPr>
            <w:noProof/>
          </w:rPr>
          <w:t xml:space="preserve">an </w:t>
        </w:r>
      </w:ins>
      <w:r>
        <w:rPr>
          <w:noProof/>
        </w:rPr>
        <w:t xml:space="preserve">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w:t>
      </w:r>
      <w:del w:id="24" w:author="Neville C Luhmann" w:date="2024-12-24T09:39:00Z" w16du:dateUtc="2024-12-24T17:39:00Z">
        <w:r w:rsidDel="00106D9D">
          <w:rPr>
            <w:noProof/>
          </w:rPr>
          <w:delText xml:space="preserve">smaller </w:delText>
        </w:r>
      </w:del>
      <w:ins w:id="25" w:author="Neville C Luhmann" w:date="2024-12-24T09:39:00Z" w16du:dateUtc="2024-12-24T17:39:00Z">
        <w:r w:rsidR="00106D9D">
          <w:rPr>
            <w:noProof/>
          </w:rPr>
          <w:t>less</w:t>
        </w:r>
        <w:r w:rsidR="00106D9D">
          <w:rPr>
            <w:noProof/>
          </w:rPr>
          <w:t xml:space="preserve"> </w:t>
        </w:r>
      </w:ins>
      <w:r>
        <w:rPr>
          <w:noProof/>
        </w:rPr>
        <w:t xml:space="preserve">than that of light in vacuum is set up as </w:t>
      </w:r>
      <w:ins w:id="26" w:author="Neville C Luhmann" w:date="2024-12-24T09:40:00Z" w16du:dateUtc="2024-12-24T17:40:00Z">
        <w:r w:rsidR="00A3594C">
          <w:rPr>
            <w:noProof/>
          </w:rPr>
          <w:t xml:space="preserve">an </w:t>
        </w:r>
      </w:ins>
      <w:r>
        <w:rPr>
          <w:noProof/>
        </w:rPr>
        <w:t xml:space="preserve">induced wave. This induced wave allows us to directly observe the effects when the electron’s velocity reaches the resonant condition for the ADE. We explore the resonance with three types of polarization waves </w:t>
      </w:r>
      <w:r>
        <w:rPr>
          <w:noProof/>
        </w:rPr>
        <w:lastRenderedPageBreak/>
        <w:t>including linear polarization, left-hand circular polarization</w:t>
      </w:r>
      <w:ins w:id="27" w:author="Neville C Luhmann" w:date="2024-12-24T09:41:00Z" w16du:dateUtc="2024-12-24T17:41:00Z">
        <w:r w:rsidR="00EF5E28">
          <w:rPr>
            <w:noProof/>
          </w:rPr>
          <w:t>,</w:t>
        </w:r>
      </w:ins>
      <w:r>
        <w:rPr>
          <w:noProof/>
        </w:rPr>
        <w:t xml:space="preserve"> and right-hand circular polarization in the simulation. We find only the wave with left-hand circular polarization can have ADE for runaway electron</w:t>
      </w:r>
      <w:ins w:id="28" w:author="Neville C Luhmann" w:date="2024-12-24T09:41:00Z" w16du:dateUtc="2024-12-24T17:41:00Z">
        <w:r w:rsidR="00EE08DB">
          <w:rPr>
            <w:noProof/>
          </w:rPr>
          <w:t>s</w:t>
        </w:r>
      </w:ins>
      <w:r>
        <w:rPr>
          <w:noProof/>
        </w:rPr>
        <w:t>. The critical energy of wave</w:t>
      </w:r>
      <w:ins w:id="29" w:author="Neville C Luhmann" w:date="2024-12-24T09:41:00Z" w16du:dateUtc="2024-12-24T17:41:00Z">
        <w:r w:rsidR="00EE08DB">
          <w:rPr>
            <w:noProof/>
          </w:rPr>
          <w:t>s</w:t>
        </w:r>
      </w:ins>
      <w:r>
        <w:rPr>
          <w:noProof/>
        </w:rPr>
        <w:t xml:space="preserve"> when the electron parallel velocity can be constrained and consistently transport the parallel energy from electrostatic field to transverse rotation energy is also found in the simulation. </w:t>
      </w:r>
      <w:del w:id="30" w:author="Neville C Luhmann" w:date="2024-12-24T09:42:00Z" w16du:dateUtc="2024-12-24T17:42:00Z">
        <w:r w:rsidDel="00744749">
          <w:rPr>
            <w:noProof/>
          </w:rPr>
          <w:delText>Plus</w:delText>
        </w:r>
      </w:del>
      <w:ins w:id="31" w:author="Neville C Luhmann" w:date="2024-12-24T09:42:00Z" w16du:dateUtc="2024-12-24T17:42:00Z">
        <w:r w:rsidR="00744749">
          <w:rPr>
            <w:noProof/>
          </w:rPr>
          <w:t>Furthermore</w:t>
        </w:r>
      </w:ins>
      <w:r>
        <w:rPr>
          <w:noProof/>
        </w:rPr>
        <w:t xml:space="preserve">, the self-consistency between the quantum theory and direct simulation about ADE is examined. Finally, after </w:t>
      </w:r>
      <w:del w:id="32" w:author="Neville C Luhmann" w:date="2024-12-24T09:42:00Z" w16du:dateUtc="2024-12-24T17:42:00Z">
        <w:r w:rsidDel="00A757B8">
          <w:rPr>
            <w:noProof/>
          </w:rPr>
          <w:delText xml:space="preserve">analysing </w:delText>
        </w:r>
      </w:del>
      <w:ins w:id="33" w:author="Neville C Luhmann" w:date="2024-12-24T09:42:00Z" w16du:dateUtc="2024-12-24T17:42:00Z">
        <w:r w:rsidR="00A757B8">
          <w:rPr>
            <w:noProof/>
          </w:rPr>
          <w:t>analy</w:t>
        </w:r>
        <w:r w:rsidR="00A757B8">
          <w:rPr>
            <w:noProof/>
          </w:rPr>
          <w:t>z</w:t>
        </w:r>
        <w:r w:rsidR="00A757B8">
          <w:rPr>
            <w:noProof/>
          </w:rPr>
          <w:t xml:space="preserve">ing </w:t>
        </w:r>
      </w:ins>
      <w:r>
        <w:rPr>
          <w:noProof/>
        </w:rPr>
        <w:t xml:space="preserve">dispersion, polarization, and resonant </w:t>
      </w:r>
      <w:r w:rsidRPr="00A757B8">
        <w:rPr>
          <w:noProof/>
          <w:highlight w:val="yellow"/>
          <w:rPrChange w:id="34" w:author="Neville C Luhmann" w:date="2024-12-24T09:42:00Z" w16du:dateUtc="2024-12-24T17:42:00Z">
            <w:rPr>
              <w:noProof/>
            </w:rPr>
          </w:rPrChange>
        </w:rPr>
        <w:t>moment</w:t>
      </w:r>
      <w:r>
        <w:rPr>
          <w:noProof/>
        </w:rPr>
        <w:t xml:space="preserve">, we have determined that the extraordinary wave is the most suitable for triggering ADE in plasma. Based on these findings, we propose a promising method for controlling runaway electrons. </w:t>
      </w:r>
    </w:p>
    <w:p w14:paraId="7F85CC35" w14:textId="77777777" w:rsidR="00F175FD" w:rsidRDefault="00F175FD" w:rsidP="00E45238">
      <w:pPr>
        <w:tabs>
          <w:tab w:val="center" w:pos="4800"/>
          <w:tab w:val="right" w:pos="9500"/>
        </w:tabs>
        <w:ind w:firstLineChars="200" w:firstLine="480"/>
        <w:jc w:val="both"/>
        <w:rPr>
          <w:rFonts w:ascii="Times New Roman" w:hAnsi="Times New Roman" w:cs="Times New Roman"/>
          <w:noProof/>
        </w:rPr>
      </w:pPr>
    </w:p>
    <w:p w14:paraId="1DE5D046" w14:textId="484E5198" w:rsidR="00AE1959" w:rsidRPr="00F175FD" w:rsidRDefault="00AE1959" w:rsidP="00F175FD">
      <w:pPr>
        <w:pStyle w:val="Heading2"/>
        <w:tabs>
          <w:tab w:val="center" w:pos="4800"/>
          <w:tab w:val="right" w:pos="9500"/>
        </w:tabs>
        <w:ind w:firstLine="0"/>
      </w:pPr>
      <w:r>
        <w:t xml:space="preserve">2  </w:t>
      </w:r>
      <w:bookmarkStart w:id="35" w:name="GrindEQpgref676a45622"/>
      <w:bookmarkEnd w:id="35"/>
      <w:ins w:id="36" w:author="Neville C Luhmann" w:date="2024-12-24T09:43:00Z" w16du:dateUtc="2024-12-24T17:43:00Z">
        <w:r w:rsidR="006D2020">
          <w:t>Q</w:t>
        </w:r>
      </w:ins>
      <w:del w:id="37" w:author="Neville C Luhmann" w:date="2024-12-24T09:43:00Z" w16du:dateUtc="2024-12-24T17:43:00Z">
        <w:r w:rsidDel="006D2020">
          <w:delText>q</w:delText>
        </w:r>
      </w:del>
      <w:r>
        <w:t xml:space="preserve">uantum theory of ADE </w:t>
      </w:r>
    </w:p>
    <w:p w14:paraId="1473D54A" w14:textId="078BB01B"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 This extraordinary phenomenon has already been discussed fr</w:t>
      </w:r>
      <w:r w:rsidR="001A2DF1">
        <w:rPr>
          <w:rFonts w:hint="eastAsia"/>
          <w:noProof/>
        </w:rPr>
        <w:t>o</w:t>
      </w:r>
      <w:r>
        <w:rPr>
          <w:noProof/>
        </w:rPr>
        <w:t>m energy conservation in the works of V.L.Ginzburg[14], I. Tamm[32] ,</w:t>
      </w:r>
      <w:ins w:id="38" w:author="Neville C Luhmann" w:date="2024-12-24T09:43:00Z" w16du:dateUtc="2024-12-24T17:43:00Z">
        <w:r w:rsidR="006D2020">
          <w:rPr>
            <w:noProof/>
          </w:rPr>
          <w:t xml:space="preserve"> </w:t>
        </w:r>
      </w:ins>
      <w:r>
        <w:rPr>
          <w:noProof/>
        </w:rPr>
        <w:t>Nezlin[24]</w:t>
      </w:r>
      <w:ins w:id="39" w:author="Neville C Luhmann" w:date="2024-12-24T09:43:00Z" w16du:dateUtc="2024-12-24T17:43:00Z">
        <w:r w:rsidR="00FC4765">
          <w:rPr>
            <w:noProof/>
          </w:rPr>
          <w:t>,</w:t>
        </w:r>
      </w:ins>
      <w:r>
        <w:rPr>
          <w:noProof/>
        </w:rPr>
        <w:t>and I.M.Frank[11]. Here</w:t>
      </w:r>
      <w:ins w:id="40" w:author="Neville C Luhmann" w:date="2024-12-24T09:43:00Z" w16du:dateUtc="2024-12-24T17:43:00Z">
        <w:r w:rsidR="00FC4765">
          <w:rPr>
            <w:noProof/>
          </w:rPr>
          <w:t>,</w:t>
        </w:r>
      </w:ins>
      <w:r>
        <w:rPr>
          <w:noProof/>
        </w:rPr>
        <w:t xml:space="preserve"> we give an analysis based on the conservation of angular momentum. </w:t>
      </w:r>
    </w:p>
    <w:p w14:paraId="3ACA32C7" w14:textId="65FC10EA"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As shown in Fig. </w:t>
      </w:r>
      <w:r w:rsidR="00F175FD">
        <w:rPr>
          <w:rFonts w:hint="eastAsia"/>
          <w:noProof/>
        </w:rPr>
        <w:t>1</w:t>
      </w:r>
      <w:r>
        <w:rPr>
          <w:noProof/>
        </w:rPr>
        <w:t>,</w:t>
      </w:r>
      <w:ins w:id="41" w:author="Neville C Luhmann" w:date="2024-12-24T09:44:00Z" w16du:dateUtc="2024-12-24T17:44:00Z">
        <w:r w:rsidR="00D33ACE">
          <w:rPr>
            <w:noProof/>
          </w:rPr>
          <w:t xml:space="preserve"> </w:t>
        </w:r>
      </w:ins>
      <w:del w:id="42" w:author="Neville C Luhmann" w:date="2024-12-24T09:43:00Z" w16du:dateUtc="2024-12-24T17:43:00Z">
        <w:r w:rsidDel="00D33ACE">
          <w:rPr>
            <w:noProof/>
          </w:rPr>
          <w:delText xml:space="preserve">When </w:delText>
        </w:r>
      </w:del>
      <w:ins w:id="43" w:author="Neville C Luhmann" w:date="2024-12-24T09:43:00Z" w16du:dateUtc="2024-12-24T17:43:00Z">
        <w:r w:rsidR="00D33ACE">
          <w:rPr>
            <w:noProof/>
          </w:rPr>
          <w:t>w</w:t>
        </w:r>
        <w:r w:rsidR="00D33ACE">
          <w:rPr>
            <w:noProof/>
          </w:rPr>
          <w:t xml:space="preserve">hen </w:t>
        </w:r>
      </w:ins>
      <w:r>
        <w:rPr>
          <w:noProof/>
        </w:rPr>
        <w:t xml:space="preserve">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w:t>
      </w:r>
      <w:ins w:id="44" w:author="Neville C Luhmann" w:date="2024-12-24T09:44:00Z" w16du:dateUtc="2024-12-24T17:44:00Z">
        <w:r w:rsidR="008711F1">
          <w:rPr>
            <w:noProof/>
          </w:rPr>
          <w:t xml:space="preserve">the </w:t>
        </w:r>
      </w:ins>
      <w:r>
        <w:rPr>
          <w:noProof/>
        </w:rPr>
        <w:t>charge</w:t>
      </w:r>
      <w:ins w:id="45" w:author="Neville C Luhmann" w:date="2024-12-24T09:44:00Z" w16du:dateUtc="2024-12-24T17:44:00Z">
        <w:r w:rsidR="008711F1">
          <w:rPr>
            <w:noProof/>
          </w:rPr>
          <w:t>d</w:t>
        </w:r>
      </w:ins>
      <w:r>
        <w:rPr>
          <w:noProof/>
        </w:rPr>
        <w:t xml:space="preserve"> particles. Now</w:t>
      </w:r>
      <w:ins w:id="46" w:author="Neville C Luhmann" w:date="2024-12-24T09:44:00Z" w16du:dateUtc="2024-12-24T17:44:00Z">
        <w:r w:rsidR="008711F1">
          <w:rPr>
            <w:noProof/>
          </w:rPr>
          <w:t>,</w:t>
        </w:r>
      </w:ins>
      <w:r>
        <w:rPr>
          <w:noProof/>
        </w:rPr>
        <w:t xml:space="preserve"> let</w:t>
      </w:r>
      <w:ins w:id="47" w:author="Neville C Luhmann" w:date="2024-12-24T09:44:00Z" w16du:dateUtc="2024-12-24T17:44:00Z">
        <w:r w:rsidR="008711F1">
          <w:rPr>
            <w:noProof/>
          </w:rPr>
          <w:t xml:space="preserve"> us</w:t>
        </w:r>
      </w:ins>
      <w:del w:id="48" w:author="Neville C Luhmann" w:date="2024-12-24T09:44:00Z" w16du:dateUtc="2024-12-24T17:44:00Z">
        <w:r w:rsidDel="008711F1">
          <w:rPr>
            <w:noProof/>
          </w:rPr>
          <w:delText>’s</w:delText>
        </w:r>
      </w:del>
      <w:r>
        <w:rPr>
          <w:noProof/>
        </w:rPr>
        <w:t xml:space="preserve"> substitute the charge</w:t>
      </w:r>
      <w:ins w:id="49" w:author="Neville C Luhmann" w:date="2024-12-24T09:45:00Z" w16du:dateUtc="2024-12-24T17:45:00Z">
        <w:r w:rsidR="00AD5CDB">
          <w:rPr>
            <w:noProof/>
          </w:rPr>
          <w:t>d</w:t>
        </w:r>
      </w:ins>
      <w:r>
        <w:rPr>
          <w:noProof/>
        </w:rPr>
        <w:t xml:space="preserve"> particle with a system that has internal energy (for example a</w:t>
      </w:r>
      <w:ins w:id="50" w:author="Neville C Luhmann" w:date="2024-12-24T09:45:00Z" w16du:dateUtc="2024-12-24T17:45:00Z">
        <w:r w:rsidR="00AD5CDB">
          <w:rPr>
            <w:noProof/>
          </w:rPr>
          <w:t>n</w:t>
        </w:r>
      </w:ins>
      <w:r>
        <w:rPr>
          <w:noProof/>
        </w:rPr>
        <w:t xml:space="preserve"> oscillator or a cyclotron electron in </w:t>
      </w:r>
      <w:ins w:id="51" w:author="Neville C Luhmann" w:date="2024-12-24T09:45:00Z" w16du:dateUtc="2024-12-24T17:45:00Z">
        <w:r w:rsidR="00AD5CDB">
          <w:rPr>
            <w:noProof/>
          </w:rPr>
          <w:t xml:space="preserve">a </w:t>
        </w:r>
      </w:ins>
      <w:r>
        <w:rPr>
          <w:noProof/>
        </w:rPr>
        <w:t xml:space="preserve">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w:t>
      </w:r>
      <w:ins w:id="52" w:author="Neville C Luhmann" w:date="2024-12-24T09:45:00Z" w16du:dateUtc="2024-12-24T17:45:00Z">
        <w:r w:rsidR="003F2664">
          <w:rPr>
            <w:noProof/>
          </w:rPr>
          <w:t xml:space="preserve">the </w:t>
        </w:r>
      </w:ins>
      <w:r>
        <w:rPr>
          <w:noProof/>
        </w:rPr>
        <w:t xml:space="preserve">direction of the photon performs </w:t>
      </w:r>
      <w:ins w:id="53" w:author="Neville C Luhmann" w:date="2024-12-24T09:45:00Z" w16du:dateUtc="2024-12-24T17:45:00Z">
        <w:r w:rsidR="003F2664">
          <w:rPr>
            <w:noProof/>
          </w:rPr>
          <w:t xml:space="preserve">does </w:t>
        </w:r>
      </w:ins>
      <w:r>
        <w:rPr>
          <w:noProof/>
        </w:rPr>
        <w:t xml:space="preserve">not depend on the interference of the secondary waves and can be in any direction, as shown in Fig. </w:t>
      </w:r>
      <w:r w:rsidR="005F1ADF">
        <w:rPr>
          <w:rFonts w:hint="eastAsia"/>
          <w:noProof/>
        </w:rPr>
        <w:t>2</w:t>
      </w:r>
      <w:r>
        <w:rPr>
          <w:noProof/>
        </w:rPr>
        <w:t>. According to energy conservation and moment</w:t>
      </w:r>
      <w:ins w:id="54" w:author="Neville C Luhmann" w:date="2024-12-24T09:46:00Z" w16du:dateUtc="2024-12-24T17:46:00Z">
        <w:r w:rsidR="00E33B66">
          <w:rPr>
            <w:noProof/>
          </w:rPr>
          <w:t>um</w:t>
        </w:r>
      </w:ins>
      <w:r>
        <w:rPr>
          <w:noProof/>
        </w:rPr>
        <w:t xml:space="preserve"> conservation, we have : </w:t>
      </w:r>
    </w:p>
    <w:p w14:paraId="7A0ACD4A"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0076F3DE" wp14:editId="278C48FA">
            <wp:extent cx="4148667" cy="25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1455" cy="2556609"/>
                    </a:xfrm>
                    <a:prstGeom prst="rect">
                      <a:avLst/>
                    </a:prstGeom>
                    <a:noFill/>
                    <a:ln>
                      <a:noFill/>
                    </a:ln>
                  </pic:spPr>
                </pic:pic>
              </a:graphicData>
            </a:graphic>
          </wp:inline>
        </w:drawing>
      </w:r>
    </w:p>
    <w:p w14:paraId="0B72774A" w14:textId="235CD593" w:rsidR="00AE1959" w:rsidRDefault="00AE1959">
      <w:pPr>
        <w:tabs>
          <w:tab w:val="center" w:pos="4800"/>
          <w:tab w:val="right" w:pos="9500"/>
        </w:tabs>
        <w:jc w:val="center"/>
        <w:rPr>
          <w:rFonts w:ascii="Times New Roman" w:hAnsi="Times New Roman" w:cs="Times New Roman"/>
          <w:noProof/>
        </w:rPr>
      </w:pPr>
      <w:r>
        <w:rPr>
          <w:noProof/>
        </w:rPr>
        <w:t xml:space="preserve">Figure  1:  Schematic diagram </w:t>
      </w:r>
      <w:ins w:id="55" w:author="Neville C Luhmann" w:date="2024-12-24T09:46:00Z" w16du:dateUtc="2024-12-24T17:46:00Z">
        <w:r w:rsidR="00E33B66">
          <w:rPr>
            <w:noProof/>
          </w:rPr>
          <w:t xml:space="preserve">of </w:t>
        </w:r>
      </w:ins>
      <w:r>
        <w:rPr>
          <w:noProof/>
        </w:rPr>
        <w:t>Cherenkov Radiation</w:t>
      </w:r>
      <w:del w:id="56" w:author="Neville C Luhmann" w:date="2024-12-24T09:46:00Z" w16du:dateUtc="2024-12-24T17:46:00Z">
        <w:r w:rsidDel="00E33B66">
          <w:rPr>
            <w:noProof/>
          </w:rPr>
          <w:delText>,</w:delText>
        </w:r>
      </w:del>
      <w:ins w:id="57" w:author="Neville C Luhmann" w:date="2024-12-24T09:46:00Z" w16du:dateUtc="2024-12-24T17:46:00Z">
        <w:r w:rsidR="00E33B66">
          <w:rPr>
            <w:noProof/>
          </w:rPr>
          <w:t>;</w:t>
        </w:r>
      </w:ins>
      <w:r>
        <w:rPr>
          <w:noProof/>
        </w:rPr>
        <w:t>the red point is the snapshot of the electron at different times</w:t>
      </w:r>
    </w:p>
    <w:p w14:paraId="4156F879"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t xml:space="preserve">  </w:t>
      </w:r>
    </w:p>
    <w:p w14:paraId="40870257"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49F8D972" wp14:editId="15D80F7E">
            <wp:extent cx="2895600" cy="2340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8004" cy="2342706"/>
                    </a:xfrm>
                    <a:prstGeom prst="rect">
                      <a:avLst/>
                    </a:prstGeom>
                    <a:noFill/>
                    <a:ln>
                      <a:noFill/>
                    </a:ln>
                  </pic:spPr>
                </pic:pic>
              </a:graphicData>
            </a:graphic>
          </wp:inline>
        </w:drawing>
      </w:r>
    </w:p>
    <w:p w14:paraId="167188EB" w14:textId="3CF5DC59" w:rsidR="00AE1959" w:rsidRDefault="00AE1959">
      <w:pPr>
        <w:tabs>
          <w:tab w:val="center" w:pos="4800"/>
          <w:tab w:val="right" w:pos="9500"/>
        </w:tabs>
        <w:jc w:val="center"/>
        <w:rPr>
          <w:rFonts w:ascii="Times New Roman" w:hAnsi="Times New Roman" w:cs="Times New Roman"/>
          <w:noProof/>
        </w:rPr>
      </w:pPr>
      <w:r>
        <w:rPr>
          <w:noProof/>
        </w:rPr>
        <w:t>Figure  2:  The region of ADE ,Normal Doppler Effect (NDE) and Cerenkov cone,where the blue region refer</w:t>
      </w:r>
      <w:ins w:id="58" w:author="Neville C Luhmann" w:date="2024-12-24T09:47:00Z" w16du:dateUtc="2024-12-24T17:47:00Z">
        <w:r w:rsidR="0086527F">
          <w:rPr>
            <w:noProof/>
          </w:rPr>
          <w:t>s</w:t>
        </w:r>
      </w:ins>
      <w:r>
        <w:rPr>
          <w:noProof/>
        </w:rPr>
        <w:t xml:space="preserve"> to ADE,</w:t>
      </w:r>
      <w:ins w:id="59" w:author="Neville C Luhmann" w:date="2024-12-24T09:47:00Z" w16du:dateUtc="2024-12-24T17:47:00Z">
        <w:r w:rsidR="0086527F">
          <w:rPr>
            <w:noProof/>
          </w:rPr>
          <w:t xml:space="preserve"> the </w:t>
        </w:r>
      </w:ins>
      <w:r>
        <w:rPr>
          <w:noProof/>
        </w:rPr>
        <w:t>gray region refer</w:t>
      </w:r>
      <w:ins w:id="60" w:author="Neville C Luhmann" w:date="2024-12-24T09:47:00Z" w16du:dateUtc="2024-12-24T17:47:00Z">
        <w:r w:rsidR="0086527F">
          <w:rPr>
            <w:noProof/>
          </w:rPr>
          <w:t>s</w:t>
        </w:r>
      </w:ins>
      <w:r>
        <w:rPr>
          <w:noProof/>
        </w:rPr>
        <w:t xml:space="preserve"> to NDE</w:t>
      </w:r>
      <w:ins w:id="61" w:author="Neville C Luhmann" w:date="2024-12-24T09:47:00Z" w16du:dateUtc="2024-12-24T17:47:00Z">
        <w:r w:rsidR="0086527F">
          <w:rPr>
            <w:noProof/>
          </w:rPr>
          <w:t>, and</w:t>
        </w:r>
      </w:ins>
      <w:r>
        <w:rPr>
          <w:noProof/>
        </w:rPr>
        <w:t xml:space="preserve"> while the dot line refer</w:t>
      </w:r>
      <w:ins w:id="62" w:author="Neville C Luhmann" w:date="2024-12-24T09:47:00Z" w16du:dateUtc="2024-12-24T17:47:00Z">
        <w:r w:rsidR="0042729C">
          <w:rPr>
            <w:noProof/>
          </w:rPr>
          <w:t>s</w:t>
        </w:r>
      </w:ins>
      <w:r>
        <w:rPr>
          <w:noProof/>
        </w:rPr>
        <w:t xml:space="preserve"> to the Cerenkov cone[27]</w:t>
      </w:r>
    </w:p>
    <w:p w14:paraId="1C9E538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0F6FF58" w14:textId="76EF9B4B"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ab/>
        <w:t>(1)</w:t>
      </w:r>
    </w:p>
    <w:p w14:paraId="1EAE8745" w14:textId="4EC74C0E"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sidR="00AE1959">
        <w:rPr>
          <w:noProof/>
        </w:rPr>
        <w:tab/>
        <w:t>(2)</w:t>
      </w:r>
    </w:p>
    <w:p w14:paraId="288833AB" w14:textId="28FAEAD3" w:rsidR="00AE1959" w:rsidRDefault="00AE1959">
      <w:pPr>
        <w:tabs>
          <w:tab w:val="center" w:pos="4800"/>
          <w:tab w:val="right" w:pos="9500"/>
        </w:tabs>
        <w:jc w:val="both"/>
        <w:rPr>
          <w:rFonts w:ascii="Times New Roman" w:hAnsi="Times New Roman" w:cs="Times New Roman"/>
          <w:noProof/>
        </w:rPr>
      </w:pPr>
      <w:del w:id="63" w:author="Neville C Luhmann" w:date="2024-12-24T09:47:00Z" w16du:dateUtc="2024-12-24T17:47:00Z">
        <w:r w:rsidDel="0042729C">
          <w:rPr>
            <w:noProof/>
          </w:rPr>
          <w:delText xml:space="preserve"> </w:delText>
        </w:r>
        <w:r w:rsidR="002A06FE" w:rsidDel="0042729C">
          <w:rPr>
            <w:rFonts w:hint="eastAsia"/>
            <w:noProof/>
          </w:rPr>
          <w:delText xml:space="preserve"> </w:delText>
        </w:r>
        <w:r w:rsidDel="0042729C">
          <w:rPr>
            <w:noProof/>
          </w:rPr>
          <w:delText>Where</w:delText>
        </w:r>
      </w:del>
      <w:ins w:id="64" w:author="Neville C Luhmann" w:date="2024-12-24T09:47:00Z" w16du:dateUtc="2024-12-24T17:47:00Z">
        <w:r w:rsidR="0042729C">
          <w:rPr>
            <w:noProof/>
          </w:rPr>
          <w:t>In the above,</w:t>
        </w:r>
      </w:ins>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w:t>
      </w:r>
      <w:ins w:id="65" w:author="Neville C Luhmann" w:date="2024-12-24T09:48:00Z" w16du:dateUtc="2024-12-24T17:48:00Z">
        <w:r w:rsidR="0042729C">
          <w:rPr>
            <w:noProof/>
          </w:rPr>
          <w:t xml:space="preserve">the </w:t>
        </w:r>
      </w:ins>
      <w:r>
        <w:rPr>
          <w:noProof/>
        </w:rPr>
        <w:t xml:space="preserve">system before emitting </w:t>
      </w:r>
      <w:ins w:id="66" w:author="Neville C Luhmann" w:date="2024-12-24T09:48:00Z" w16du:dateUtc="2024-12-24T17:48:00Z">
        <w:r w:rsidR="009B5B8A">
          <w:rPr>
            <w:noProof/>
          </w:rPr>
          <w:t xml:space="preserve">a </w:t>
        </w:r>
      </w:ins>
      <w:r>
        <w:rPr>
          <w:noProof/>
        </w:rPr>
        <w:t>photon,</w:t>
      </w:r>
      <w:ins w:id="67" w:author="Neville C Luhmann" w:date="2024-12-24T09:48:00Z" w16du:dateUtc="2024-12-24T17:48:00Z">
        <w:r w:rsidR="009B5B8A">
          <w:rPr>
            <w:noProof/>
          </w:rPr>
          <w:t xml:space="preserve"> and</w:t>
        </w:r>
      </w:ins>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w:t>
      </w:r>
      <w:ins w:id="68" w:author="Neville C Luhmann" w:date="2024-12-24T09:48:00Z" w16du:dateUtc="2024-12-24T17:48:00Z">
        <w:r w:rsidR="009B5B8A">
          <w:rPr>
            <w:noProof/>
          </w:rPr>
          <w:t xml:space="preserve">the </w:t>
        </w:r>
      </w:ins>
      <w:r>
        <w:rPr>
          <w:noProof/>
        </w:rPr>
        <w:t xml:space="preserve">energy of </w:t>
      </w:r>
      <w:ins w:id="69" w:author="Neville C Luhmann" w:date="2024-12-24T09:49:00Z" w16du:dateUtc="2024-12-24T17:49:00Z">
        <w:r w:rsidR="00242D88">
          <w:rPr>
            <w:noProof/>
          </w:rPr>
          <w:t xml:space="preserve">the </w:t>
        </w:r>
      </w:ins>
      <w:r>
        <w:rPr>
          <w:noProof/>
        </w:rPr>
        <w:t xml:space="preserve">system after emitting </w:t>
      </w:r>
      <w:ins w:id="70" w:author="Neville C Luhmann" w:date="2024-12-24T09:48:00Z" w16du:dateUtc="2024-12-24T17:48:00Z">
        <w:r w:rsidR="009B5B8A">
          <w:rPr>
            <w:noProof/>
          </w:rPr>
          <w:t xml:space="preserve">a </w:t>
        </w:r>
      </w:ins>
      <w:r>
        <w:rPr>
          <w:noProof/>
        </w:rPr>
        <w:t xml:space="preserve">photon. Considering </w:t>
      </w:r>
      <w:ins w:id="71" w:author="Neville C Luhmann" w:date="2024-12-24T09:49:00Z" w16du:dateUtc="2024-12-24T17:49:00Z">
        <w:r w:rsidR="00746DE2">
          <w:rPr>
            <w:noProof/>
          </w:rPr>
          <w:t xml:space="preserve">that </w:t>
        </w:r>
      </w:ins>
      <w:r>
        <w:rPr>
          <w:noProof/>
        </w:rPr>
        <w:t xml:space="preserve">the photons energy </w:t>
      </w:r>
      <w:ins w:id="72" w:author="Neville C Luhmann" w:date="2024-12-24T09:49:00Z" w16du:dateUtc="2024-12-24T17:49:00Z">
        <w:r w:rsidR="00746DE2">
          <w:rPr>
            <w:noProof/>
          </w:rPr>
          <w:t xml:space="preserve">is </w:t>
        </w:r>
      </w:ins>
      <w:r>
        <w:rPr>
          <w:noProof/>
        </w:rPr>
        <w:t xml:space="preserve">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,the los</w:t>
      </w:r>
      <w:ins w:id="73" w:author="Neville C Luhmann" w:date="2024-12-24T09:49:00Z" w16du:dateUtc="2024-12-24T17:49:00Z">
        <w:r w:rsidR="00746DE2">
          <w:rPr>
            <w:noProof/>
          </w:rPr>
          <w:t>s</w:t>
        </w:r>
      </w:ins>
      <w:r>
        <w:rPr>
          <w:noProof/>
        </w:rPr>
        <w:t xml:space="preserve">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w:t>
      </w:r>
      <w:ins w:id="74" w:author="Neville C Luhmann" w:date="2024-12-24T09:50:00Z" w16du:dateUtc="2024-12-24T17:50:00Z">
        <w:r w:rsidR="00BB3AF0">
          <w:rPr>
            <w:noProof/>
          </w:rPr>
          <w:t xml:space="preserve">the </w:t>
        </w:r>
      </w:ins>
      <w:r>
        <w:rPr>
          <w:noProof/>
        </w:rPr>
        <w:t xml:space="preserve">system before emitting </w:t>
      </w:r>
      <w:ins w:id="75" w:author="Neville C Luhmann" w:date="2024-12-24T09:51:00Z" w16du:dateUtc="2024-12-24T17:51:00Z">
        <w:r w:rsidR="00BB3AF0">
          <w:rPr>
            <w:noProof/>
          </w:rPr>
          <w:t xml:space="preserve">a </w:t>
        </w:r>
      </w:ins>
      <w:r>
        <w:rPr>
          <w:noProof/>
        </w:rPr>
        <w:t xml:space="preserve">photon, </w:t>
      </w:r>
      <w:ins w:id="76" w:author="Neville C Luhmann" w:date="2024-12-24T09:51:00Z" w16du:dateUtc="2024-12-24T17:51:00Z">
        <w:r w:rsidR="00BB3AF0">
          <w:rPr>
            <w:noProof/>
          </w:rPr>
          <w:t xml:space="preserve">and </w:t>
        </w:r>
      </w:ins>
      <w:r>
        <w:rPr>
          <w:noProof/>
        </w:rPr>
        <w:t xml:space="preserve">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w:t>
      </w:r>
      <w:ins w:id="77" w:author="Neville C Luhmann" w:date="2024-12-24T09:49:00Z" w16du:dateUtc="2024-12-24T17:49:00Z">
        <w:r w:rsidR="008A44EE">
          <w:rPr>
            <w:noProof/>
          </w:rPr>
          <w:t xml:space="preserve">  </w:t>
        </w:r>
      </w:ins>
      <w:r>
        <w:rPr>
          <w:noProof/>
        </w:rPr>
        <w:t xml:space="preserve">According to Eq. (1-2),we have : </w:t>
      </w:r>
    </w:p>
    <w:p w14:paraId="0C32DEAF" w14:textId="77777777" w:rsidR="00AE1959" w:rsidRDefault="00AE1959">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14:paraId="0449AF0C" w14:textId="009B5728" w:rsidR="00AE1959" w:rsidRDefault="00AE1959" w:rsidP="002A06FE">
      <w:pPr>
        <w:tabs>
          <w:tab w:val="center" w:pos="4800"/>
          <w:tab w:val="right" w:pos="9500"/>
        </w:tabs>
        <w:jc w:val="both"/>
        <w:rPr>
          <w:rFonts w:ascii="Times New Roman" w:hAnsi="Times New Roman" w:cs="Times New Roman"/>
          <w:noProof/>
        </w:rPr>
      </w:pPr>
      <w:r>
        <w:rPr>
          <w:noProof/>
        </w:rPr>
        <w:t>Here</w:t>
      </w:r>
      <w:ins w:id="78" w:author="Neville C Luhmann" w:date="2024-12-24T09:51:00Z" w16du:dateUtc="2024-12-24T17:51:00Z">
        <w:r w:rsidR="005F6F1A">
          <w:rPr>
            <w:noProof/>
          </w:rPr>
          <w:t>,</w:t>
        </w:r>
      </w:ins>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While the system velocity is </w:t>
      </w:r>
      <w:del w:id="79" w:author="Neville C Luhmann" w:date="2024-12-24T09:51:00Z" w16du:dateUtc="2024-12-24T17:51:00Z">
        <w:r w:rsidDel="005F6F1A">
          <w:rPr>
            <w:noProof/>
          </w:rPr>
          <w:delText xml:space="preserve">more </w:delText>
        </w:r>
      </w:del>
      <w:ins w:id="80" w:author="Neville C Luhmann" w:date="2024-12-24T09:51:00Z" w16du:dateUtc="2024-12-24T17:51:00Z">
        <w:r w:rsidR="005F6F1A">
          <w:rPr>
            <w:noProof/>
          </w:rPr>
          <w:t>greater</w:t>
        </w:r>
        <w:r w:rsidR="005F6F1A">
          <w:rPr>
            <w:noProof/>
          </w:rPr>
          <w:t xml:space="preserve"> </w:t>
        </w:r>
      </w:ins>
      <w:r>
        <w:rPr>
          <w:noProof/>
        </w:rPr>
        <w:t>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w:t>
      </w:r>
      <w:r w:rsidR="00F175FD">
        <w:rPr>
          <w:rFonts w:hint="eastAsia"/>
          <w:noProof/>
        </w:rPr>
        <w:t>2</w:t>
      </w:r>
      <w:r>
        <w:rPr>
          <w:noProof/>
        </w:rPr>
        <w:t xml:space="preserve">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The system produces photons by consuming its own internal and kinetic energy, this region refer</w:t>
      </w:r>
      <w:ins w:id="81" w:author="Neville C Luhmann" w:date="2024-12-24T09:53:00Z" w16du:dateUtc="2024-12-24T17:53:00Z">
        <w:r w:rsidR="004F52D5">
          <w:rPr>
            <w:noProof/>
          </w:rPr>
          <w:t>s</w:t>
        </w:r>
      </w:ins>
      <w:r>
        <w:rPr>
          <w:noProof/>
        </w:rPr>
        <w:t xml:space="preserve"> to </w:t>
      </w:r>
      <w:ins w:id="82" w:author="Neville C Luhmann" w:date="2024-12-24T09:53:00Z" w16du:dateUtc="2024-12-24T17:53:00Z">
        <w:r w:rsidR="004F52D5">
          <w:rPr>
            <w:noProof/>
          </w:rPr>
          <w:t xml:space="preserve">the </w:t>
        </w:r>
      </w:ins>
      <w:r>
        <w:rPr>
          <w:noProof/>
        </w:rPr>
        <w:t xml:space="preserve">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w:t>
      </w:r>
      <w:ins w:id="83" w:author="Neville C Luhmann" w:date="2024-12-24T09:53:00Z" w16du:dateUtc="2024-12-24T17:53:00Z">
        <w:r w:rsidR="00A85060">
          <w:rPr>
            <w:noProof/>
          </w:rPr>
          <w:t xml:space="preserve">is </w:t>
        </w:r>
      </w:ins>
      <w:r>
        <w:rPr>
          <w:noProof/>
        </w:rPr>
        <w:t>refer</w:t>
      </w:r>
      <w:ins w:id="84" w:author="Neville C Luhmann" w:date="2024-12-24T09:53:00Z" w16du:dateUtc="2024-12-24T17:53:00Z">
        <w:r w:rsidR="00A85060">
          <w:rPr>
            <w:noProof/>
          </w:rPr>
          <w:t>red</w:t>
        </w:r>
      </w:ins>
      <w:r>
        <w:rPr>
          <w:noProof/>
        </w:rPr>
        <w:t xml:space="preserve"> to </w:t>
      </w:r>
      <w:ins w:id="85" w:author="Neville C Luhmann" w:date="2024-12-24T09:53:00Z" w16du:dateUtc="2024-12-24T17:53:00Z">
        <w:r w:rsidR="00A85060">
          <w:rPr>
            <w:noProof/>
          </w:rPr>
          <w:t xml:space="preserve">the </w:t>
        </w:r>
      </w:ins>
      <w:r>
        <w:rPr>
          <w:noProof/>
        </w:rPr>
        <w:t xml:space="preserve">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w:t>
      </w:r>
      <w:del w:id="86" w:author="Neville C Luhmann" w:date="2024-12-24T09:54:00Z" w16du:dateUtc="2024-12-24T17:54:00Z">
        <w:r w:rsidDel="001B168A">
          <w:rPr>
            <w:noProof/>
          </w:rPr>
          <w:delText xml:space="preserve">The </w:delText>
        </w:r>
      </w:del>
      <w:ins w:id="87" w:author="Neville C Luhmann" w:date="2024-12-24T09:54:00Z" w16du:dateUtc="2024-12-24T17:54:00Z">
        <w:r w:rsidR="001B168A">
          <w:rPr>
            <w:noProof/>
          </w:rPr>
          <w:t>t</w:t>
        </w:r>
        <w:r w:rsidR="001B168A">
          <w:rPr>
            <w:noProof/>
          </w:rPr>
          <w:t xml:space="preserve">he </w:t>
        </w:r>
      </w:ins>
      <w:r>
        <w:rPr>
          <w:noProof/>
        </w:rPr>
        <w:t>loss of kinetic energy by the system is completely converted into photon energy</w:t>
      </w:r>
      <w:del w:id="88" w:author="Neville C Luhmann" w:date="2024-12-24T09:54:00Z" w16du:dateUtc="2024-12-24T17:54:00Z">
        <w:r w:rsidDel="001B168A">
          <w:rPr>
            <w:noProof/>
          </w:rPr>
          <w:delText xml:space="preserve">, </w:delText>
        </w:r>
      </w:del>
      <w:ins w:id="89" w:author="Neville C Luhmann" w:date="2024-12-24T09:54:00Z" w16du:dateUtc="2024-12-24T17:54:00Z">
        <w:r w:rsidR="001B168A">
          <w:rPr>
            <w:noProof/>
          </w:rPr>
          <w:t>;</w:t>
        </w:r>
        <w:r w:rsidR="001B168A">
          <w:rPr>
            <w:noProof/>
          </w:rPr>
          <w:t xml:space="preserve"> </w:t>
        </w:r>
      </w:ins>
      <w:r>
        <w:rPr>
          <w:noProof/>
        </w:rPr>
        <w:t xml:space="preserve">this line refers to </w:t>
      </w:r>
      <w:ins w:id="90" w:author="Neville C Luhmann" w:date="2024-12-24T09:54:00Z" w16du:dateUtc="2024-12-24T17:54:00Z">
        <w:r w:rsidR="001B168A">
          <w:rPr>
            <w:noProof/>
          </w:rPr>
          <w:t xml:space="preserve">the </w:t>
        </w:r>
      </w:ins>
      <w:r>
        <w:rPr>
          <w:noProof/>
        </w:rPr>
        <w:t xml:space="preserve">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only NDE exi</w:t>
      </w:r>
      <w:ins w:id="91" w:author="Neville C Luhmann" w:date="2024-12-24T09:55:00Z" w16du:dateUtc="2024-12-24T17:55:00Z">
        <w:r w:rsidR="00B11A4A">
          <w:rPr>
            <w:noProof/>
          </w:rPr>
          <w:t>s</w:t>
        </w:r>
      </w:ins>
      <w:r>
        <w:rPr>
          <w:noProof/>
        </w:rPr>
        <w:t>t</w:t>
      </w:r>
      <w:ins w:id="92" w:author="Neville C Luhmann" w:date="2024-12-24T09:55:00Z" w16du:dateUtc="2024-12-24T17:55:00Z">
        <w:r w:rsidR="00B11A4A">
          <w:rPr>
            <w:noProof/>
          </w:rPr>
          <w:t>s</w:t>
        </w:r>
      </w:ins>
      <w:r>
        <w:rPr>
          <w:noProof/>
        </w:rPr>
        <w:t>.</w:t>
      </w:r>
      <w:ins w:id="93" w:author="Neville C Luhmann" w:date="2024-12-24T09:55:00Z" w16du:dateUtc="2024-12-24T17:55:00Z">
        <w:r w:rsidR="00B11A4A">
          <w:rPr>
            <w:noProof/>
          </w:rPr>
          <w:t xml:space="preserve"> </w:t>
        </w:r>
      </w:ins>
      <w:r>
        <w:rPr>
          <w:noProof/>
        </w:rPr>
        <w:t>As we can see , we can judge the type of phenomena based on the change of internal energy after em</w:t>
      </w:r>
      <w:ins w:id="94" w:author="Neville C Luhmann" w:date="2024-12-24T09:55:00Z" w16du:dateUtc="2024-12-24T17:55:00Z">
        <w:r w:rsidR="00B71169">
          <w:rPr>
            <w:noProof/>
          </w:rPr>
          <w:t>it</w:t>
        </w:r>
      </w:ins>
      <w:del w:id="95" w:author="Neville C Luhmann" w:date="2024-12-24T09:55:00Z" w16du:dateUtc="2024-12-24T17:55:00Z">
        <w:r w:rsidDel="00B71169">
          <w:rPr>
            <w:noProof/>
          </w:rPr>
          <w:delText>o</w:delText>
        </w:r>
      </w:del>
      <w:r>
        <w:rPr>
          <w:noProof/>
        </w:rPr>
        <w:t xml:space="preserve">ting photons. </w:t>
      </w:r>
    </w:p>
    <w:p w14:paraId="19CD1BA4" w14:textId="3F7C2C62"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Now consider the particular case in which the system is a</w:t>
      </w:r>
      <w:ins w:id="96" w:author="Neville C Luhmann" w:date="2024-12-24T09:55:00Z" w16du:dateUtc="2024-12-24T17:55:00Z">
        <w:r w:rsidR="00B71169">
          <w:rPr>
            <w:noProof/>
          </w:rPr>
          <w:t>n</w:t>
        </w:r>
      </w:ins>
      <w:r>
        <w:rPr>
          <w:noProof/>
        </w:rPr>
        <w:t xml:space="preserve"> electron moving freely </w:t>
      </w:r>
      <w:r>
        <w:rPr>
          <w:noProof/>
        </w:rPr>
        <w:lastRenderedPageBreak/>
        <w:t xml:space="preserve">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w:t>
      </w:r>
      <w:ins w:id="97" w:author="Neville C Luhmann" w:date="2024-12-24T09:55:00Z" w16du:dateUtc="2024-12-24T17:55:00Z">
        <w:r w:rsidR="00BB1228">
          <w:rPr>
            <w:noProof/>
          </w:rPr>
          <w:t>t</w:t>
        </w:r>
      </w:ins>
      <w:ins w:id="98" w:author="Neville C Luhmann" w:date="2024-12-24T09:56:00Z" w16du:dateUtc="2024-12-24T17:56:00Z">
        <w:r w:rsidR="00BB1228">
          <w:rPr>
            <w:noProof/>
          </w:rPr>
          <w:t xml:space="preserve">hee </w:t>
        </w:r>
      </w:ins>
      <w:del w:id="99" w:author="Neville C Luhmann" w:date="2024-12-24T09:55:00Z" w16du:dateUtc="2024-12-24T17:55:00Z">
        <w:r w:rsidDel="00BB1228">
          <w:rPr>
            <w:noProof/>
          </w:rPr>
          <w:delText>e</w:delText>
        </w:r>
      </w:del>
      <w:r>
        <w:rPr>
          <w:noProof/>
        </w:rPr>
        <w:t xml:space="preserv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w:t>
      </w:r>
      <w:ins w:id="100" w:author="Neville C Luhmann" w:date="2024-12-24T09:56:00Z" w16du:dateUtc="2024-12-24T17:56:00Z">
        <w:r w:rsidR="00656022">
          <w:rPr>
            <w:noProof/>
          </w:rPr>
          <w:t>e</w:t>
        </w:r>
      </w:ins>
      <w:del w:id="101" w:author="Neville C Luhmann" w:date="2024-12-24T09:56:00Z" w16du:dateUtc="2024-12-24T17:56:00Z">
        <w:r w:rsidDel="00656022">
          <w:rPr>
            <w:noProof/>
          </w:rPr>
          <w:delText>a</w:delText>
        </w:r>
      </w:del>
      <w:r>
        <w:rPr>
          <w:noProof/>
        </w:rPr>
        <w:t xml:space="preserve">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w:t>
      </w:r>
      <w:ins w:id="102" w:author="Neville C Luhmann" w:date="2024-12-24T09:56:00Z" w16du:dateUtc="2024-12-24T17:56:00Z">
        <w:r w:rsidR="00656022">
          <w:rPr>
            <w:noProof/>
          </w:rPr>
          <w:t>ed</w:t>
        </w:r>
      </w:ins>
      <w:del w:id="103" w:author="Neville C Luhmann" w:date="2024-12-24T09:56:00Z" w16du:dateUtc="2024-12-24T17:56:00Z">
        <w:r w:rsidDel="00656022">
          <w:rPr>
            <w:noProof/>
          </w:rPr>
          <w:delText>s</w:delText>
        </w:r>
      </w:del>
      <w:r>
        <w:rPr>
          <w:noProof/>
        </w:rPr>
        <w:t xml:space="preserve">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w:t>
      </w:r>
      <w:del w:id="104" w:author="Neville C Luhmann" w:date="2024-12-24T09:56:00Z" w16du:dateUtc="2024-12-24T17:56:00Z">
        <w:r w:rsidDel="00E52C1A">
          <w:rPr>
            <w:noProof/>
          </w:rPr>
          <w:delText xml:space="preserve">the </w:delText>
        </w:r>
      </w:del>
      <w:r>
        <w:rPr>
          <w:noProof/>
        </w:rPr>
        <w:t xml:space="preserve">equal to </w:t>
      </w:r>
      <w:ins w:id="105" w:author="Neville C Luhmann" w:date="2024-12-24T09:56:00Z" w16du:dateUtc="2024-12-24T17:56:00Z">
        <w:r w:rsidR="00E52C1A">
          <w:rPr>
            <w:noProof/>
          </w:rPr>
          <w:t>th</w:t>
        </w:r>
      </w:ins>
      <w:ins w:id="106" w:author="Neville C Luhmann" w:date="2024-12-24T09:57:00Z" w16du:dateUtc="2024-12-24T17:57:00Z">
        <w:r w:rsidR="00E52C1A">
          <w:rPr>
            <w:noProof/>
          </w:rPr>
          <w:t xml:space="preserve">e </w:t>
        </w:r>
      </w:ins>
      <w:r>
        <w:rPr>
          <w:noProof/>
        </w:rPr>
        <w:t xml:space="preserve">rotational energy of the electron as shown in Fig. </w:t>
      </w:r>
      <w:r w:rsidR="005F1ADF">
        <w:rPr>
          <w:rFonts w:hint="eastAsia"/>
          <w:noProof/>
        </w:rPr>
        <w:t>3</w:t>
      </w:r>
      <w:r>
        <w:rPr>
          <w:noProof/>
        </w:rPr>
        <w:t>. Here</w:t>
      </w:r>
      <w:ins w:id="107" w:author="Neville C Luhmann" w:date="2024-12-24T09:57:00Z" w16du:dateUtc="2024-12-24T17:57:00Z">
        <w:r w:rsidR="00E52C1A">
          <w:rPr>
            <w:noProof/>
          </w:rPr>
          <w:t>,</w:t>
        </w:r>
      </w:ins>
      <w:r>
        <w:rPr>
          <w:noProof/>
        </w:rPr>
        <w:t xml:space="preserve"> the </w:t>
      </w:r>
      <m:oMath>
        <m:r>
          <w:rPr>
            <w:rFonts w:ascii="Cambria Math" w:hAnsi="Cambria Math" w:cs="Cambria Math"/>
            <w:noProof/>
          </w:rPr>
          <m:t>γ</m:t>
        </m:r>
      </m:oMath>
      <w:r>
        <w:rPr>
          <w:noProof/>
        </w:rPr>
        <w:t xml:space="preserve"> refer</w:t>
      </w:r>
      <w:ins w:id="108" w:author="Neville C Luhmann" w:date="2024-12-24T09:58:00Z" w16du:dateUtc="2024-12-24T17:58:00Z">
        <w:r w:rsidR="00E94341">
          <w:rPr>
            <w:noProof/>
          </w:rPr>
          <w:t>red</w:t>
        </w:r>
      </w:ins>
      <w:del w:id="109" w:author="Neville C Luhmann" w:date="2024-12-24T09:58:00Z" w16du:dateUtc="2024-12-24T17:58:00Z">
        <w:r w:rsidDel="00E94341">
          <w:rPr>
            <w:noProof/>
          </w:rPr>
          <w:delText>s</w:delText>
        </w:r>
      </w:del>
      <w:r>
        <w:rPr>
          <w:noProof/>
        </w:rPr>
        <w:t xml:space="preserve"> to is </w:t>
      </w:r>
      <w:ins w:id="110" w:author="Neville C Luhmann" w:date="2024-12-24T09:58:00Z" w16du:dateUtc="2024-12-24T17:58:00Z">
        <w:r w:rsidR="0098538A">
          <w:rPr>
            <w:noProof/>
          </w:rPr>
          <w:t xml:space="preserve">the </w:t>
        </w:r>
      </w:ins>
      <w:r>
        <w:rPr>
          <w:noProof/>
        </w:rPr>
        <w:t xml:space="preserve">Lorentz factor. In order to calculate the change of rotational energy, we should combine with another conservation: The angular momentum conservation, where: </w:t>
      </w:r>
    </w:p>
    <w:p w14:paraId="6CAA2E37"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7B79DEE" wp14:editId="0737C7F9">
            <wp:extent cx="4737208" cy="200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311" cy="2013421"/>
                    </a:xfrm>
                    <a:prstGeom prst="rect">
                      <a:avLst/>
                    </a:prstGeom>
                    <a:noFill/>
                    <a:ln>
                      <a:noFill/>
                    </a:ln>
                  </pic:spPr>
                </pic:pic>
              </a:graphicData>
            </a:graphic>
          </wp:inline>
        </w:drawing>
      </w:r>
    </w:p>
    <w:p w14:paraId="5FCE99B7" w14:textId="64AC3020" w:rsidR="00AE1959" w:rsidRDefault="00AE1959" w:rsidP="002A06FE">
      <w:pPr>
        <w:tabs>
          <w:tab w:val="center" w:pos="4800"/>
          <w:tab w:val="right" w:pos="9500"/>
        </w:tabs>
        <w:jc w:val="center"/>
        <w:rPr>
          <w:rFonts w:ascii="Times New Roman" w:hAnsi="Times New Roman" w:cs="Times New Roman"/>
          <w:noProof/>
        </w:rPr>
      </w:pPr>
      <w:r>
        <w:rPr>
          <w:noProof/>
        </w:rPr>
        <w:t>Figure  3:  Schematic diagram of electron cyclotron system</w:t>
      </w:r>
      <w:del w:id="111" w:author="Neville C Luhmann" w:date="2024-12-24T09:59:00Z" w16du:dateUtc="2024-12-24T17:59:00Z">
        <w:r w:rsidDel="00E94341">
          <w:rPr>
            <w:noProof/>
          </w:rPr>
          <w:delText xml:space="preserve">, </w:delText>
        </w:r>
      </w:del>
      <w:ins w:id="112" w:author="Neville C Luhmann" w:date="2024-12-24T09:59:00Z" w16du:dateUtc="2024-12-24T17:59:00Z">
        <w:r w:rsidR="00E94341">
          <w:rPr>
            <w:noProof/>
          </w:rPr>
          <w:t>;</w:t>
        </w:r>
        <w:r w:rsidR="00E94341">
          <w:rPr>
            <w:noProof/>
          </w:rPr>
          <w:t xml:space="preserve"> </w:t>
        </w:r>
      </w:ins>
      <w:r>
        <w:rPr>
          <w:noProof/>
        </w:rPr>
        <w:t>here</w:t>
      </w:r>
      <w:ins w:id="113" w:author="Neville C Luhmann" w:date="2024-12-24T09:59:00Z" w16du:dateUtc="2024-12-24T17:59:00Z">
        <w:r w:rsidR="00E94341">
          <w:rPr>
            <w:noProof/>
          </w:rPr>
          <w:t>,</w:t>
        </w:r>
      </w:ins>
      <w:r>
        <w:rPr>
          <w:noProof/>
        </w:rPr>
        <w:t xml:space="preserv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2A06FE">
        <w:rPr>
          <w:rFonts w:ascii="Times New Roman" w:hAnsi="Times New Roman" w:cs="Times New Roman" w:hint="eastAsia"/>
          <w:noProof/>
        </w:rPr>
        <w:t>.</w:t>
      </w:r>
    </w:p>
    <w:p w14:paraId="13EBF313"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14:paraId="5DD8E177" w14:textId="3712550B"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Here</w:t>
      </w:r>
      <w:ins w:id="114" w:author="Neville C Luhmann" w:date="2024-12-24T09:59:00Z" w16du:dateUtc="2024-12-24T17:59:00Z">
        <w:r w:rsidR="00E94341">
          <w:rPr>
            <w:noProof/>
          </w:rPr>
          <w:t>,</w:t>
        </w:r>
      </w:ins>
      <w:r>
        <w:rPr>
          <w:noProof/>
        </w:rPr>
        <w:t xml:space="preserve"> we consider that the emitted photon contains angular moment</w:t>
      </w:r>
      <w:ins w:id="115" w:author="Neville C Luhmann" w:date="2024-12-24T09:59:00Z" w16du:dateUtc="2024-12-24T17:59:00Z">
        <w:r w:rsidR="00CE6026">
          <w:rPr>
            <w:noProof/>
          </w:rPr>
          <w:t>um</w:t>
        </w:r>
      </w:ins>
      <w:r>
        <w:rPr>
          <w:noProof/>
        </w:rPr>
        <w:t xml:space="preserve">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w:t>
      </w:r>
      <w:del w:id="116" w:author="Neville C Luhmann" w:date="2024-12-24T10:00:00Z" w16du:dateUtc="2024-12-24T18:00:00Z">
        <w:r w:rsidDel="002B06CE">
          <w:rPr>
            <w:noProof/>
          </w:rPr>
          <w:delText xml:space="preserve">the </w:delText>
        </w:r>
      </w:del>
      <w:r>
        <w:rPr>
          <w:noProof/>
        </w:rPr>
        <w:t xml:space="preserve">quantum theory, the electron wave in </w:t>
      </w:r>
      <w:ins w:id="117" w:author="Neville C Luhmann" w:date="2024-12-24T10:00:00Z" w16du:dateUtc="2024-12-24T18:00:00Z">
        <w:r w:rsidR="002B06CE">
          <w:rPr>
            <w:noProof/>
          </w:rPr>
          <w:t xml:space="preserve">a </w:t>
        </w:r>
      </w:ins>
      <w:r>
        <w:rPr>
          <w:noProof/>
        </w:rPr>
        <w:t xml:space="preserve">static magnetic field can be expressed as: </w:t>
      </w:r>
    </w:p>
    <w:p w14:paraId="644E6998"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14:paraId="2F35E47B" w14:textId="45EF1B75" w:rsidR="00AE1959" w:rsidRDefault="00E45238">
      <w:pPr>
        <w:tabs>
          <w:tab w:val="center" w:pos="4800"/>
          <w:tab w:val="right" w:pos="9500"/>
        </w:tabs>
        <w:jc w:val="both"/>
        <w:rPr>
          <w:rFonts w:ascii="Times New Roman" w:hAnsi="Times New Roman" w:cs="Times New Roman"/>
          <w:noProof/>
        </w:rPr>
      </w:pPr>
      <w:del w:id="118" w:author="Neville C Luhmann" w:date="2024-12-24T10:00:00Z" w16du:dateUtc="2024-12-24T18:00:00Z">
        <w:r w:rsidDel="00F22269">
          <w:rPr>
            <w:rFonts w:hint="eastAsia"/>
            <w:noProof/>
          </w:rPr>
          <w:delText>W</w:delText>
        </w:r>
        <w:r w:rsidR="00AE1959" w:rsidDel="00F22269">
          <w:rPr>
            <w:noProof/>
          </w:rPr>
          <w:delText xml:space="preserve">here </w:delText>
        </w:r>
      </w:del>
      <w:ins w:id="119" w:author="Neville C Luhmann" w:date="2024-12-24T10:00:00Z" w16du:dateUtc="2024-12-24T18:00:00Z">
        <w:r w:rsidR="00F22269">
          <w:rPr>
            <w:noProof/>
          </w:rPr>
          <w:t>In the above,</w:t>
        </w:r>
        <w:r w:rsidR="00F22269">
          <w:rPr>
            <w:noProof/>
          </w:rPr>
          <w:t xml:space="preserve"> </w:t>
        </w:r>
      </w:ins>
      <w:r w:rsidR="00AE1959">
        <w:rPr>
          <w:noProof/>
        </w:rPr>
        <w:t>the</w:t>
      </w:r>
      <w:ins w:id="120" w:author="Neville C Luhmann" w:date="2024-12-24T10:00:00Z" w16du:dateUtc="2024-12-24T18:00:00Z">
        <w:r w:rsidR="00F22269">
          <w:rPr>
            <w:noProof/>
          </w:rPr>
          <w:t xml:space="preserve"> term</w:t>
        </w:r>
      </w:ins>
      <w:r w:rsidR="00AE1959">
        <w:rPr>
          <w:noProof/>
        </w:rPr>
        <w:t xml:space="preserv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sidR="00AE1959">
        <w:rPr>
          <w:noProof/>
        </w:rPr>
        <w:t xml:space="preserve"> is </w:t>
      </w:r>
      <w:ins w:id="121" w:author="Neville C Luhmann" w:date="2024-12-24T10:00:00Z" w16du:dateUtc="2024-12-24T18:00:00Z">
        <w:r w:rsidR="00F22269">
          <w:rPr>
            <w:noProof/>
          </w:rPr>
          <w:t xml:space="preserve">a </w:t>
        </w:r>
      </w:ins>
      <w:r w:rsidR="00AE1959">
        <w:rPr>
          <w:noProof/>
        </w:rPr>
        <w:t xml:space="preserve">normalized coefficient, A is </w:t>
      </w:r>
      <w:ins w:id="122" w:author="Neville C Luhmann" w:date="2024-12-24T10:00:00Z" w16du:dateUtc="2024-12-24T18:00:00Z">
        <w:r w:rsidR="00F22269">
          <w:rPr>
            <w:noProof/>
          </w:rPr>
          <w:t xml:space="preserve">the </w:t>
        </w:r>
      </w:ins>
      <w:r w:rsidR="00AE1959">
        <w:rPr>
          <w:noProof/>
        </w:rPr>
        <w:t>vector potential and s is the position. The intrinsic equation of angular moment</w:t>
      </w:r>
      <w:ins w:id="123" w:author="Neville C Luhmann" w:date="2024-12-24T10:01:00Z" w16du:dateUtc="2024-12-24T18:01:00Z">
        <w:r w:rsidR="00F22269">
          <w:rPr>
            <w:noProof/>
          </w:rPr>
          <w:t>um</w:t>
        </w:r>
      </w:ins>
      <w:r w:rsidR="00AE1959">
        <w:rPr>
          <w:noProof/>
        </w:rPr>
        <w:t xml:space="preserve"> in </w:t>
      </w:r>
      <w:ins w:id="124" w:author="Neville C Luhmann" w:date="2024-12-24T10:01:00Z" w16du:dateUtc="2024-12-24T18:01:00Z">
        <w:r w:rsidR="00F22269">
          <w:rPr>
            <w:noProof/>
          </w:rPr>
          <w:t xml:space="preserve">the </w:t>
        </w:r>
      </w:ins>
      <w:r w:rsidR="00AE1959">
        <w:rPr>
          <w:noProof/>
        </w:rPr>
        <w:t>z</w:t>
      </w:r>
      <w:ins w:id="125" w:author="Neville C Luhmann" w:date="2024-12-24T10:01:00Z" w16du:dateUtc="2024-12-24T18:01:00Z">
        <w:r w:rsidR="00F22269">
          <w:rPr>
            <w:noProof/>
          </w:rPr>
          <w:t>-</w:t>
        </w:r>
      </w:ins>
      <w:del w:id="126" w:author="Neville C Luhmann" w:date="2024-12-24T10:01:00Z" w16du:dateUtc="2024-12-24T18:01:00Z">
        <w:r w:rsidR="00AE1959" w:rsidDel="00F22269">
          <w:rPr>
            <w:noProof/>
          </w:rPr>
          <w:delText xml:space="preserve"> </w:delText>
        </w:r>
      </w:del>
      <w:r w:rsidR="00AE1959">
        <w:rPr>
          <w:noProof/>
        </w:rPr>
        <w:t xml:space="preserve">direction is : </w:t>
      </w:r>
    </w:p>
    <w:p w14:paraId="418B0A9D"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14:paraId="0E231144" w14:textId="63C13484" w:rsidR="00AE1959" w:rsidRDefault="00E45238">
      <w:pPr>
        <w:tabs>
          <w:tab w:val="center" w:pos="4800"/>
          <w:tab w:val="right" w:pos="9500"/>
        </w:tabs>
        <w:jc w:val="both"/>
        <w:rPr>
          <w:rFonts w:ascii="Times New Roman" w:hAnsi="Times New Roman" w:cs="Times New Roman"/>
          <w:noProof/>
        </w:rPr>
      </w:pPr>
      <w:r>
        <w:rPr>
          <w:rFonts w:hint="eastAsia"/>
          <w:noProof/>
        </w:rPr>
        <w:t>T</w:t>
      </w:r>
      <w:r w:rsidR="00AE1959">
        <w:rPr>
          <w:noProof/>
        </w:rPr>
        <w:t xml:space="preserve">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00AE1959">
        <w:rPr>
          <w:noProof/>
        </w:rPr>
        <w:t xml:space="preserve"> is: </w:t>
      </w:r>
    </w:p>
    <w:p w14:paraId="725A0437"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14:paraId="026099C3" w14:textId="05DC6BEB" w:rsidR="00AE1959" w:rsidRDefault="00E45238">
      <w:pPr>
        <w:tabs>
          <w:tab w:val="center" w:pos="4800"/>
          <w:tab w:val="right" w:pos="9500"/>
        </w:tabs>
        <w:jc w:val="both"/>
        <w:rPr>
          <w:rFonts w:ascii="Times New Roman" w:hAnsi="Times New Roman" w:cs="Times New Roman"/>
          <w:noProof/>
        </w:rPr>
      </w:pPr>
      <w:r>
        <w:rPr>
          <w:rFonts w:hint="eastAsia"/>
          <w:noProof/>
        </w:rPr>
        <w:t>C</w:t>
      </w:r>
      <w:r w:rsidR="00AE1959">
        <w:rPr>
          <w:noProof/>
        </w:rPr>
        <w:t xml:space="preserve">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sidR="00AE1959">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ins w:id="127" w:author="Neville C Luhmann" w:date="2024-12-24T10:01:00Z" w16du:dateUtc="2024-12-24T18:01:00Z">
        <w:r w:rsidR="00784865">
          <w:rPr>
            <w:noProof/>
          </w:rPr>
          <w:t>.</w:t>
        </w:r>
      </w:ins>
      <w:del w:id="128" w:author="Neville C Luhmann" w:date="2024-12-24T10:01:00Z" w16du:dateUtc="2024-12-24T18:01:00Z">
        <w:r w:rsidR="00AE1959" w:rsidDel="00784865">
          <w:rPr>
            <w:noProof/>
          </w:rPr>
          <w:delText>,w</w:delText>
        </w:r>
      </w:del>
      <w:ins w:id="129" w:author="Neville C Luhmann" w:date="2024-12-24T10:01:00Z" w16du:dateUtc="2024-12-24T18:01:00Z">
        <w:r w:rsidR="00784865">
          <w:rPr>
            <w:noProof/>
          </w:rPr>
          <w:t>W</w:t>
        </w:r>
      </w:ins>
      <w:r w:rsidR="00AE1959">
        <w:rPr>
          <w:noProof/>
        </w:rPr>
        <w:t xml:space="preserve">e have : </w:t>
      </w:r>
    </w:p>
    <w:p w14:paraId="4EF770FB"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14:paraId="05B62E4C" w14:textId="4675A890" w:rsidR="00AE1959" w:rsidRDefault="00784865">
      <w:pPr>
        <w:tabs>
          <w:tab w:val="center" w:pos="4800"/>
          <w:tab w:val="right" w:pos="9500"/>
        </w:tabs>
        <w:jc w:val="both"/>
        <w:rPr>
          <w:rFonts w:ascii="Times New Roman" w:hAnsi="Times New Roman" w:cs="Times New Roman"/>
          <w:noProof/>
        </w:rPr>
      </w:pPr>
      <w:ins w:id="130" w:author="Neville C Luhmann" w:date="2024-12-24T10:01:00Z" w16du:dateUtc="2024-12-24T18:01:00Z">
        <w:r>
          <w:rPr>
            <w:noProof/>
          </w:rPr>
          <w:t>w</w:t>
        </w:r>
      </w:ins>
      <w:del w:id="131" w:author="Neville C Luhmann" w:date="2024-12-24T10:01:00Z" w16du:dateUtc="2024-12-24T18:01:00Z">
        <w:r w:rsidR="00E45238" w:rsidDel="00784865">
          <w:rPr>
            <w:rFonts w:hint="eastAsia"/>
            <w:noProof/>
          </w:rPr>
          <w:delText>W</w:delText>
        </w:r>
      </w:del>
      <w:r w:rsidR="00AE1959">
        <w:rPr>
          <w:noProof/>
        </w:rPr>
        <w:t xml:space="preserve">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is the </w:t>
      </w:r>
      <w:ins w:id="132" w:author="Neville C Luhmann" w:date="2024-12-24T10:02:00Z" w16du:dateUtc="2024-12-24T18:02:00Z">
        <w:r>
          <w:rPr>
            <w:noProof/>
          </w:rPr>
          <w:t xml:space="preserve">electron </w:t>
        </w:r>
      </w:ins>
      <w:r w:rsidR="00AE1959">
        <w:rPr>
          <w:noProof/>
        </w:rPr>
        <w:t>rest mass</w:t>
      </w:r>
      <w:del w:id="133" w:author="Neville C Luhmann" w:date="2024-12-24T10:02:00Z" w16du:dateUtc="2024-12-24T18:02:00Z">
        <w:r w:rsidR="00AE1959" w:rsidDel="00784865">
          <w:rPr>
            <w:noProof/>
          </w:rPr>
          <w:delText xml:space="preserve"> of electron</w:delText>
        </w:r>
      </w:del>
      <w:r w:rsidR="00AE1959">
        <w:rPr>
          <w:noProof/>
        </w:rPr>
        <w:t xml:space="preserve">, </w:t>
      </w:r>
      <m:oMath>
        <m:r>
          <w:rPr>
            <w:rFonts w:ascii="Cambria Math" w:hAnsi="Cambria Math" w:cs="Cambria Math"/>
            <w:noProof/>
          </w:rPr>
          <m:t>γ</m:t>
        </m:r>
      </m:oMath>
      <w:r w:rsidR="00AE1959">
        <w:rPr>
          <w:noProof/>
        </w:rPr>
        <w:t xml:space="preserve"> is </w:t>
      </w:r>
      <w:ins w:id="134" w:author="Neville C Luhmann" w:date="2024-12-24T10:02:00Z" w16du:dateUtc="2024-12-24T18:02:00Z">
        <w:r>
          <w:rPr>
            <w:noProof/>
          </w:rPr>
          <w:t xml:space="preserve">the </w:t>
        </w:r>
      </w:ins>
      <w:r w:rsidR="00AE1959">
        <w:rPr>
          <w:noProof/>
        </w:rPr>
        <w:t xml:space="preserve">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is </w:t>
      </w:r>
      <w:ins w:id="135" w:author="Neville C Luhmann" w:date="2024-12-24T10:02:00Z" w16du:dateUtc="2024-12-24T18:02:00Z">
        <w:r>
          <w:rPr>
            <w:noProof/>
          </w:rPr>
          <w:t xml:space="preserve">the </w:t>
        </w:r>
      </w:ins>
      <w:r w:rsidR="00AE1959">
        <w:rPr>
          <w:noProof/>
        </w:rPr>
        <w:t xml:space="preserve">electron cyclotron frequency in </w:t>
      </w:r>
      <w:ins w:id="136" w:author="Neville C Luhmann" w:date="2024-12-24T10:02:00Z" w16du:dateUtc="2024-12-24T18:02:00Z">
        <w:r>
          <w:rPr>
            <w:noProof/>
          </w:rPr>
          <w:t xml:space="preserve">the </w:t>
        </w:r>
      </w:ins>
      <w:r w:rsidR="00AE1959">
        <w:rPr>
          <w:noProof/>
        </w:rPr>
        <w:t xml:space="preserve">rest frame. The variation in the angular momentum of the electron along z is : </w:t>
      </w:r>
    </w:p>
    <w:p w14:paraId="391ACD50"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14:paraId="54433646" w14:textId="7350B4D6" w:rsidR="00AE1959" w:rsidRDefault="00E45238">
      <w:pPr>
        <w:tabs>
          <w:tab w:val="center" w:pos="4800"/>
          <w:tab w:val="right" w:pos="9500"/>
        </w:tabs>
        <w:jc w:val="both"/>
        <w:rPr>
          <w:rFonts w:ascii="Times New Roman" w:hAnsi="Times New Roman" w:cs="Times New Roman"/>
          <w:noProof/>
        </w:rPr>
      </w:pPr>
      <w:del w:id="137" w:author="Neville C Luhmann" w:date="2024-12-24T10:02:00Z" w16du:dateUtc="2024-12-24T18:02:00Z">
        <w:r w:rsidDel="00784865">
          <w:rPr>
            <w:rFonts w:hint="eastAsia"/>
            <w:noProof/>
          </w:rPr>
          <w:delText>W</w:delText>
        </w:r>
        <w:r w:rsidR="00AE1959" w:rsidDel="00784865">
          <w:rPr>
            <w:noProof/>
          </w:rPr>
          <w:delText xml:space="preserve">here </w:delText>
        </w:r>
      </w:del>
      <w:ins w:id="138" w:author="Neville C Luhmann" w:date="2024-12-24T10:02:00Z" w16du:dateUtc="2024-12-24T18:02:00Z">
        <w:r w:rsidR="00784865">
          <w:rPr>
            <w:noProof/>
          </w:rPr>
          <w:t>In the above,</w:t>
        </w:r>
        <w:r w:rsidR="00784865">
          <w:rPr>
            <w:noProof/>
          </w:rPr>
          <w:t xml:space="preserve"> </w:t>
        </w:r>
      </w:ins>
      <w:r w:rsidR="00AE1959">
        <w:rPr>
          <w:noProof/>
        </w:rPr>
        <w:t>m is the number of photon’s angular momentum in z direction</w:t>
      </w:r>
      <w:ins w:id="139" w:author="Neville C Luhmann" w:date="2024-12-24T10:03:00Z" w16du:dateUtc="2024-12-24T18:03:00Z">
        <w:r w:rsidR="00B503B0">
          <w:rPr>
            <w:noProof/>
          </w:rPr>
          <w:t>.</w:t>
        </w:r>
      </w:ins>
      <w:del w:id="140" w:author="Neville C Luhmann" w:date="2024-12-24T10:03:00Z" w16du:dateUtc="2024-12-24T18:03:00Z">
        <w:r w:rsidR="00AE1959" w:rsidDel="00B503B0">
          <w:rPr>
            <w:noProof/>
          </w:rPr>
          <w:delText>,</w:delText>
        </w:r>
      </w:del>
      <w:r w:rsidR="00AE1959">
        <w:rPr>
          <w:noProof/>
        </w:rPr>
        <w:t xml:space="preserve"> </w:t>
      </w:r>
      <w:del w:id="141" w:author="Neville C Luhmann" w:date="2024-12-24T10:03:00Z" w16du:dateUtc="2024-12-24T18:03:00Z">
        <w:r w:rsidR="00AE1959" w:rsidDel="00B503B0">
          <w:rPr>
            <w:noProof/>
          </w:rPr>
          <w:delText>than w</w:delText>
        </w:r>
      </w:del>
      <w:ins w:id="142" w:author="Neville C Luhmann" w:date="2024-12-24T10:03:00Z" w16du:dateUtc="2024-12-24T18:03:00Z">
        <w:r w:rsidR="00B503B0">
          <w:rPr>
            <w:noProof/>
          </w:rPr>
          <w:t>W</w:t>
        </w:r>
      </w:ins>
      <w:r w:rsidR="00AE1959">
        <w:rPr>
          <w:noProof/>
        </w:rPr>
        <w:t xml:space="preserve">e </w:t>
      </w:r>
      <w:ins w:id="143" w:author="Neville C Luhmann" w:date="2024-12-24T10:03:00Z" w16du:dateUtc="2024-12-24T18:03:00Z">
        <w:r w:rsidR="00B503B0">
          <w:rPr>
            <w:noProof/>
          </w:rPr>
          <w:t xml:space="preserve">the </w:t>
        </w:r>
      </w:ins>
      <w:r w:rsidR="00AE1959">
        <w:rPr>
          <w:noProof/>
        </w:rPr>
        <w:t xml:space="preserve">have : </w:t>
      </w:r>
    </w:p>
    <w:p w14:paraId="31860ED2"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14:paraId="7EF35DA2" w14:textId="6D85DABC" w:rsidR="00AE1959" w:rsidRDefault="00AE1959">
      <w:pPr>
        <w:tabs>
          <w:tab w:val="center" w:pos="4800"/>
          <w:tab w:val="right" w:pos="9500"/>
        </w:tabs>
        <w:jc w:val="both"/>
        <w:rPr>
          <w:rFonts w:ascii="Times New Roman" w:hAnsi="Times New Roman" w:cs="Times New Roman"/>
          <w:noProof/>
        </w:rPr>
      </w:pPr>
      <w:r>
        <w:rPr>
          <w:noProof/>
        </w:rPr>
        <w:t xml:space="preserve">According to Eq. (3) and Eq. (10), we have : </w:t>
      </w:r>
    </w:p>
    <w:p w14:paraId="595C1DC4"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14:paraId="3DEEC33E" w14:textId="77777777" w:rsidR="00AE1959" w:rsidRDefault="00AE1959">
      <w:pPr>
        <w:tabs>
          <w:tab w:val="center" w:pos="4800"/>
          <w:tab w:val="right" w:pos="9500"/>
        </w:tabs>
        <w:jc w:val="both"/>
        <w:rPr>
          <w:rFonts w:ascii="Times New Roman" w:hAnsi="Times New Roman" w:cs="Times New Roman"/>
          <w:noProof/>
        </w:rPr>
      </w:pPr>
      <w:r>
        <w:rPr>
          <w:noProof/>
        </w:rPr>
        <w:t xml:space="preserve"> or </w:t>
      </w:r>
    </w:p>
    <w:p w14:paraId="0BC4EF9A"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14:paraId="1D28A4C3" w14:textId="77777777" w:rsidR="00AE1959" w:rsidRDefault="00AE1959">
      <w:pPr>
        <w:tabs>
          <w:tab w:val="center" w:pos="4800"/>
          <w:tab w:val="right" w:pos="9500"/>
        </w:tabs>
        <w:jc w:val="both"/>
        <w:rPr>
          <w:rFonts w:ascii="Times New Roman" w:hAnsi="Times New Roman" w:cs="Times New Roman"/>
          <w:noProof/>
        </w:rPr>
      </w:pPr>
    </w:p>
    <w:p w14:paraId="3B45A10F" w14:textId="299F2765" w:rsidR="00AE1959" w:rsidRDefault="00AE1959" w:rsidP="00E45238">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w:t>
      </w:r>
      <w:ins w:id="144" w:author="Neville C Luhmann" w:date="2024-12-24T10:03:00Z" w16du:dateUtc="2024-12-24T18:03:00Z">
        <w:r w:rsidR="00D660DF">
          <w:rPr>
            <w:noProof/>
          </w:rPr>
          <w:t xml:space="preserve">the </w:t>
        </w:r>
      </w:ins>
      <w:r>
        <w:rPr>
          <w:noProof/>
        </w:rPr>
        <w:t xml:space="preserve">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14:paraId="79409C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3EC3DBB1" w14:textId="3E884B98" w:rsidR="00AE1959" w:rsidRDefault="00AE1959" w:rsidP="00E45238">
      <w:pPr>
        <w:tabs>
          <w:tab w:val="center" w:pos="4800"/>
          <w:tab w:val="right" w:pos="9500"/>
        </w:tabs>
        <w:rPr>
          <w:rFonts w:ascii="Times New Roman" w:hAnsi="Times New Roman" w:cs="Times New Roman"/>
          <w:noProof/>
        </w:rPr>
      </w:pPr>
      <w:r>
        <w:rPr>
          <w:noProof/>
        </w:rPr>
        <w:t xml:space="preserve">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w:t>
      </w:r>
      <w:ins w:id="145" w:author="Neville C Luhmann" w:date="2024-12-24T10:04:00Z" w16du:dateUtc="2024-12-24T18:04:00Z">
        <w:r w:rsidR="00D660DF">
          <w:rPr>
            <w:noProof/>
          </w:rPr>
          <w:t xml:space="preserve">a </w:t>
        </w:r>
      </w:ins>
      <w:r>
        <w:rPr>
          <w:noProof/>
        </w:rPr>
        <w:t xml:space="preserve">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14:paraId="7ACFEDF0" w14:textId="64C080F9" w:rsidR="00AE1959" w:rsidRDefault="00AE1959" w:rsidP="00E45238">
      <w:pPr>
        <w:tabs>
          <w:tab w:val="center" w:pos="4800"/>
          <w:tab w:val="right" w:pos="9500"/>
        </w:tabs>
        <w:rPr>
          <w:rFonts w:ascii="Times New Roman" w:hAnsi="Times New Roman" w:cs="Times New Roman"/>
          <w:noProof/>
        </w:rPr>
      </w:pPr>
      <w:r>
        <w:rPr>
          <w:noProof/>
        </w:rPr>
        <w:t xml:space="preserve">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14:paraId="15E80BD2" w14:textId="54C76150" w:rsidR="00AE1959" w:rsidRDefault="00AE1959" w:rsidP="00E45238">
      <w:pPr>
        <w:tabs>
          <w:tab w:val="center" w:pos="4800"/>
          <w:tab w:val="right" w:pos="9500"/>
        </w:tabs>
        <w:rPr>
          <w:rFonts w:ascii="Times New Roman" w:hAnsi="Times New Roman" w:cs="Times New Roman"/>
          <w:noProof/>
        </w:rPr>
      </w:pPr>
      <w:r>
        <w:rPr>
          <w:noProof/>
        </w:rPr>
        <w:t xml:space="preserve">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14:paraId="021A460B" w14:textId="77777777" w:rsidR="00AE1959" w:rsidRDefault="00AE1959">
      <w:pPr>
        <w:tabs>
          <w:tab w:val="center" w:pos="4800"/>
          <w:tab w:val="right" w:pos="9500"/>
        </w:tabs>
        <w:ind w:firstLine="720"/>
        <w:jc w:val="both"/>
        <w:rPr>
          <w:rFonts w:ascii="Times New Roman" w:hAnsi="Times New Roman" w:cs="Times New Roman"/>
          <w:noProof/>
        </w:rPr>
      </w:pPr>
    </w:p>
    <w:p w14:paraId="44FDC3CD" w14:textId="3D0D43DF" w:rsidR="00AE1959" w:rsidRDefault="00AE1959" w:rsidP="00E45238">
      <w:pPr>
        <w:tabs>
          <w:tab w:val="center" w:pos="4800"/>
          <w:tab w:val="right" w:pos="9500"/>
        </w:tabs>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w:t>
      </w:r>
      <w:ins w:id="146" w:author="Neville C Luhmann" w:date="2024-12-24T10:04:00Z" w16du:dateUtc="2024-12-24T18:04:00Z">
        <w:r w:rsidR="001C5FDE">
          <w:rPr>
            <w:noProof/>
          </w:rPr>
          <w:t xml:space="preserve">the </w:t>
        </w:r>
      </w:ins>
      <w:r>
        <w:rPr>
          <w:noProof/>
        </w:rPr>
        <w:t>above discussion,there are three kinds of resonan</w:t>
      </w:r>
      <w:ins w:id="147" w:author="Neville C Luhmann" w:date="2024-12-24T10:05:00Z" w16du:dateUtc="2024-12-24T18:05:00Z">
        <w:r w:rsidR="00F93183">
          <w:rPr>
            <w:noProof/>
          </w:rPr>
          <w:t>ce</w:t>
        </w:r>
      </w:ins>
      <w:del w:id="148" w:author="Neville C Luhmann" w:date="2024-12-24T10:05:00Z" w16du:dateUtc="2024-12-24T18:05:00Z">
        <w:r w:rsidDel="00F93183">
          <w:rPr>
            <w:noProof/>
          </w:rPr>
          <w:delText>t</w:delText>
        </w:r>
      </w:del>
      <w:r>
        <w:rPr>
          <w:noProof/>
        </w:rPr>
        <w:t xml:space="preserve"> for </w:t>
      </w:r>
      <w:ins w:id="149" w:author="Neville C Luhmann" w:date="2024-12-24T10:05:00Z" w16du:dateUtc="2024-12-24T18:05:00Z">
        <w:r w:rsidR="00F93183">
          <w:rPr>
            <w:noProof/>
          </w:rPr>
          <w:t xml:space="preserve">a </w:t>
        </w:r>
      </w:ins>
      <w:r>
        <w:rPr>
          <w:noProof/>
        </w:rPr>
        <w:t xml:space="preserve">system when electron moves along the uniform magnetic field with velocity </w:t>
      </w:r>
      <m:oMath>
        <m:r>
          <w:rPr>
            <w:rFonts w:ascii="Cambria Math" w:hAnsi="Cambria Math"/>
            <w:noProof/>
          </w:rPr>
          <m:t>v</m:t>
        </m:r>
      </m:oMath>
      <w:r>
        <w:rPr>
          <w:noProof/>
        </w:rPr>
        <w:t xml:space="preserve"> under external EMW </w:t>
      </w:r>
      <w:del w:id="150" w:author="Neville C Luhmann" w:date="2024-12-24T10:05:00Z" w16du:dateUtc="2024-12-24T18:05:00Z">
        <w:r w:rsidDel="00F93183">
          <w:rPr>
            <w:noProof/>
          </w:rPr>
          <w:delText>,</w:delText>
        </w:r>
      </w:del>
      <w:ins w:id="151" w:author="Neville C Luhmann" w:date="2024-12-24T10:05:00Z" w16du:dateUtc="2024-12-24T18:05:00Z">
        <w:r w:rsidR="00F93183">
          <w:rPr>
            <w:noProof/>
          </w:rPr>
          <w:t>;</w:t>
        </w:r>
      </w:ins>
      <w:r>
        <w:rPr>
          <w:noProof/>
        </w:rPr>
        <w:t>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w:t>
      </w:r>
      <w:ins w:id="152" w:author="Neville C Luhmann" w:date="2024-12-24T10:05:00Z" w16du:dateUtc="2024-12-24T18:05:00Z">
        <w:r w:rsidR="0018556E">
          <w:rPr>
            <w:noProof/>
          </w:rPr>
          <w:t>.</w:t>
        </w:r>
      </w:ins>
      <w:del w:id="153" w:author="Neville C Luhmann" w:date="2024-12-24T10:05:00Z" w16du:dateUtc="2024-12-24T18:05:00Z">
        <w:r w:rsidDel="0018556E">
          <w:rPr>
            <w:noProof/>
          </w:rPr>
          <w:delText>,</w:delText>
        </w:r>
      </w:del>
      <w:r>
        <w:rPr>
          <w:noProof/>
        </w:rPr>
        <w:t xml:space="preserve"> </w:t>
      </w:r>
      <w:del w:id="154" w:author="Neville C Luhmann" w:date="2024-12-24T10:05:00Z" w16du:dateUtc="2024-12-24T18:05:00Z">
        <w:r w:rsidDel="0018556E">
          <w:rPr>
            <w:noProof/>
          </w:rPr>
          <w:delText xml:space="preserve">than </w:delText>
        </w:r>
      </w:del>
      <w:del w:id="155" w:author="Neville C Luhmann" w:date="2024-12-24T10:06:00Z" w16du:dateUtc="2024-12-24T18:06:00Z">
        <w:r w:rsidDel="0018556E">
          <w:rPr>
            <w:noProof/>
          </w:rPr>
          <w:delText>t</w:delText>
        </w:r>
      </w:del>
      <w:ins w:id="156" w:author="Neville C Luhmann" w:date="2024-12-24T10:06:00Z" w16du:dateUtc="2024-12-24T18:06:00Z">
        <w:r w:rsidR="0018556E">
          <w:rPr>
            <w:noProof/>
          </w:rPr>
          <w:t>T</w:t>
        </w:r>
      </w:ins>
      <w:r>
        <w:rPr>
          <w:noProof/>
        </w:rPr>
        <w:t xml:space="preserve">hese frequencies are respectively : </w:t>
      </w:r>
    </w:p>
    <w:p w14:paraId="564D64F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14:paraId="7227523C"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14:paraId="698AC753"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14:paraId="0C0D9AFD" w14:textId="3A0F5BF3"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w:t>
      </w:r>
      <w:del w:id="157" w:author="Neville C Luhmann" w:date="2024-12-24T10:06:00Z" w16du:dateUtc="2024-12-24T18:06:00Z">
        <w:r w:rsidDel="006B5EA7">
          <w:rPr>
            <w:noProof/>
          </w:rPr>
          <w:delText xml:space="preserve">This </w:delText>
        </w:r>
      </w:del>
      <w:ins w:id="158" w:author="Neville C Luhmann" w:date="2024-12-24T10:06:00Z" w16du:dateUtc="2024-12-24T18:06:00Z">
        <w:r w:rsidR="006B5EA7">
          <w:rPr>
            <w:noProof/>
          </w:rPr>
          <w:t>Th</w:t>
        </w:r>
        <w:r w:rsidR="006B5EA7">
          <w:rPr>
            <w:noProof/>
          </w:rPr>
          <w:t>ese</w:t>
        </w:r>
        <w:r w:rsidR="006B5EA7">
          <w:rPr>
            <w:noProof/>
          </w:rPr>
          <w:t xml:space="preserve"> </w:t>
        </w:r>
      </w:ins>
      <w:r>
        <w:rPr>
          <w:noProof/>
        </w:rPr>
        <w:t xml:space="preserve">equations are quite common resonant conditions for the kinetic equation of plasma ,what is intriguing is how the motion of electrons differs under various resonant conditions with </w:t>
      </w:r>
      <w:ins w:id="159" w:author="Neville C Luhmann" w:date="2024-12-24T10:06:00Z" w16du:dateUtc="2024-12-24T18:06:00Z">
        <w:r w:rsidR="006B5EA7">
          <w:rPr>
            <w:noProof/>
          </w:rPr>
          <w:t xml:space="preserve">an </w:t>
        </w:r>
      </w:ins>
      <w:r>
        <w:rPr>
          <w:noProof/>
        </w:rPr>
        <w:t xml:space="preserve">electrostatic field. However, this aspect has been far less researched in recent years. </w:t>
      </w:r>
    </w:p>
    <w:p w14:paraId="00FF9B9A" w14:textId="77777777" w:rsidR="00AE1959" w:rsidRDefault="00AE1959" w:rsidP="00E45238">
      <w:pPr>
        <w:pStyle w:val="Heading2"/>
        <w:tabs>
          <w:tab w:val="center" w:pos="4800"/>
          <w:tab w:val="right" w:pos="9500"/>
        </w:tabs>
        <w:ind w:firstLine="0"/>
      </w:pPr>
      <w:r>
        <w:t xml:space="preserve">3  </w:t>
      </w:r>
      <w:bookmarkStart w:id="160" w:name="GrindEQpgref676a45623"/>
      <w:bookmarkEnd w:id="160"/>
      <w:r>
        <w:t>Simulation framework</w:t>
      </w:r>
    </w:p>
    <w:p w14:paraId="6C0AA4C8" w14:textId="1C959E93"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w:t>
      </w:r>
      <w:ins w:id="161" w:author="Neville C Luhmann" w:date="2024-12-24T10:06:00Z" w16du:dateUtc="2024-12-24T18:06:00Z">
        <w:r w:rsidR="00A705A0">
          <w:rPr>
            <w:noProof/>
          </w:rPr>
          <w:t>-</w:t>
        </w:r>
      </w:ins>
      <w:del w:id="162" w:author="Neville C Luhmann" w:date="2024-12-24T10:06:00Z" w16du:dateUtc="2024-12-24T18:06:00Z">
        <w:r w:rsidDel="00A705A0">
          <w:rPr>
            <w:noProof/>
          </w:rPr>
          <w:delText xml:space="preserve"> </w:delText>
        </w:r>
      </w:del>
      <w:r>
        <w:rPr>
          <w:noProof/>
        </w:rPr>
        <w:t xml:space="preserve">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w:t>
      </w:r>
      <w:ins w:id="163" w:author="Neville C Luhmann" w:date="2024-12-24T10:07:00Z" w16du:dateUtc="2024-12-24T18:07:00Z">
        <w:r w:rsidR="00A705A0">
          <w:rPr>
            <w:noProof/>
          </w:rPr>
          <w:t xml:space="preserve">an </w:t>
        </w:r>
      </w:ins>
      <w:r>
        <w:rPr>
          <w:noProof/>
        </w:rPr>
        <w:t xml:space="preserve">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14:paraId="6F607D0C"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7B504F19" wp14:editId="7713ED8C">
            <wp:extent cx="3369733" cy="2804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9910" cy="2812965"/>
                    </a:xfrm>
                    <a:prstGeom prst="rect">
                      <a:avLst/>
                    </a:prstGeom>
                    <a:noFill/>
                    <a:ln>
                      <a:noFill/>
                    </a:ln>
                  </pic:spPr>
                </pic:pic>
              </a:graphicData>
            </a:graphic>
          </wp:inline>
        </w:drawing>
      </w:r>
    </w:p>
    <w:p w14:paraId="63AA20E1" w14:textId="3A83235A" w:rsidR="00AE1959" w:rsidRDefault="00AE1959">
      <w:pPr>
        <w:tabs>
          <w:tab w:val="center" w:pos="4800"/>
          <w:tab w:val="right" w:pos="9500"/>
        </w:tabs>
        <w:jc w:val="center"/>
        <w:rPr>
          <w:rFonts w:ascii="Times New Roman" w:hAnsi="Times New Roman" w:cs="Times New Roman"/>
          <w:noProof/>
        </w:rPr>
      </w:pPr>
      <w:r>
        <w:rPr>
          <w:noProof/>
        </w:rPr>
        <w:t>Figure  4:  Schem</w:t>
      </w:r>
      <w:ins w:id="164" w:author="Neville C Luhmann" w:date="2024-12-24T10:07:00Z" w16du:dateUtc="2024-12-24T18:07:00Z">
        <w:r w:rsidR="00DD4582">
          <w:rPr>
            <w:noProof/>
          </w:rPr>
          <w:t>atic</w:t>
        </w:r>
      </w:ins>
      <w:del w:id="165" w:author="Neville C Luhmann" w:date="2024-12-24T10:07:00Z" w16du:dateUtc="2024-12-24T18:07:00Z">
        <w:r w:rsidDel="00A705A0">
          <w:rPr>
            <w:noProof/>
          </w:rPr>
          <w:delText>e</w:delText>
        </w:r>
      </w:del>
      <w:r>
        <w:rPr>
          <w:noProof/>
        </w:rPr>
        <w:t xml:space="preserve"> of simulation setup</w:t>
      </w:r>
    </w:p>
    <w:p w14:paraId="10BC4AC2" w14:textId="7E6D7628" w:rsidR="00AE1959" w:rsidRDefault="00AE1959" w:rsidP="002A06FE">
      <w:pPr>
        <w:tabs>
          <w:tab w:val="center" w:pos="4800"/>
          <w:tab w:val="right" w:pos="9500"/>
        </w:tabs>
        <w:jc w:val="both"/>
        <w:rPr>
          <w:rFonts w:ascii="Times New Roman" w:hAnsi="Times New Roman" w:cs="Times New Roman"/>
          <w:noProof/>
        </w:rPr>
      </w:pPr>
      <w:r>
        <w:rPr>
          <w:noProof/>
        </w:rPr>
        <w:t xml:space="preserve">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w:t>
      </w:r>
      <w:r w:rsidR="005F1ADF">
        <w:rPr>
          <w:rFonts w:hint="eastAsia"/>
          <w:noProof/>
        </w:rPr>
        <w:t>4</w:t>
      </w:r>
      <w:r>
        <w:rPr>
          <w:noProof/>
        </w:rPr>
        <w:t xml:space="preserve">. To analyze the dynamics of electrons during interactions with </w:t>
      </w:r>
      <w:ins w:id="166" w:author="Neville C Luhmann" w:date="2024-12-24T10:07:00Z" w16du:dateUtc="2024-12-24T18:07:00Z">
        <w:r w:rsidR="00DD4582">
          <w:rPr>
            <w:noProof/>
          </w:rPr>
          <w:t xml:space="preserve">an </w:t>
        </w:r>
      </w:ins>
      <w:r>
        <w:rPr>
          <w:noProof/>
        </w:rPr>
        <w:t xml:space="preserve">electromagnetic field, we establish </w:t>
      </w:r>
      <w:ins w:id="167" w:author="Neville C Luhmann" w:date="2024-12-24T10:07:00Z" w16du:dateUtc="2024-12-24T18:07:00Z">
        <w:r w:rsidR="00DD4582">
          <w:rPr>
            <w:noProof/>
          </w:rPr>
          <w:t xml:space="preserve">a </w:t>
        </w:r>
      </w:ins>
      <w:r>
        <w:rPr>
          <w:noProof/>
        </w:rPr>
        <w:t xml:space="preserve">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ins w:id="168" w:author="Neville C Luhmann" w:date="2024-12-24T10:08:00Z" w16du:dateUtc="2024-12-24T18:08:00Z">
        <w:r w:rsidR="00F411AD">
          <w:rPr>
            <w:noProof/>
          </w:rPr>
          <w:t xml:space="preserve">; </w:t>
        </w:r>
      </w:ins>
      <w:del w:id="169" w:author="Neville C Luhmann" w:date="2024-12-24T10:08:00Z" w16du:dateUtc="2024-12-24T18:08:00Z">
        <w:r w:rsidDel="00F411AD">
          <w:rPr>
            <w:noProof/>
          </w:rPr>
          <w:delText>,</w:delText>
        </w:r>
      </w:del>
      <w:r>
        <w:rPr>
          <w:noProof/>
        </w:rPr>
        <w:t xml:space="preserve"> the equation of motion of the electron is :</w:t>
      </w:r>
    </w:p>
    <w:p w14:paraId="228CA0FC" w14:textId="77777777" w:rsidR="00AE1959" w:rsidRDefault="00AE1959">
      <w:pPr>
        <w:tabs>
          <w:tab w:val="center" w:pos="4800"/>
          <w:tab w:val="right" w:pos="9500"/>
        </w:tabs>
        <w:ind w:firstLine="720"/>
        <w:jc w:val="both"/>
        <w:rPr>
          <w:rFonts w:ascii="Times New Roman" w:hAnsi="Times New Roman" w:cs="Times New Roman"/>
          <w:noProof/>
        </w:rPr>
      </w:pPr>
    </w:p>
    <w:p w14:paraId="0808B958" w14:textId="0CEA83E6" w:rsidR="00AE1959" w:rsidRDefault="00AE1959">
      <w:pPr>
        <w:tabs>
          <w:tab w:val="center" w:pos="4800"/>
          <w:tab w:val="right" w:pos="9500"/>
        </w:tabs>
        <w:ind w:firstLine="720"/>
        <w:rPr>
          <w:rFonts w:ascii="Times New Roman" w:hAnsi="Times New Roman" w:cs="Times New Roman"/>
          <w:noProof/>
        </w:rPr>
      </w:pPr>
      <w:r>
        <w:rPr>
          <w:noProof/>
        </w:rPr>
        <w:tab/>
      </w:r>
      <w:r w:rsidR="00E45238">
        <w:rPr>
          <w:rFonts w:hint="eastAsia"/>
          <w:noProof/>
        </w:rPr>
        <w:t xml:space="preserve">     </w:t>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14:paraId="51BB179F" w14:textId="2B4A8B7A"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Here</w:t>
      </w:r>
      <w:ins w:id="170" w:author="Neville C Luhmann" w:date="2024-12-24T10:08:00Z" w16du:dateUtc="2024-12-24T18:08:00Z">
        <w:r w:rsidR="00F411AD">
          <w:rPr>
            <w:noProof/>
          </w:rPr>
          <w:t>,</w:t>
        </w:r>
      </w:ins>
      <w:r>
        <w:rPr>
          <w:noProof/>
        </w:rPr>
        <w:t xml:space="preserv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w:t>
      </w:r>
      <w:del w:id="171" w:author="Neville C Luhmann" w:date="2024-12-24T10:08:00Z" w16du:dateUtc="2024-12-24T18:08:00Z">
        <w:r w:rsidDel="00F411AD">
          <w:rPr>
            <w:noProof/>
          </w:rPr>
          <w:delText xml:space="preserve">is </w:delText>
        </w:r>
      </w:del>
      <w:ins w:id="172" w:author="Neville C Luhmann" w:date="2024-12-24T10:08:00Z" w16du:dateUtc="2024-12-24T18:08:00Z">
        <w:r w:rsidR="00F411AD">
          <w:rPr>
            <w:noProof/>
          </w:rPr>
          <w:t xml:space="preserve">are </w:t>
        </w:r>
      </w:ins>
      <w:r>
        <w:rPr>
          <w:noProof/>
        </w:rPr>
        <w:t xml:space="preserve">the sum of </w:t>
      </w:r>
      <w:ins w:id="173" w:author="Neville C Luhmann" w:date="2024-12-24T10:08:00Z" w16du:dateUtc="2024-12-24T18:08:00Z">
        <w:r w:rsidR="008E2995">
          <w:rPr>
            <w:noProof/>
          </w:rPr>
          <w:t xml:space="preserve">the </w:t>
        </w:r>
      </w:ins>
      <w:r>
        <w:rPr>
          <w:noProof/>
        </w:rPr>
        <w:t xml:space="preserve">static field and EMW field. By using </w:t>
      </w:r>
      <w:ins w:id="174" w:author="Neville C Luhmann" w:date="2024-12-24T10:09:00Z" w16du:dateUtc="2024-12-24T18:09:00Z">
        <w:r w:rsidR="008E2995">
          <w:rPr>
            <w:noProof/>
          </w:rPr>
          <w:t xml:space="preserve">the </w:t>
        </w:r>
      </w:ins>
      <w:r>
        <w:rPr>
          <w:noProof/>
        </w:rPr>
        <w:t xml:space="preserve">VPA algorithm[38, 33, 34], the discrete structure of </w:t>
      </w:r>
      <w:ins w:id="175" w:author="Neville C Luhmann" w:date="2024-12-24T10:09:00Z" w16du:dateUtc="2024-12-24T18:09:00Z">
        <w:r w:rsidR="008E2995">
          <w:rPr>
            <w:noProof/>
          </w:rPr>
          <w:t xml:space="preserve">te </w:t>
        </w:r>
      </w:ins>
      <w:r>
        <w:rPr>
          <w:noProof/>
        </w:rPr>
        <w:t xml:space="preserve">differential Eq. (16) can be written as : </w:t>
      </w:r>
    </w:p>
    <w:p w14:paraId="11860083"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14:paraId="5CCE5B95" w14:textId="6706D05E"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The operator Cay(A) denotes the Cayley transform of matrix A[38]</w:t>
      </w:r>
      <w:ins w:id="176" w:author="Neville C Luhmann" w:date="2024-12-24T10:09:00Z" w16du:dateUtc="2024-12-24T18:09:00Z">
        <w:r w:rsidR="00947B48">
          <w:rPr>
            <w:noProof/>
          </w:rPr>
          <w:t xml:space="preserve">; </w:t>
        </w:r>
      </w:ins>
      <w:del w:id="177" w:author="Neville C Luhmann" w:date="2024-12-24T10:09:00Z" w16du:dateUtc="2024-12-24T18:09:00Z">
        <w:r w:rsidDel="00947B48">
          <w:rPr>
            <w:noProof/>
          </w:rPr>
          <w:delText>,</w:delText>
        </w:r>
      </w:del>
      <w:r>
        <w:rPr>
          <w:noProof/>
        </w:rPr>
        <w:t xml:space="preserve">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14:paraId="739C5398" w14:textId="6A37C4FC" w:rsidR="00AE1959" w:rsidRDefault="00E45238" w:rsidP="00E45238">
      <w:pPr>
        <w:tabs>
          <w:tab w:val="left" w:pos="1500"/>
          <w:tab w:val="right" w:pos="9500"/>
        </w:tabs>
        <w:ind w:firstLineChars="200" w:firstLine="480"/>
        <w:jc w:val="center"/>
        <w:rPr>
          <w:rFonts w:ascii="Times New Roman" w:hAnsi="Times New Roman" w:cs="Times New Roman"/>
          <w:noProof/>
        </w:rPr>
      </w:pPr>
      <w:r>
        <w:rPr>
          <w:rFonts w:ascii="Times New Roman" w:hAnsi="Times New Roman" w:cs="Times New Roman" w:hint="eastAsia"/>
          <w:noProof/>
        </w:rP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sidR="00AE1959">
        <w:rPr>
          <w:noProof/>
        </w:rPr>
        <w:tab/>
        <w:t>(18)</w:t>
      </w:r>
    </w:p>
    <w:p w14:paraId="4F3FE0B5" w14:textId="656B9A36" w:rsidR="00AE1959" w:rsidRDefault="00AE1959">
      <w:pPr>
        <w:tabs>
          <w:tab w:val="center" w:pos="4800"/>
          <w:tab w:val="right" w:pos="9500"/>
        </w:tabs>
        <w:jc w:val="both"/>
        <w:rPr>
          <w:rFonts w:ascii="Times New Roman" w:hAnsi="Times New Roman" w:cs="Times New Roman"/>
          <w:noProof/>
        </w:rPr>
      </w:pPr>
      <w:r>
        <w:rPr>
          <w:noProof/>
        </w:rPr>
        <w:lastRenderedPageBreak/>
        <w:t xml:space="preserve"> </w:t>
      </w:r>
      <w:r w:rsidR="00E45238">
        <w:rPr>
          <w:rFonts w:hint="eastAsia"/>
          <w:noProof/>
        </w:rPr>
        <w:t xml:space="preserve"> </w:t>
      </w:r>
      <w:r>
        <w:rPr>
          <w:noProof/>
        </w:rPr>
        <w:t xml:space="preserve">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w:t>
      </w:r>
      <w:ins w:id="178" w:author="Neville C Luhmann" w:date="2024-12-24T10:09:00Z" w16du:dateUtc="2024-12-24T18:09:00Z">
        <w:r w:rsidR="00947B48">
          <w:rPr>
            <w:noProof/>
          </w:rPr>
          <w:t>t</w:t>
        </w:r>
      </w:ins>
      <w:ins w:id="179" w:author="Neville C Luhmann" w:date="2024-12-24T10:10:00Z" w16du:dateUtc="2024-12-24T18:10:00Z">
        <w:r w:rsidR="00947B48">
          <w:rPr>
            <w:noProof/>
          </w:rPr>
          <w:t xml:space="preserve">he </w:t>
        </w:r>
      </w:ins>
      <w:r>
        <w:rPr>
          <w:noProof/>
        </w:rPr>
        <w:t xml:space="preserve">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14:paraId="609C6E92" w14:textId="2AF44694"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We start with </w:t>
      </w:r>
      <w:ins w:id="180" w:author="Neville C Luhmann" w:date="2024-12-24T10:10:00Z" w16du:dateUtc="2024-12-24T18:10:00Z">
        <w:r w:rsidR="006B2A83">
          <w:rPr>
            <w:noProof/>
          </w:rPr>
          <w:t xml:space="preserve">a </w:t>
        </w:r>
      </w:ins>
      <w:r>
        <w:rPr>
          <w:noProof/>
        </w:rPr>
        <w:t xml:space="preserve">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w:t>
      </w:r>
      <w:del w:id="181" w:author="Neville C Luhmann" w:date="2024-12-24T10:10:00Z" w16du:dateUtc="2024-12-24T18:10:00Z">
        <w:r w:rsidDel="00504825">
          <w:rPr>
            <w:noProof/>
          </w:rPr>
          <w:delText xml:space="preserve">this </w:delText>
        </w:r>
      </w:del>
      <w:ins w:id="182" w:author="Neville C Luhmann" w:date="2024-12-24T10:10:00Z" w16du:dateUtc="2024-12-24T18:10:00Z">
        <w:r w:rsidR="00504825">
          <w:rPr>
            <w:noProof/>
          </w:rPr>
          <w:t>th</w:t>
        </w:r>
        <w:r w:rsidR="00504825">
          <w:rPr>
            <w:noProof/>
          </w:rPr>
          <w:t>ese</w:t>
        </w:r>
        <w:r w:rsidR="00504825">
          <w:rPr>
            <w:noProof/>
          </w:rPr>
          <w:t xml:space="preserve"> </w:t>
        </w:r>
      </w:ins>
      <w:r>
        <w:rPr>
          <w:noProof/>
        </w:rPr>
        <w:t>parameters are set without reality consideration</w:t>
      </w:r>
      <w:ins w:id="183" w:author="Neville C Luhmann" w:date="2024-12-24T10:10:00Z" w16du:dateUtc="2024-12-24T18:10:00Z">
        <w:r w:rsidR="00504825">
          <w:rPr>
            <w:noProof/>
          </w:rPr>
          <w:t>s</w:t>
        </w:r>
      </w:ins>
      <w:r>
        <w:rPr>
          <w:noProof/>
        </w:rPr>
        <w:t xml:space="preserve"> ,merely for </w:t>
      </w:r>
      <w:del w:id="184" w:author="Neville C Luhmann" w:date="2024-12-24T10:11:00Z" w16du:dateUtc="2024-12-24T18:11:00Z">
        <w:r w:rsidDel="00504825">
          <w:rPr>
            <w:noProof/>
          </w:rPr>
          <w:delText xml:space="preserve">quick </w:delText>
        </w:r>
      </w:del>
      <w:ins w:id="185" w:author="Neville C Luhmann" w:date="2024-12-24T10:11:00Z" w16du:dateUtc="2024-12-24T18:11:00Z">
        <w:r w:rsidR="00504825">
          <w:rPr>
            <w:noProof/>
          </w:rPr>
          <w:t>rapid</w:t>
        </w:r>
        <w:r w:rsidR="00504825">
          <w:rPr>
            <w:noProof/>
          </w:rPr>
          <w:t xml:space="preserve"> </w:t>
        </w:r>
      </w:ins>
      <w:r>
        <w:rPr>
          <w:noProof/>
        </w:rPr>
        <w:t xml:space="preserve">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w:t>
      </w:r>
      <w:ins w:id="186" w:author="Neville C Luhmann" w:date="2024-12-24T10:11:00Z" w16du:dateUtc="2024-12-24T18:11:00Z">
        <w:r w:rsidR="00F87DCE">
          <w:rPr>
            <w:noProof/>
          </w:rPr>
          <w:t>,</w:t>
        </w:r>
      </w:ins>
      <w:r>
        <w:rPr>
          <w:noProof/>
        </w:rPr>
        <w:t xml:space="preserve"> but gradually gains speed . </w:t>
      </w:r>
    </w:p>
    <w:p w14:paraId="6C4AC9AD"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774D4A44" wp14:editId="512ECC90">
            <wp:extent cx="4944533" cy="2808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7646" cy="2816218"/>
                    </a:xfrm>
                    <a:prstGeom prst="rect">
                      <a:avLst/>
                    </a:prstGeom>
                    <a:noFill/>
                    <a:ln>
                      <a:noFill/>
                    </a:ln>
                  </pic:spPr>
                </pic:pic>
              </a:graphicData>
            </a:graphic>
          </wp:inline>
        </w:drawing>
      </w:r>
    </w:p>
    <w:p w14:paraId="0C27EE9B" w14:textId="77777777" w:rsidR="00AE1959" w:rsidRDefault="00AE1959">
      <w:pPr>
        <w:tabs>
          <w:tab w:val="center" w:pos="4800"/>
          <w:tab w:val="right" w:pos="9500"/>
        </w:tabs>
        <w:jc w:val="center"/>
        <w:rPr>
          <w:rFonts w:ascii="Times New Roman" w:hAnsi="Times New Roman" w:cs="Times New Roman"/>
          <w:noProof/>
        </w:rPr>
      </w:pPr>
      <w:r>
        <w:rPr>
          <w:noProof/>
        </w:rPr>
        <w:t xml:space="preserve">Figure  5: (a) Orbit trajectory of electron motion (b) Momentum phase space of electron motion </w:t>
      </w:r>
    </w:p>
    <w:p w14:paraId="72F9746A" w14:textId="6789B1E0" w:rsidR="00AE1959" w:rsidRDefault="00AE1959" w:rsidP="005F1ADF">
      <w:pPr>
        <w:tabs>
          <w:tab w:val="center" w:pos="4800"/>
          <w:tab w:val="right" w:pos="9500"/>
        </w:tabs>
        <w:jc w:val="both"/>
        <w:rPr>
          <w:rFonts w:ascii="Times New Roman" w:hAnsi="Times New Roman" w:cs="Times New Roman"/>
          <w:noProof/>
        </w:rPr>
      </w:pPr>
      <w:r>
        <w:rPr>
          <w:noProof/>
        </w:rPr>
        <w:t>Simultaneously, the resonant frequency increases according to Eq. (13-15). Fig</w:t>
      </w:r>
      <w:ins w:id="187" w:author="Neville C Luhmann" w:date="2024-12-24T10:11:00Z" w16du:dateUtc="2024-12-24T18:11:00Z">
        <w:r w:rsidR="00F87DCE">
          <w:rPr>
            <w:noProof/>
          </w:rPr>
          <w:t>ure</w:t>
        </w:r>
      </w:ins>
      <w:del w:id="188" w:author="Neville C Luhmann" w:date="2024-12-24T10:11:00Z" w16du:dateUtc="2024-12-24T18:11:00Z">
        <w:r w:rsidDel="00F87DCE">
          <w:rPr>
            <w:noProof/>
          </w:rPr>
          <w:delText>.</w:delText>
        </w:r>
      </w:del>
      <w:r>
        <w:rPr>
          <w:noProof/>
        </w:rPr>
        <w:t xml:space="preserve"> </w:t>
      </w:r>
      <w:r w:rsidR="005F1ADF">
        <w:rPr>
          <w:rFonts w:hint="eastAsia"/>
          <w:noProof/>
        </w:rPr>
        <w:t>5</w:t>
      </w:r>
      <w:r>
        <w:rPr>
          <w:noProof/>
        </w:rPr>
        <w:t xml:space="preserve"> shows the evolutions of the electron’s orbit and velocity phase during acceleration. The details of the electron’s motion are given in Fig. </w:t>
      </w:r>
      <w:r w:rsidR="005F1ADF">
        <w:rPr>
          <w:rFonts w:hint="eastAsia"/>
          <w:noProof/>
        </w:rPr>
        <w:t>6</w:t>
      </w:r>
      <w:r>
        <w:rPr>
          <w:noProof/>
        </w:rPr>
        <w:t xml:space="preserve">. The resonant frequencies increase simultaneously (Fig. </w:t>
      </w:r>
      <w:r w:rsidR="005F1ADF">
        <w:rPr>
          <w:rFonts w:hint="eastAsia"/>
          <w:noProof/>
        </w:rPr>
        <w:t>6</w:t>
      </w:r>
      <w:r>
        <w:rPr>
          <w:noProof/>
        </w:rPr>
        <w:t xml:space="preserve">(a)) during electron acceleration in the electrostatic field (Fig. </w:t>
      </w:r>
      <w:r w:rsidR="005F1ADF">
        <w:rPr>
          <w:rFonts w:hint="eastAsia"/>
          <w:noProof/>
        </w:rPr>
        <w:t>6</w:t>
      </w:r>
      <w:r>
        <w:rPr>
          <w:noProof/>
        </w:rPr>
        <w:t xml:space="preserve"> (b)). When the Normal Doppler frequency </w:t>
      </w:r>
      <w:ins w:id="189" w:author="Neville C Luhmann" w:date="2024-12-24T10:11:00Z" w16du:dateUtc="2024-12-24T18:11:00Z">
        <w:r w:rsidR="0086519F">
          <w:rPr>
            <w:noProof/>
          </w:rPr>
          <w:t>is</w:t>
        </w:r>
      </w:ins>
      <w:ins w:id="190" w:author="Neville C Luhmann" w:date="2024-12-24T10:12:00Z" w16du:dateUtc="2024-12-24T18:12:00Z">
        <w:r w:rsidR="0086519F">
          <w:rPr>
            <w:noProof/>
          </w:rPr>
          <w:t xml:space="preserve"> </w:t>
        </w:r>
      </w:ins>
      <w:r>
        <w:rPr>
          <w:noProof/>
        </w:rPr>
        <w:t xml:space="preserve">equals to </w:t>
      </w:r>
      <w:ins w:id="191" w:author="Neville C Luhmann" w:date="2024-12-24T10:12:00Z" w16du:dateUtc="2024-12-24T18:12:00Z">
        <w:r w:rsidR="0086519F">
          <w:rPr>
            <w:noProof/>
          </w:rPr>
          <w:t xml:space="preserve">that of the </w:t>
        </w:r>
      </w:ins>
      <w:r>
        <w:rPr>
          <w:noProof/>
        </w:rPr>
        <w:t xml:space="preserve">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t>
      </w:r>
      <w:del w:id="192" w:author="Neville C Luhmann" w:date="2024-12-24T10:12:00Z" w16du:dateUtc="2024-12-24T18:12:00Z">
        <w:r w:rsidDel="00570343">
          <w:rPr>
            <w:noProof/>
          </w:rPr>
          <w:delText xml:space="preserve">quickly </w:delText>
        </w:r>
      </w:del>
      <w:ins w:id="193" w:author="Neville C Luhmann" w:date="2024-12-24T10:12:00Z" w16du:dateUtc="2024-12-24T18:12:00Z">
        <w:r w:rsidR="00570343">
          <w:rPr>
            <w:noProof/>
          </w:rPr>
          <w:t xml:space="preserve">rapidly </w:t>
        </w:r>
        <w:r w:rsidR="00570343">
          <w:rPr>
            <w:noProof/>
          </w:rPr>
          <w:t xml:space="preserve"> </w:t>
        </w:r>
      </w:ins>
      <w:del w:id="194" w:author="Neville C Luhmann" w:date="2024-12-24T10:12:00Z" w16du:dateUtc="2024-12-24T18:12:00Z">
        <w:r w:rsidDel="00570343">
          <w:rPr>
            <w:noProof/>
          </w:rPr>
          <w:delText>grow up</w:delText>
        </w:r>
      </w:del>
      <w:ins w:id="195" w:author="Neville C Luhmann" w:date="2024-12-24T10:12:00Z" w16du:dateUtc="2024-12-24T18:12:00Z">
        <w:r w:rsidR="00570343">
          <w:rPr>
            <w:noProof/>
          </w:rPr>
          <w:t>increases</w:t>
        </w:r>
      </w:ins>
      <w:r>
        <w:rPr>
          <w:noProof/>
        </w:rPr>
        <w:t xml:space="preserve"> (Fig. </w:t>
      </w:r>
      <w:r w:rsidR="005F1ADF">
        <w:rPr>
          <w:rFonts w:hint="eastAsia"/>
          <w:noProof/>
        </w:rPr>
        <w:t>6</w:t>
      </w:r>
      <w:r>
        <w:rPr>
          <w:noProof/>
        </w:rPr>
        <w:t xml:space="preserve">(d)).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w:t>
      </w:r>
      <w:r w:rsidR="005F1ADF">
        <w:rPr>
          <w:rFonts w:hint="eastAsia"/>
          <w:noProof/>
        </w:rPr>
        <w:t>6</w:t>
      </w:r>
      <w:r>
        <w:rPr>
          <w:noProof/>
        </w:rPr>
        <w:t xml:space="preserve">(c),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w:t>
      </w:r>
      <w:ins w:id="196" w:author="Neville C Luhmann" w:date="2024-12-24T10:13:00Z" w16du:dateUtc="2024-12-24T18:13:00Z">
        <w:r w:rsidR="009973C1">
          <w:rPr>
            <w:noProof/>
          </w:rPr>
          <w:t xml:space="preserve">the </w:t>
        </w:r>
      </w:ins>
      <w:r>
        <w:rPr>
          <w:noProof/>
        </w:rPr>
        <w:t xml:space="preserve">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w:t>
      </w:r>
      <w:ins w:id="197" w:author="Neville C Luhmann" w:date="2024-12-24T10:13:00Z" w16du:dateUtc="2024-12-24T18:13:00Z">
        <w:r w:rsidR="009973C1">
          <w:rPr>
            <w:noProof/>
          </w:rPr>
          <w:t xml:space="preserve">the </w:t>
        </w:r>
      </w:ins>
      <w:r>
        <w:rPr>
          <w:noProof/>
        </w:rPr>
        <w:t xml:space="preserve">parallel and perpendicular directions which can be viewed as a reverse process for </w:t>
      </w:r>
      <w:ins w:id="198" w:author="Neville C Luhmann" w:date="2024-12-24T10:13:00Z" w16du:dateUtc="2024-12-24T18:13:00Z">
        <w:r w:rsidR="00C81F7A">
          <w:rPr>
            <w:noProof/>
          </w:rPr>
          <w:t xml:space="preserve">a </w:t>
        </w:r>
      </w:ins>
      <w:r>
        <w:rPr>
          <w:noProof/>
        </w:rPr>
        <w:t xml:space="preserve">system emitting photon as discussed </w:t>
      </w:r>
      <w:del w:id="199" w:author="Neville C Luhmann" w:date="2024-12-24T10:13:00Z" w16du:dateUtc="2024-12-24T18:13:00Z">
        <w:r w:rsidDel="00C81F7A">
          <w:rPr>
            <w:noProof/>
          </w:rPr>
          <w:delText xml:space="preserve">before </w:delText>
        </w:r>
      </w:del>
      <w:ins w:id="200" w:author="Neville C Luhmann" w:date="2024-12-24T10:13:00Z" w16du:dateUtc="2024-12-24T18:13:00Z">
        <w:r w:rsidR="00C81F7A">
          <w:rPr>
            <w:noProof/>
          </w:rPr>
          <w:t>pr</w:t>
        </w:r>
      </w:ins>
      <w:ins w:id="201" w:author="Neville C Luhmann" w:date="2024-12-24T10:14:00Z" w16du:dateUtc="2024-12-24T18:14:00Z">
        <w:r w:rsidR="00C81F7A">
          <w:rPr>
            <w:noProof/>
          </w:rPr>
          <w:t>eviously</w:t>
        </w:r>
      </w:ins>
      <w:ins w:id="202" w:author="Neville C Luhmann" w:date="2024-12-24T10:13:00Z" w16du:dateUtc="2024-12-24T18:13:00Z">
        <w:r w:rsidR="00C81F7A">
          <w:rPr>
            <w:noProof/>
          </w:rPr>
          <w:t xml:space="preserve"> </w:t>
        </w:r>
      </w:ins>
      <w:r>
        <w:rPr>
          <w:noProof/>
        </w:rPr>
        <w:t xml:space="preserve">(The </w:t>
      </w:r>
      <w:r>
        <w:rPr>
          <w:noProof/>
        </w:rPr>
        <w:lastRenderedPageBreak/>
        <w:t xml:space="preserve">NDE process is widely </w:t>
      </w:r>
      <w:del w:id="203" w:author="Neville C Luhmann" w:date="2024-12-24T10:14:00Z" w16du:dateUtc="2024-12-24T18:14:00Z">
        <w:r w:rsidDel="00770B39">
          <w:rPr>
            <w:noProof/>
          </w:rPr>
          <w:delText xml:space="preserve">used </w:delText>
        </w:r>
      </w:del>
      <w:ins w:id="204" w:author="Neville C Luhmann" w:date="2024-12-24T10:14:00Z" w16du:dateUtc="2024-12-24T18:14:00Z">
        <w:r w:rsidR="00770B39">
          <w:rPr>
            <w:noProof/>
          </w:rPr>
          <w:t>employed</w:t>
        </w:r>
        <w:r w:rsidR="00770B39">
          <w:rPr>
            <w:noProof/>
          </w:rPr>
          <w:t xml:space="preserve"> </w:t>
        </w:r>
      </w:ins>
      <w:r>
        <w:rPr>
          <w:noProof/>
        </w:rPr>
        <w:t xml:space="preserve">for </w:t>
      </w:r>
      <w:del w:id="205" w:author="Neville C Luhmann" w:date="2024-12-24T10:14:00Z" w16du:dateUtc="2024-12-24T18:14:00Z">
        <w:r w:rsidDel="00770B39">
          <w:rPr>
            <w:noProof/>
          </w:rPr>
          <w:delText xml:space="preserve">in </w:delText>
        </w:r>
      </w:del>
      <w:r>
        <w:rPr>
          <w:noProof/>
        </w:rPr>
        <w:t>current drive</w:t>
      </w:r>
      <w:ins w:id="206" w:author="Neville C Luhmann" w:date="2024-12-24T10:14:00Z" w16du:dateUtc="2024-12-24T18:14:00Z">
        <w:r w:rsidR="00770B39">
          <w:rPr>
            <w:noProof/>
          </w:rPr>
          <w:t xml:space="preserve"> </w:t>
        </w:r>
      </w:ins>
      <w:r>
        <w:rPr>
          <w:noProof/>
        </w:rPr>
        <w:t xml:space="preserve">[2] and plasma heating [20] in </w:t>
      </w:r>
      <w:ins w:id="207" w:author="Neville C Luhmann" w:date="2024-12-24T10:17:00Z" w16du:dateUtc="2024-12-24T18:17:00Z">
        <w:r w:rsidR="001E25C4">
          <w:rPr>
            <w:noProof/>
          </w:rPr>
          <w:t>t</w:t>
        </w:r>
      </w:ins>
      <w:del w:id="208" w:author="Neville C Luhmann" w:date="2024-12-24T10:16:00Z" w16du:dateUtc="2024-12-24T18:16:00Z">
        <w:r w:rsidDel="001E25C4">
          <w:rPr>
            <w:noProof/>
          </w:rPr>
          <w:delText>T</w:delText>
        </w:r>
      </w:del>
      <w:r>
        <w:rPr>
          <w:noProof/>
        </w:rPr>
        <w:t>okamak</w:t>
      </w:r>
      <w:ins w:id="209" w:author="Neville C Luhmann" w:date="2024-12-24T10:17:00Z" w16du:dateUtc="2024-12-24T18:17:00Z">
        <w:r w:rsidR="001E25C4">
          <w:rPr>
            <w:noProof/>
          </w:rPr>
          <w:t>s</w:t>
        </w:r>
      </w:ins>
      <w:r>
        <w:rPr>
          <w:noProof/>
        </w:rPr>
        <w:t xml:space="preserve"> , although it is generally believed that the current drive by electromagnetic waves follows the Fisch mechanism [9] due to the limited toroidal moment</w:t>
      </w:r>
      <w:ins w:id="210" w:author="Neville C Luhmann" w:date="2024-12-24T10:17:00Z" w16du:dateUtc="2024-12-24T18:17:00Z">
        <w:r w:rsidR="00A73873">
          <w:rPr>
            <w:noProof/>
          </w:rPr>
          <w:t>um</w:t>
        </w:r>
      </w:ins>
      <w:r>
        <w:rPr>
          <w:noProof/>
        </w:rPr>
        <w:t xml:space="preserve"> injected by the waves). However, the resonant condition is quickly broken as the parallel velocity keep</w:t>
      </w:r>
      <w:ins w:id="211" w:author="Neville C Luhmann" w:date="2024-12-24T10:17:00Z" w16du:dateUtc="2024-12-24T18:17:00Z">
        <w:r w:rsidR="00A73873">
          <w:rPr>
            <w:noProof/>
          </w:rPr>
          <w:t>s</w:t>
        </w:r>
      </w:ins>
      <w:r>
        <w:rPr>
          <w:noProof/>
        </w:rPr>
        <w:t xml:space="preserve">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w:t>
      </w:r>
      <w:del w:id="212" w:author="Neville C Luhmann" w:date="2024-12-24T10:17:00Z" w16du:dateUtc="2024-12-24T18:17:00Z">
        <w:r w:rsidDel="00A73873">
          <w:rPr>
            <w:noProof/>
          </w:rPr>
          <w:delText>arrives at</w:delText>
        </w:r>
      </w:del>
      <w:ins w:id="213" w:author="Neville C Luhmann" w:date="2024-12-24T10:17:00Z" w16du:dateUtc="2024-12-24T18:17:00Z">
        <w:r w:rsidR="00A73873">
          <w:rPr>
            <w:noProof/>
          </w:rPr>
          <w:t>reaches</w:t>
        </w:r>
      </w:ins>
      <w:r>
        <w:rPr>
          <w:noProof/>
        </w:rPr>
        <w:t xml:space="preserve">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the system starts to resona</w:t>
      </w:r>
      <w:ins w:id="214" w:author="Neville C Luhmann" w:date="2024-12-24T10:19:00Z" w16du:dateUtc="2024-12-24T18:19:00Z">
        <w:r w:rsidR="00C729F2">
          <w:rPr>
            <w:noProof/>
          </w:rPr>
          <w:t>te</w:t>
        </w:r>
      </w:ins>
      <w:del w:id="215" w:author="Neville C Luhmann" w:date="2024-12-24T10:19:00Z" w16du:dateUtc="2024-12-24T18:19:00Z">
        <w:r w:rsidDel="00C729F2">
          <w:rPr>
            <w:noProof/>
          </w:rPr>
          <w:delText>nt</w:delText>
        </w:r>
      </w:del>
      <w:r>
        <w:rPr>
          <w:noProof/>
        </w:rPr>
        <w:t xml:space="preserve"> with </w:t>
      </w:r>
      <w:ins w:id="216" w:author="Neville C Luhmann" w:date="2024-12-24T10:19:00Z" w16du:dateUtc="2024-12-24T18:19:00Z">
        <w:r w:rsidR="00C729F2">
          <w:rPr>
            <w:noProof/>
          </w:rPr>
          <w:t xml:space="preserve">the </w:t>
        </w:r>
      </w:ins>
      <w:r>
        <w:rPr>
          <w:noProof/>
        </w:rPr>
        <w:t xml:space="preserve">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w:t>
      </w:r>
      <w:r w:rsidR="005F1ADF">
        <w:rPr>
          <w:rFonts w:hint="eastAsia"/>
          <w:noProof/>
        </w:rPr>
        <w:t>6</w:t>
      </w:r>
      <w:r>
        <w:rPr>
          <w:noProof/>
        </w:rPr>
        <w:t>(</w:t>
      </w:r>
      <w:r w:rsidR="004B1A82">
        <w:rPr>
          <w:rFonts w:hint="eastAsia"/>
          <w:noProof/>
        </w:rPr>
        <w:t>a</w:t>
      </w:r>
      <w:r>
        <w:rPr>
          <w:noProof/>
        </w:rPr>
        <w:t xml:space="preserve">), the parallel velocity begins to scatter to </w:t>
      </w:r>
      <w:ins w:id="217" w:author="Neville C Luhmann" w:date="2024-12-24T10:19:00Z" w16du:dateUtc="2024-12-24T18:19:00Z">
        <w:r w:rsidR="00775F3A">
          <w:rPr>
            <w:noProof/>
          </w:rPr>
          <w:t xml:space="preserve">the </w:t>
        </w:r>
      </w:ins>
      <w:r>
        <w:rPr>
          <w:noProof/>
        </w:rPr>
        <w:t xml:space="preserve">perpendicular direction as we can see </w:t>
      </w:r>
      <w:ins w:id="218" w:author="Neville C Luhmann" w:date="2024-12-24T10:19:00Z" w16du:dateUtc="2024-12-24T18:19:00Z">
        <w:r w:rsidR="00775F3A">
          <w:rPr>
            <w:noProof/>
          </w:rPr>
          <w:t xml:space="preserve">from </w:t>
        </w:r>
      </w:ins>
      <w:r>
        <w:rPr>
          <w:noProof/>
        </w:rPr>
        <w:t xml:space="preserve">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w:t>
      </w:r>
      <w:r w:rsidR="005F1ADF">
        <w:rPr>
          <w:rFonts w:hint="eastAsia"/>
          <w:noProof/>
        </w:rPr>
        <w:t>6</w:t>
      </w:r>
      <w:r>
        <w:rPr>
          <w:noProof/>
        </w:rPr>
        <w:t xml:space="preserve">(d). The resonant condition quickly disappears as the parallel velocity surpasses the resonant region. To determine which type of </w:t>
      </w:r>
      <w:ins w:id="219" w:author="Neville C Luhmann" w:date="2024-12-24T10:20:00Z" w16du:dateUtc="2024-12-24T18:20:00Z">
        <w:r w:rsidR="00775F3A">
          <w:rPr>
            <w:noProof/>
          </w:rPr>
          <w:t>e</w:t>
        </w:r>
      </w:ins>
      <w:del w:id="220" w:author="Neville C Luhmann" w:date="2024-12-24T10:20:00Z" w16du:dateUtc="2024-12-24T18:20:00Z">
        <w:r w:rsidDel="00775F3A">
          <w:rPr>
            <w:noProof/>
          </w:rPr>
          <w:delText>E</w:delText>
        </w:r>
      </w:del>
      <w:r>
        <w:rPr>
          <w:noProof/>
        </w:rPr>
        <w:t>lectro</w:t>
      </w:r>
      <w:ins w:id="221" w:author="Neville C Luhmann" w:date="2024-12-24T10:20:00Z" w16du:dateUtc="2024-12-24T18:20:00Z">
        <w:r w:rsidR="00775F3A">
          <w:rPr>
            <w:noProof/>
          </w:rPr>
          <w:t>m</w:t>
        </w:r>
      </w:ins>
      <w:del w:id="222" w:author="Neville C Luhmann" w:date="2024-12-24T10:20:00Z" w16du:dateUtc="2024-12-24T18:20:00Z">
        <w:r w:rsidDel="00775F3A">
          <w:rPr>
            <w:noProof/>
          </w:rPr>
          <w:delText>M</w:delText>
        </w:r>
      </w:del>
      <w:r>
        <w:rPr>
          <w:noProof/>
        </w:rPr>
        <w:t xml:space="preserve">agnetic </w:t>
      </w:r>
      <w:ins w:id="223" w:author="Neville C Luhmann" w:date="2024-12-24T10:20:00Z" w16du:dateUtc="2024-12-24T18:20:00Z">
        <w:r w:rsidR="001026F3">
          <w:rPr>
            <w:noProof/>
          </w:rPr>
          <w:t>w</w:t>
        </w:r>
      </w:ins>
      <w:del w:id="224" w:author="Neville C Luhmann" w:date="2024-12-24T10:20:00Z" w16du:dateUtc="2024-12-24T18:20:00Z">
        <w:r w:rsidDel="001026F3">
          <w:rPr>
            <w:noProof/>
          </w:rPr>
          <w:delText>W</w:delText>
        </w:r>
      </w:del>
      <w:r>
        <w:rPr>
          <w:noProof/>
        </w:rPr>
        <w:t>ave</w:t>
      </w:r>
      <w:del w:id="225" w:author="Neville C Luhmann" w:date="2024-12-24T10:20:00Z" w16du:dateUtc="2024-12-24T18:20:00Z">
        <w:r w:rsidDel="001026F3">
          <w:rPr>
            <w:noProof/>
          </w:rPr>
          <w:delText>s</w:delText>
        </w:r>
      </w:del>
      <w:r>
        <w:rPr>
          <w:noProof/>
        </w:rPr>
        <w:t xml:space="preserve">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w:t>
      </w:r>
      <w:r w:rsidR="005F1ADF">
        <w:rPr>
          <w:rFonts w:hint="eastAsia"/>
          <w:noProof/>
        </w:rPr>
        <w:t>6</w:t>
      </w:r>
      <w:r>
        <w:rPr>
          <w:noProof/>
        </w:rPr>
        <w:t xml:space="preserve">(e) which agree well with our previous analysis. We can understand this phenomenon through the conservation of angular momentum and </w:t>
      </w:r>
      <w:ins w:id="226" w:author="Neville C Luhmann" w:date="2024-12-24T10:22:00Z" w16du:dateUtc="2024-12-24T18:22:00Z">
        <w:r w:rsidR="000A70CA">
          <w:rPr>
            <w:noProof/>
          </w:rPr>
          <w:t xml:space="preserve">linear </w:t>
        </w:r>
      </w:ins>
      <w:r>
        <w:rPr>
          <w:noProof/>
        </w:rPr>
        <w:t>momentum: Because electron</w:t>
      </w:r>
      <w:ins w:id="227" w:author="Neville C Luhmann" w:date="2024-12-24T10:22:00Z" w16du:dateUtc="2024-12-24T18:22:00Z">
        <w:r w:rsidR="005F0C4E">
          <w:rPr>
            <w:noProof/>
          </w:rPr>
          <w:t>s</w:t>
        </w:r>
      </w:ins>
      <w:r>
        <w:rPr>
          <w:noProof/>
        </w:rPr>
        <w:t xml:space="preserve"> have a right-hand spin orbital angular momentum in a magnetic field, when </w:t>
      </w:r>
      <w:ins w:id="228" w:author="Neville C Luhmann" w:date="2024-12-24T10:22:00Z" w16du:dateUtc="2024-12-24T18:22:00Z">
        <w:r w:rsidR="005F0C4E">
          <w:rPr>
            <w:noProof/>
          </w:rPr>
          <w:t xml:space="preserve">the </w:t>
        </w:r>
      </w:ins>
      <w:r>
        <w:rPr>
          <w:noProof/>
        </w:rPr>
        <w:t>electron absorb</w:t>
      </w:r>
      <w:ins w:id="229" w:author="Neville C Luhmann" w:date="2024-12-24T10:22:00Z" w16du:dateUtc="2024-12-24T18:22:00Z">
        <w:r w:rsidR="005F0C4E">
          <w:rPr>
            <w:noProof/>
          </w:rPr>
          <w:t>s</w:t>
        </w:r>
      </w:ins>
      <w:r>
        <w:rPr>
          <w:noProof/>
        </w:rPr>
        <w:t xml:space="preserve"> right-handed electromagnetic waves propagating in the parallel direction, according to the conservation of momentum and angular momentum, the parallel momentum and rotational energy of the electron will also increase</w:t>
      </w:r>
      <w:del w:id="230" w:author="Neville C Luhmann" w:date="2024-12-24T10:23:00Z" w16du:dateUtc="2024-12-24T18:23:00Z">
        <w:r w:rsidDel="005F0C4E">
          <w:rPr>
            <w:noProof/>
          </w:rPr>
          <w:delText xml:space="preserve">, </w:delText>
        </w:r>
      </w:del>
      <w:ins w:id="231" w:author="Neville C Luhmann" w:date="2024-12-24T10:23:00Z" w16du:dateUtc="2024-12-24T18:23:00Z">
        <w:r w:rsidR="005F0C4E">
          <w:rPr>
            <w:noProof/>
          </w:rPr>
          <w:t>;</w:t>
        </w:r>
        <w:r w:rsidR="005F0C4E">
          <w:rPr>
            <w:noProof/>
          </w:rPr>
          <w:t xml:space="preserve"> </w:t>
        </w:r>
      </w:ins>
      <w:r>
        <w:rPr>
          <w:noProof/>
        </w:rPr>
        <w:t>this process corresponds to NDE. When the electron emit</w:t>
      </w:r>
      <w:ins w:id="232" w:author="Neville C Luhmann" w:date="2024-12-24T10:23:00Z" w16du:dateUtc="2024-12-24T18:23:00Z">
        <w:r w:rsidR="005F0C4E">
          <w:rPr>
            <w:noProof/>
          </w:rPr>
          <w:t>s</w:t>
        </w:r>
      </w:ins>
      <w:r>
        <w:rPr>
          <w:noProof/>
        </w:rPr>
        <w:t xml:space="preserve"> left-hand circular electromagnetic waves propagating in the parallel direction, the conservation of momentum results in a decrease in the electron’s parallel momentum, while the conservation of angular momentum requires an increase in the electron’s rotational energy</w:t>
      </w:r>
      <w:del w:id="233" w:author="Neville C Luhmann" w:date="2024-12-24T10:23:00Z" w16du:dateUtc="2024-12-24T18:23:00Z">
        <w:r w:rsidDel="005F0C4E">
          <w:rPr>
            <w:noProof/>
          </w:rPr>
          <w:delText>,</w:delText>
        </w:r>
      </w:del>
      <w:ins w:id="234" w:author="Neville C Luhmann" w:date="2024-12-24T10:23:00Z" w16du:dateUtc="2024-12-24T18:23:00Z">
        <w:r w:rsidR="005F0C4E">
          <w:rPr>
            <w:noProof/>
          </w:rPr>
          <w:t>;</w:t>
        </w:r>
      </w:ins>
      <w:r>
        <w:rPr>
          <w:noProof/>
        </w:rPr>
        <w:t>this process corresponds to ADE.It is worth noting that there is no response during the Cerenkov resonance for the electromagnetic wave (EMW), as the Cerenkov effect primarily pertains to electrostatic waves.The ADE mechanism from classical theory is analy</w:t>
      </w:r>
      <w:ins w:id="235" w:author="Neville C Luhmann" w:date="2024-12-24T10:23:00Z" w16du:dateUtc="2024-12-24T18:23:00Z">
        <w:r w:rsidR="009A7B9C">
          <w:rPr>
            <w:noProof/>
          </w:rPr>
          <w:t>z</w:t>
        </w:r>
      </w:ins>
      <w:del w:id="236" w:author="Neville C Luhmann" w:date="2024-12-24T10:23:00Z" w16du:dateUtc="2024-12-24T18:23:00Z">
        <w:r w:rsidDel="009A7B9C">
          <w:rPr>
            <w:noProof/>
          </w:rPr>
          <w:delText>sis</w:delText>
        </w:r>
      </w:del>
      <w:r>
        <w:rPr>
          <w:noProof/>
        </w:rPr>
        <w:t xml:space="preserve">ed in </w:t>
      </w:r>
      <w:ins w:id="237" w:author="Neville C Luhmann" w:date="2024-12-24T10:23:00Z" w16du:dateUtc="2024-12-24T18:23:00Z">
        <w:r w:rsidR="009A7B9C">
          <w:rPr>
            <w:noProof/>
          </w:rPr>
          <w:t xml:space="preserve">the </w:t>
        </w:r>
      </w:ins>
      <w:del w:id="238" w:author="Neville C Luhmann" w:date="2024-12-24T10:23:00Z" w16du:dateUtc="2024-12-24T18:23:00Z">
        <w:r w:rsidDel="009A7B9C">
          <w:rPr>
            <w:noProof/>
          </w:rPr>
          <w:delText>appendix</w:delText>
        </w:r>
      </w:del>
      <w:ins w:id="239" w:author="Neville C Luhmann" w:date="2024-12-24T10:23:00Z" w16du:dateUtc="2024-12-24T18:23:00Z">
        <w:r w:rsidR="009A7B9C">
          <w:rPr>
            <w:noProof/>
          </w:rPr>
          <w:t>A</w:t>
        </w:r>
        <w:r w:rsidR="009A7B9C">
          <w:rPr>
            <w:noProof/>
          </w:rPr>
          <w:t>ppendix</w:t>
        </w:r>
      </w:ins>
      <w:r>
        <w:rPr>
          <w:noProof/>
        </w:rPr>
        <w:t xml:space="preserve">. </w:t>
      </w:r>
    </w:p>
    <w:p w14:paraId="66F40AFB"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drawing>
          <wp:inline distT="0" distB="0" distL="0" distR="0" wp14:anchorId="55943A06" wp14:editId="2027F493">
            <wp:extent cx="4673600" cy="5651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547" cy="5656676"/>
                    </a:xfrm>
                    <a:prstGeom prst="rect">
                      <a:avLst/>
                    </a:prstGeom>
                    <a:noFill/>
                    <a:ln>
                      <a:noFill/>
                    </a:ln>
                  </pic:spPr>
                </pic:pic>
              </a:graphicData>
            </a:graphic>
          </wp:inline>
        </w:drawing>
      </w:r>
    </w:p>
    <w:p w14:paraId="3B561E6B" w14:textId="52313848" w:rsidR="00AE1959" w:rsidRDefault="00AE1959">
      <w:pPr>
        <w:tabs>
          <w:tab w:val="center" w:pos="4800"/>
          <w:tab w:val="right" w:pos="9500"/>
        </w:tabs>
        <w:jc w:val="center"/>
        <w:rPr>
          <w:rFonts w:ascii="Times New Roman" w:hAnsi="Times New Roman" w:cs="Times New Roman"/>
          <w:noProof/>
        </w:rPr>
      </w:pPr>
      <w:r>
        <w:rPr>
          <w:noProof/>
        </w:rPr>
        <w:t>Figure 6: Kinetic evolution of electron</w:t>
      </w:r>
      <w:ins w:id="240" w:author="Neville C Luhmann" w:date="2024-12-24T10:26:00Z" w16du:dateUtc="2024-12-24T18:26:00Z">
        <w:r w:rsidR="00562508">
          <w:rPr>
            <w:noProof/>
          </w:rPr>
          <w:t>s</w:t>
        </w:r>
      </w:ins>
      <w:r>
        <w:rPr>
          <w:noProof/>
        </w:rPr>
        <w:t xml:space="preserve"> in </w:t>
      </w:r>
      <w:ins w:id="241" w:author="Neville C Luhmann" w:date="2024-12-24T10:26:00Z" w16du:dateUtc="2024-12-24T18:26:00Z">
        <w:r w:rsidR="000415C7">
          <w:rPr>
            <w:noProof/>
          </w:rPr>
          <w:t xml:space="preserve">a </w:t>
        </w:r>
      </w:ins>
      <w:r>
        <w:rPr>
          <w:noProof/>
        </w:rPr>
        <w:t xml:space="preserve">magnetic field with </w:t>
      </w:r>
      <w:del w:id="242" w:author="Neville C Luhmann" w:date="2024-12-24T10:26:00Z" w16du:dateUtc="2024-12-24T18:26:00Z">
        <w:r w:rsidDel="000415C7">
          <w:rPr>
            <w:noProof/>
          </w:rPr>
          <w:delText xml:space="preserve">EMW </w:delText>
        </w:r>
      </w:del>
      <w:ins w:id="243" w:author="Neville C Luhmann" w:date="2024-12-24T10:26:00Z" w16du:dateUtc="2024-12-24T18:26:00Z">
        <w:r w:rsidR="000415C7">
          <w:rPr>
            <w:noProof/>
          </w:rPr>
          <w:t>electromagnetic wa</w:t>
        </w:r>
      </w:ins>
      <w:ins w:id="244" w:author="Neville C Luhmann" w:date="2024-12-24T10:27:00Z" w16du:dateUtc="2024-12-24T18:27:00Z">
        <w:r w:rsidR="000415C7">
          <w:rPr>
            <w:noProof/>
          </w:rPr>
          <w:t>ve</w:t>
        </w:r>
      </w:ins>
      <w:ins w:id="245" w:author="Neville C Luhmann" w:date="2024-12-24T10:26:00Z" w16du:dateUtc="2024-12-24T18:26:00Z">
        <w:r w:rsidR="000415C7">
          <w:rPr>
            <w:noProof/>
          </w:rPr>
          <w:t xml:space="preserve"> </w:t>
        </w:r>
      </w:ins>
      <w:r>
        <w:rPr>
          <w:noProof/>
        </w:rPr>
        <w:t>during acceleration. (a)Wave frequencies of anomalous Doppler frequency, normal Doppler frequency</w:t>
      </w:r>
      <w:ins w:id="246" w:author="Neville C Luhmann" w:date="2024-12-24T10:27:00Z" w16du:dateUtc="2024-12-24T18:27:00Z">
        <w:r w:rsidR="00224D98">
          <w:rPr>
            <w:noProof/>
          </w:rPr>
          <w:t>,</w:t>
        </w:r>
      </w:ins>
      <w:r>
        <w:rPr>
          <w:noProof/>
        </w:rPr>
        <w:t xml:space="preserve"> and source wave frequency</w:t>
      </w:r>
      <w:ins w:id="247" w:author="Neville C Luhmann" w:date="2024-12-24T10:27:00Z" w16du:dateUtc="2024-12-24T18:27:00Z">
        <w:r w:rsidR="00AE3C4E">
          <w:rPr>
            <w:noProof/>
          </w:rPr>
          <w:t>,</w:t>
        </w:r>
      </w:ins>
      <w:del w:id="248" w:author="Neville C Luhmann" w:date="2024-12-24T10:27:00Z" w16du:dateUtc="2024-12-24T18:27:00Z">
        <w:r w:rsidDel="00AE3C4E">
          <w:rPr>
            <w:noProof/>
          </w:rPr>
          <w:delText>.</w:delText>
        </w:r>
      </w:del>
      <w:r>
        <w:rPr>
          <w:noProof/>
        </w:rPr>
        <w:t xml:space="preserve">(b)Translational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with and without</w:t>
      </w:r>
      <w:ins w:id="249" w:author="Neville C Luhmann" w:date="2024-12-24T10:27:00Z" w16du:dateUtc="2024-12-24T18:27:00Z">
        <w:r w:rsidR="00224D98" w:rsidRPr="00224D98">
          <w:rPr>
            <w:noProof/>
          </w:rPr>
          <w:t xml:space="preserve"> </w:t>
        </w:r>
        <w:r w:rsidR="00224D98">
          <w:rPr>
            <w:noProof/>
          </w:rPr>
          <w:t>electromagnetic wave</w:t>
        </w:r>
        <w:r w:rsidR="00224D98">
          <w:rPr>
            <w:noProof/>
          </w:rPr>
          <w:t xml:space="preserve"> </w:t>
        </w:r>
        <w:r w:rsidR="00AE3C4E">
          <w:rPr>
            <w:noProof/>
          </w:rPr>
          <w:t>,</w:t>
        </w:r>
      </w:ins>
      <w:del w:id="250" w:author="Neville C Luhmann" w:date="2024-12-24T10:27:00Z" w16du:dateUtc="2024-12-24T18:27:00Z">
        <w:r w:rsidDel="00224D98">
          <w:rPr>
            <w:noProof/>
          </w:rPr>
          <w:delText xml:space="preserve"> EMW </w:delText>
        </w:r>
      </w:del>
      <w:r>
        <w:rPr>
          <w:noProof/>
        </w:rPr>
        <w:t xml:space="preserve">(c)The change of parallel velocity caused by </w:t>
      </w:r>
      <w:ins w:id="251" w:author="Neville C Luhmann" w:date="2024-12-24T10:28:00Z" w16du:dateUtc="2024-12-24T18:28:00Z">
        <w:r w:rsidR="00AE3C4E">
          <w:rPr>
            <w:noProof/>
          </w:rPr>
          <w:t>electromagnetic wave</w:t>
        </w:r>
      </w:ins>
      <w:del w:id="252" w:author="Neville C Luhmann" w:date="2024-12-24T10:28:00Z" w16du:dateUtc="2024-12-24T18:28:00Z">
        <w:r w:rsidDel="00AE3C4E">
          <w:rPr>
            <w:noProof/>
          </w:rPr>
          <w:delText>EMW</w:delText>
        </w:r>
      </w:del>
      <w:ins w:id="253" w:author="Neville C Luhmann" w:date="2024-12-24T10:28:00Z" w16du:dateUtc="2024-12-24T18:28:00Z">
        <w:r w:rsidR="00AE3C4E">
          <w:rPr>
            <w:noProof/>
          </w:rPr>
          <w:t>,</w:t>
        </w:r>
      </w:ins>
      <w:del w:id="254" w:author="Neville C Luhmann" w:date="2024-12-24T10:28:00Z" w16du:dateUtc="2024-12-24T18:28:00Z">
        <w:r w:rsidDel="00AE3C4E">
          <w:rPr>
            <w:noProof/>
          </w:rPr>
          <w:delText>.</w:delText>
        </w:r>
      </w:del>
      <w:r>
        <w:rPr>
          <w:noProof/>
        </w:rPr>
        <w:t xml:space="preserve"> (d)Cyclotron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ins w:id="255" w:author="Neville C Luhmann" w:date="2024-12-24T10:28:00Z" w16du:dateUtc="2024-12-24T18:28:00Z">
        <w:r w:rsidR="00DE7FD5">
          <w:rPr>
            <w:noProof/>
          </w:rPr>
          <w:t xml:space="preserve">, and </w:t>
        </w:r>
      </w:ins>
      <w:del w:id="256" w:author="Neville C Luhmann" w:date="2024-12-24T10:28:00Z" w16du:dateUtc="2024-12-24T18:28:00Z">
        <w:r w:rsidDel="00DE7FD5">
          <w:rPr>
            <w:noProof/>
          </w:rPr>
          <w:delText>.</w:delText>
        </w:r>
      </w:del>
      <w:r>
        <w:rPr>
          <w:noProof/>
        </w:rPr>
        <w:t>(e)Interaction with Linear ,Right-hand circular ,Left-hand circular polarization .</w:t>
      </w:r>
    </w:p>
    <w:p w14:paraId="71D9C38A"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A2F68B6" w14:textId="77777777" w:rsidR="00AE1959" w:rsidRDefault="00AE1959">
      <w:pPr>
        <w:tabs>
          <w:tab w:val="center" w:pos="4800"/>
          <w:tab w:val="right" w:pos="9500"/>
        </w:tabs>
        <w:ind w:firstLine="720"/>
        <w:jc w:val="both"/>
        <w:rPr>
          <w:rFonts w:ascii="Times New Roman" w:hAnsi="Times New Roman" w:cs="Times New Roman"/>
          <w:noProof/>
        </w:rPr>
      </w:pPr>
    </w:p>
    <w:p w14:paraId="17D0F765" w14:textId="77777777" w:rsidR="00AE1959" w:rsidRDefault="00AE1959" w:rsidP="00E45238">
      <w:pPr>
        <w:pStyle w:val="Heading2"/>
        <w:tabs>
          <w:tab w:val="center" w:pos="4800"/>
          <w:tab w:val="right" w:pos="9500"/>
        </w:tabs>
        <w:ind w:firstLine="0"/>
      </w:pPr>
      <w:r>
        <w:t xml:space="preserve">4  </w:t>
      </w:r>
      <w:bookmarkStart w:id="257" w:name="GrindEQpgref676a45624"/>
      <w:bookmarkEnd w:id="257"/>
      <w:r>
        <w:t>Critical Trapping Threshold of ADE</w:t>
      </w:r>
    </w:p>
    <w:p w14:paraId="46AF9909" w14:textId="05B77BE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w:t>
      </w:r>
      <w:ins w:id="258" w:author="Neville C Luhmann" w:date="2024-12-24T10:29:00Z" w16du:dateUtc="2024-12-24T18:29:00Z">
        <w:r w:rsidR="00DE7FD5">
          <w:rPr>
            <w:noProof/>
          </w:rPr>
          <w:t xml:space="preserve"> </w:t>
        </w:r>
      </w:ins>
      <w:r>
        <w:rPr>
          <w:noProof/>
        </w:rPr>
        <w:t xml:space="preserve">Next,we will </w:t>
      </w:r>
      <w:r>
        <w:rPr>
          <w:noProof/>
        </w:rPr>
        <w:lastRenderedPageBreak/>
        <w:t xml:space="preserve">demonstrate the existence of this equilibrium by varying the electromagnetic wave field intensity . </w:t>
      </w:r>
    </w:p>
    <w:p w14:paraId="598EC2B6" w14:textId="0B61910A" w:rsidR="00AE1959" w:rsidRDefault="00AE1959" w:rsidP="00E45238">
      <w:pPr>
        <w:tabs>
          <w:tab w:val="center" w:pos="4800"/>
          <w:tab w:val="right" w:pos="9500"/>
        </w:tabs>
        <w:ind w:firstLineChars="100" w:firstLine="240"/>
        <w:jc w:val="both"/>
        <w:rPr>
          <w:noProof/>
        </w:rPr>
      </w:pPr>
      <w:r>
        <w:rPr>
          <w:noProof/>
        </w:rPr>
        <w:t xml:space="preserve">Let us consider an </w:t>
      </w:r>
      <w:del w:id="259" w:author="Neville C Luhmann" w:date="2024-12-24T10:32:00Z" w16du:dateUtc="2024-12-24T18:32:00Z">
        <w:r w:rsidDel="001444D2">
          <w:rPr>
            <w:noProof/>
          </w:rPr>
          <w:delText xml:space="preserve">EMW </w:delText>
        </w:r>
      </w:del>
      <w:ins w:id="260" w:author="Neville C Luhmann" w:date="2024-12-24T10:32:00Z" w16du:dateUtc="2024-12-24T18:32:00Z">
        <w:r w:rsidR="001444D2">
          <w:rPr>
            <w:noProof/>
          </w:rPr>
          <w:t xml:space="preserve">electromagnetic </w:t>
        </w:r>
        <w:r w:rsidR="00126A1D">
          <w:rPr>
            <w:noProof/>
          </w:rPr>
          <w:t>wave</w:t>
        </w:r>
        <w:r w:rsidR="001444D2">
          <w:rPr>
            <w:noProof/>
          </w:rPr>
          <w:t xml:space="preserve"> </w:t>
        </w:r>
      </w:ins>
      <w:r>
        <w:rPr>
          <w:noProof/>
        </w:rPr>
        <w:t xml:space="preserve">with only </w:t>
      </w:r>
      <w:ins w:id="261" w:author="Neville C Luhmann" w:date="2024-12-24T10:32:00Z" w16du:dateUtc="2024-12-24T18:32:00Z">
        <w:r w:rsidR="00126A1D">
          <w:rPr>
            <w:noProof/>
          </w:rPr>
          <w:t xml:space="preserve">a </w:t>
        </w:r>
      </w:ins>
      <w:r>
        <w:rPr>
          <w:noProof/>
        </w:rPr>
        <w:t xml:space="preserve">left-hand polarized circular </w:t>
      </w:r>
      <w:del w:id="262" w:author="Neville C Luhmann" w:date="2024-12-24T10:32:00Z" w16du:dateUtc="2024-12-24T18:32:00Z">
        <w:r w:rsidDel="00126A1D">
          <w:rPr>
            <w:noProof/>
          </w:rPr>
          <w:delText>wave</w:delText>
        </w:r>
      </w:del>
      <w:ins w:id="263" w:author="Neville C Luhmann" w:date="2024-12-24T10:32:00Z" w16du:dateUtc="2024-12-24T18:32:00Z">
        <w:r w:rsidR="00126A1D">
          <w:rPr>
            <w:noProof/>
          </w:rPr>
          <w:t>component</w:t>
        </w:r>
      </w:ins>
      <w:r>
        <w:rPr>
          <w:noProof/>
        </w:rPr>
        <w:t xml:space="preserve">, where the wave-vector k and frequency </w:t>
      </w:r>
      <m:oMath>
        <m:r>
          <w:rPr>
            <w:rFonts w:ascii="Cambria Math" w:hAnsi="Cambria Math" w:cs="Cambria Math"/>
            <w:noProof/>
          </w:rPr>
          <m:t>ω</m:t>
        </m:r>
      </m:oMath>
      <w:r>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Here</w:t>
      </w:r>
      <w:ins w:id="264" w:author="Neville C Luhmann" w:date="2024-12-24T10:32:00Z" w16du:dateUtc="2024-12-24T18:32:00Z">
        <w:r w:rsidR="00126A1D">
          <w:rPr>
            <w:noProof/>
          </w:rPr>
          <w:t>,</w:t>
        </w:r>
      </w:ins>
      <w:r>
        <w:rPr>
          <w:noProof/>
        </w:rPr>
        <w:t xml:space="preserv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and </w:t>
      </w:r>
      <m:oMath>
        <m:r>
          <m:rPr>
            <m:sty m:val="p"/>
          </m:rPr>
          <w:rPr>
            <w:rFonts w:ascii="Cambria Math" w:hAnsi="Cambria Math"/>
            <w:noProof/>
          </w:rPr>
          <m:t>k</m:t>
        </m:r>
      </m:oMath>
      <w:r>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 xml:space="preserve"> respectively. As shown in Fig. </w:t>
      </w:r>
      <w:r w:rsidR="004B1A82">
        <w:rPr>
          <w:rFonts w:hint="eastAsia"/>
          <w:noProof/>
        </w:rPr>
        <w:t>7</w:t>
      </w:r>
      <w:r>
        <w:rPr>
          <w:noProof/>
        </w:rPr>
        <w:t xml:space="preserve">, when we increase the energy of </w:t>
      </w:r>
      <w:ins w:id="265" w:author="Neville C Luhmann" w:date="2024-12-24T10:32:00Z" w16du:dateUtc="2024-12-24T18:32:00Z">
        <w:r w:rsidR="00126A1D">
          <w:rPr>
            <w:noProof/>
          </w:rPr>
          <w:t xml:space="preserve">the </w:t>
        </w:r>
      </w:ins>
      <w:del w:id="266" w:author="Neville C Luhmann" w:date="2024-12-24T10:33:00Z" w16du:dateUtc="2024-12-24T18:33:00Z">
        <w:r w:rsidDel="00126A1D">
          <w:rPr>
            <w:noProof/>
          </w:rPr>
          <w:delText>EMW</w:delText>
        </w:r>
      </w:del>
      <w:ins w:id="267" w:author="Neville C Luhmann" w:date="2024-12-24T10:33:00Z" w16du:dateUtc="2024-12-24T18:33:00Z">
        <w:r w:rsidR="00126A1D">
          <w:rPr>
            <w:noProof/>
          </w:rPr>
          <w:t>electromagnetic wave</w:t>
        </w:r>
      </w:ins>
      <w:r>
        <w:rPr>
          <w:noProof/>
        </w:rPr>
        <w:t xml:space="preserve">, the parallel velocity will be trapped in the resonant condition and </w:t>
      </w:r>
      <w:del w:id="268" w:author="Neville C Luhmann" w:date="2024-12-24T10:33:00Z" w16du:dateUtc="2024-12-24T18:33:00Z">
        <w:r w:rsidDel="000B164A">
          <w:rPr>
            <w:noProof/>
          </w:rPr>
          <w:delText xml:space="preserve">stops </w:delText>
        </w:r>
      </w:del>
      <w:ins w:id="269" w:author="Neville C Luhmann" w:date="2024-12-24T10:33:00Z" w16du:dateUtc="2024-12-24T18:33:00Z">
        <w:r w:rsidR="000B164A">
          <w:rPr>
            <w:noProof/>
          </w:rPr>
          <w:t>ceases to</w:t>
        </w:r>
        <w:r w:rsidR="000B164A">
          <w:rPr>
            <w:noProof/>
          </w:rPr>
          <w:t xml:space="preserve"> </w:t>
        </w:r>
      </w:ins>
      <w:del w:id="270" w:author="Neville C Luhmann" w:date="2024-12-24T10:33:00Z" w16du:dateUtc="2024-12-24T18:33:00Z">
        <w:r w:rsidDel="000B164A">
          <w:rPr>
            <w:noProof/>
          </w:rPr>
          <w:delText xml:space="preserve">increasing </w:delText>
        </w:r>
      </w:del>
      <w:ins w:id="271" w:author="Neville C Luhmann" w:date="2024-12-24T10:33:00Z" w16du:dateUtc="2024-12-24T18:33:00Z">
        <w:r w:rsidR="000B164A">
          <w:rPr>
            <w:noProof/>
          </w:rPr>
          <w:t>increas</w:t>
        </w:r>
        <w:r w:rsidR="000B164A">
          <w:rPr>
            <w:noProof/>
          </w:rPr>
          <w:t>e</w:t>
        </w:r>
        <w:r w:rsidR="000B164A">
          <w:rPr>
            <w:noProof/>
          </w:rPr>
          <w:t xml:space="preserve"> </w:t>
        </w:r>
      </w:ins>
      <w:r>
        <w:rPr>
          <w:noProof/>
        </w:rPr>
        <w:t>while the perpendicular velocity increase</w:t>
      </w:r>
      <w:ins w:id="272" w:author="Neville C Luhmann" w:date="2024-12-24T10:33:00Z" w16du:dateUtc="2024-12-24T18:33:00Z">
        <w:r w:rsidR="00FC5C66">
          <w:rPr>
            <w:noProof/>
          </w:rPr>
          <w:t>s</w:t>
        </w:r>
      </w:ins>
      <w:r>
        <w:rPr>
          <w:noProof/>
        </w:rPr>
        <w:t xml:space="preserv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exceeds a certain threshold. The trapped electron’s orbit and moment</w:t>
      </w:r>
      <w:ins w:id="273" w:author="Neville C Luhmann" w:date="2024-12-24T10:33:00Z" w16du:dateUtc="2024-12-24T18:33:00Z">
        <w:r w:rsidR="00FC5C66">
          <w:rPr>
            <w:noProof/>
          </w:rPr>
          <w:t>um</w:t>
        </w:r>
      </w:ins>
      <w:r>
        <w:rPr>
          <w:noProof/>
        </w:rPr>
        <w:t xml:space="preserve"> are shown in Fig. </w:t>
      </w:r>
      <w:r w:rsidR="004B1A82">
        <w:rPr>
          <w:rFonts w:hint="eastAsia"/>
          <w:noProof/>
        </w:rPr>
        <w:t>8</w:t>
      </w:r>
      <w:r>
        <w:rPr>
          <w:noProof/>
        </w:rPr>
        <w:t xml:space="preserve">. </w:t>
      </w:r>
    </w:p>
    <w:p w14:paraId="515676C6" w14:textId="768BAE26" w:rsidR="006651E2" w:rsidRDefault="006651E2" w:rsidP="006651E2">
      <w:pPr>
        <w:tabs>
          <w:tab w:val="center" w:pos="4800"/>
          <w:tab w:val="right" w:pos="9500"/>
        </w:tabs>
        <w:ind w:firstLine="720"/>
        <w:jc w:val="center"/>
        <w:rPr>
          <w:rFonts w:ascii="Times New Roman" w:hAnsi="Times New Roman" w:cs="Times New Roman"/>
          <w:noProof/>
        </w:rPr>
      </w:pPr>
      <w:r w:rsidRPr="006651E2">
        <w:rPr>
          <w:rFonts w:ascii="Times New Roman" w:hAnsi="Times New Roman" w:cs="Times New Roman"/>
          <w:noProof/>
        </w:rPr>
        <w:drawing>
          <wp:inline distT="0" distB="0" distL="0" distR="0" wp14:anchorId="67A4D606" wp14:editId="7F08A498">
            <wp:extent cx="2609892" cy="5677231"/>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2"/>
                    <a:stretch>
                      <a:fillRect/>
                    </a:stretch>
                  </pic:blipFill>
                  <pic:spPr>
                    <a:xfrm>
                      <a:off x="0" y="0"/>
                      <a:ext cx="2618025" cy="5694922"/>
                    </a:xfrm>
                    <a:prstGeom prst="rect">
                      <a:avLst/>
                    </a:prstGeom>
                  </pic:spPr>
                </pic:pic>
              </a:graphicData>
            </a:graphic>
          </wp:inline>
        </w:drawing>
      </w:r>
    </w:p>
    <w:p w14:paraId="54D0B527" w14:textId="6DA8FF62" w:rsidR="00AE1959" w:rsidRDefault="00AE1959">
      <w:pPr>
        <w:tabs>
          <w:tab w:val="center" w:pos="4800"/>
          <w:tab w:val="right" w:pos="9500"/>
        </w:tabs>
        <w:ind w:firstLine="720"/>
        <w:jc w:val="both"/>
        <w:rPr>
          <w:noProof/>
        </w:rPr>
      </w:pPr>
      <w:r>
        <w:rPr>
          <w:noProof/>
        </w:rPr>
        <w:t xml:space="preserve"> </w:t>
      </w:r>
    </w:p>
    <w:p w14:paraId="5B3F898E" w14:textId="54E33CBF" w:rsidR="006651E2" w:rsidRDefault="006651E2">
      <w:pPr>
        <w:tabs>
          <w:tab w:val="center" w:pos="4800"/>
          <w:tab w:val="right" w:pos="9500"/>
        </w:tabs>
        <w:ind w:firstLine="720"/>
        <w:jc w:val="both"/>
        <w:rPr>
          <w:noProof/>
        </w:rPr>
      </w:pPr>
    </w:p>
    <w:p w14:paraId="4DB83B04" w14:textId="77777777" w:rsidR="006651E2" w:rsidRDefault="006651E2">
      <w:pPr>
        <w:tabs>
          <w:tab w:val="center" w:pos="4800"/>
          <w:tab w:val="right" w:pos="9500"/>
        </w:tabs>
        <w:ind w:firstLine="720"/>
        <w:jc w:val="both"/>
        <w:rPr>
          <w:noProof/>
        </w:rPr>
      </w:pPr>
    </w:p>
    <w:p w14:paraId="7D4D7CE3" w14:textId="77777777" w:rsidR="006651E2" w:rsidRDefault="006651E2">
      <w:pPr>
        <w:tabs>
          <w:tab w:val="center" w:pos="4800"/>
          <w:tab w:val="right" w:pos="9500"/>
        </w:tabs>
        <w:ind w:firstLine="720"/>
        <w:jc w:val="both"/>
        <w:rPr>
          <w:rFonts w:ascii="Times New Roman" w:hAnsi="Times New Roman" w:cs="Times New Roman"/>
          <w:noProof/>
        </w:rPr>
      </w:pPr>
    </w:p>
    <w:p w14:paraId="65C28EBA" w14:textId="0D31D369"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t>Figure 7: Time trace of velocity under different ratio</w:t>
      </w:r>
      <w:ins w:id="274" w:author="Neville C Luhmann" w:date="2024-12-24T10:34:00Z" w16du:dateUtc="2024-12-24T18:34:00Z">
        <w:r w:rsidR="00FC5C66">
          <w:rPr>
            <w:noProof/>
            <w:sz w:val="22"/>
            <w:szCs w:val="22"/>
          </w:rPr>
          <w:t>s</w:t>
        </w:r>
      </w:ins>
      <w:r w:rsidRPr="004B1A82">
        <w:rPr>
          <w:noProof/>
          <w:sz w:val="22"/>
          <w:szCs w:val="22"/>
        </w:rPr>
        <w:t xml:space="preserve"> of </w:t>
      </w:r>
      <m:oMath>
        <m:sSub>
          <m:sSubPr>
            <m:ctrlPr>
              <w:rPr>
                <w:rFonts w:ascii="Cambria Math" w:hAnsi="Cambria Math"/>
                <w:sz w:val="22"/>
                <w:szCs w:val="22"/>
              </w:rPr>
            </m:ctrlPr>
          </m:sSubPr>
          <m:e>
            <m:r>
              <w:rPr>
                <w:rFonts w:ascii="Cambria Math" w:hAnsi="Cambria Math"/>
                <w:noProof/>
                <w:sz w:val="22"/>
                <w:szCs w:val="22"/>
              </w:rPr>
              <m:t>E</m:t>
            </m:r>
          </m:e>
          <m:sub>
            <m:r>
              <w:rPr>
                <w:rFonts w:ascii="Cambria Math" w:hAnsi="Cambria Math"/>
                <w:noProof/>
                <w:sz w:val="22"/>
                <w:szCs w:val="22"/>
              </w:rPr>
              <m:t>p</m:t>
            </m:r>
          </m:sub>
        </m:sSub>
        <m:r>
          <m:rPr>
            <m:sty m:val="p"/>
          </m:rPr>
          <w:rPr>
            <w:rFonts w:ascii="Cambria Math" w:hAnsi="Cambria Math"/>
            <w:noProof/>
            <w:sz w:val="22"/>
            <w:szCs w:val="22"/>
          </w:rPr>
          <m:t>/</m:t>
        </m:r>
        <m:sSub>
          <m:sSubPr>
            <m:ctrlPr>
              <w:rPr>
                <w:rFonts w:ascii="Cambria Math" w:hAnsi="Cambria Math"/>
                <w:sz w:val="22"/>
                <w:szCs w:val="22"/>
              </w:rPr>
            </m:ctrlPr>
          </m:sSubPr>
          <m:e>
            <m:r>
              <w:rPr>
                <w:rFonts w:ascii="Cambria Math" w:hAnsi="Cambria Math"/>
                <w:noProof/>
                <w:sz w:val="22"/>
                <w:szCs w:val="22"/>
              </w:rPr>
              <m:t>E</m:t>
            </m:r>
          </m:e>
          <m:sub>
            <m:r>
              <m:rPr>
                <m:sty m:val="p"/>
              </m:rPr>
              <w:rPr>
                <w:rFonts w:ascii="Cambria Math" w:hAnsi="Cambria Math"/>
                <w:noProof/>
                <w:sz w:val="22"/>
                <w:szCs w:val="22"/>
              </w:rPr>
              <m:t>0</m:t>
            </m:r>
          </m:sub>
        </m:sSub>
      </m:oMath>
      <w:r w:rsidRPr="004B1A82">
        <w:rPr>
          <w:noProof/>
          <w:sz w:val="22"/>
          <w:szCs w:val="22"/>
        </w:rPr>
        <w:t>. (a)vertical velocity (b)parallel velocity (c) Zoom in parallel velocity.</w:t>
      </w:r>
    </w:p>
    <w:p w14:paraId="73EA758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4AC5EFE" w14:textId="77777777" w:rsidR="00AE1959" w:rsidRDefault="00AE1959">
      <w:pPr>
        <w:tabs>
          <w:tab w:val="center" w:pos="4800"/>
          <w:tab w:val="right" w:pos="9500"/>
        </w:tabs>
        <w:ind w:firstLine="720"/>
        <w:jc w:val="both"/>
        <w:rPr>
          <w:rFonts w:ascii="Times New Roman" w:hAnsi="Times New Roman" w:cs="Times New Roman"/>
          <w:noProof/>
        </w:rPr>
      </w:pPr>
    </w:p>
    <w:p w14:paraId="63C4F5BC"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61804750" wp14:editId="3F236E33">
            <wp:extent cx="5001371" cy="2390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021" cy="2403923"/>
                    </a:xfrm>
                    <a:prstGeom prst="rect">
                      <a:avLst/>
                    </a:prstGeom>
                    <a:noFill/>
                    <a:ln>
                      <a:noFill/>
                    </a:ln>
                  </pic:spPr>
                </pic:pic>
              </a:graphicData>
            </a:graphic>
          </wp:inline>
        </w:drawing>
      </w:r>
    </w:p>
    <w:p w14:paraId="161427BC" w14:textId="0D790B1D"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t>Figure 8: The electron’s orbit and momentum with trapped parallel energy</w:t>
      </w:r>
    </w:p>
    <w:p w14:paraId="4A00038B" w14:textId="77777777" w:rsidR="004B1A82" w:rsidRDefault="004B1A82" w:rsidP="00E45238">
      <w:pPr>
        <w:tabs>
          <w:tab w:val="center" w:pos="4800"/>
          <w:tab w:val="right" w:pos="9500"/>
        </w:tabs>
        <w:ind w:firstLineChars="100" w:firstLine="240"/>
        <w:jc w:val="both"/>
        <w:rPr>
          <w:noProof/>
        </w:rPr>
      </w:pPr>
    </w:p>
    <w:p w14:paraId="1E450322" w14:textId="0A2E109D"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The threshold field E can be obtained by modifying the </w:t>
      </w:r>
      <w:del w:id="275" w:author="Neville C Luhmann" w:date="2024-12-24T10:34:00Z" w16du:dateUtc="2024-12-24T18:34:00Z">
        <w:r w:rsidDel="003D0557">
          <w:rPr>
            <w:noProof/>
          </w:rPr>
          <w:delText xml:space="preserve">EMW </w:delText>
        </w:r>
      </w:del>
      <w:ins w:id="276" w:author="Neville C Luhmann" w:date="2024-12-24T10:34:00Z" w16du:dateUtc="2024-12-24T18:34:00Z">
        <w:r w:rsidR="003D0557">
          <w:rPr>
            <w:noProof/>
          </w:rPr>
          <w:t>electromagnetic</w:t>
        </w:r>
        <w:r w:rsidR="00B1338B">
          <w:rPr>
            <w:noProof/>
          </w:rPr>
          <w:t xml:space="preserve"> wave</w:t>
        </w:r>
        <w:r w:rsidR="003D0557">
          <w:rPr>
            <w:noProof/>
          </w:rPr>
          <w:t xml:space="preserve"> </w:t>
        </w:r>
      </w:ins>
      <w:r>
        <w:rPr>
          <w:noProof/>
        </w:rPr>
        <w:t xml:space="preserve">intensity using a dichotomy control approach based on the final parallel velocity with a </w:t>
      </w:r>
      <w:ins w:id="277" w:author="Neville C Luhmann" w:date="2024-12-24T10:35:00Z" w16du:dateUtc="2024-12-24T18:35:00Z">
        <w:r w:rsidR="00B1338B">
          <w:rPr>
            <w:noProof/>
          </w:rPr>
          <w:t xml:space="preserve">sufficiently </w:t>
        </w:r>
      </w:ins>
      <w:r>
        <w:rPr>
          <w:noProof/>
        </w:rPr>
        <w:t xml:space="preserve">long </w:t>
      </w:r>
      <w:del w:id="278" w:author="Neville C Luhmann" w:date="2024-12-24T10:35:00Z" w16du:dateUtc="2024-12-24T18:35:00Z">
        <w:r w:rsidDel="00B1338B">
          <w:rPr>
            <w:noProof/>
          </w:rPr>
          <w:delText xml:space="preserve">enough </w:delText>
        </w:r>
      </w:del>
      <w:r>
        <w:rPr>
          <w:noProof/>
        </w:rPr>
        <w:t>time. The critical ratio</w:t>
      </w:r>
      <w:del w:id="279" w:author="Neville C Luhmann" w:date="2024-12-24T10:35:00Z" w16du:dateUtc="2024-12-24T18:35:00Z">
        <w:r w:rsidDel="00B1338B">
          <w:rPr>
            <w:noProof/>
          </w:rPr>
          <w:delText>n</w:delText>
        </w:r>
      </w:del>
      <w:r>
        <w:rPr>
          <w:noProof/>
        </w:rPr>
        <w:t xml:space="preserve">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w:t>
      </w:r>
      <w:r w:rsidR="004B1A82">
        <w:rPr>
          <w:rFonts w:hint="eastAsia"/>
          <w:noProof/>
        </w:rPr>
        <w:t>9</w:t>
      </w:r>
      <w:r>
        <w:rPr>
          <w:noProof/>
        </w:rPr>
        <w:t xml:space="preserve"> (here</w:t>
      </w:r>
      <w:ins w:id="280" w:author="Neville C Luhmann" w:date="2024-12-24T10:35:00Z" w16du:dateUtc="2024-12-24T18:35:00Z">
        <w:r w:rsidR="00B1338B">
          <w:rPr>
            <w:noProof/>
          </w:rPr>
          <w:t>,</w:t>
        </w:r>
      </w:ins>
      <w:r>
        <w:rPr>
          <w:noProof/>
        </w:rPr>
        <w:t xml:space="preserv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m:t>
        </m:r>
        <m:r>
          <w:ins w:id="281" w:author="Neville C Luhmann" w:date="2024-12-24T10:35:00Z" w16du:dateUtc="2024-12-24T18:35:00Z">
            <m:rPr>
              <m:sty m:val="p"/>
            </m:rPr>
            <w:rPr>
              <w:rFonts w:ascii="Cambria Math" w:hAnsi="Cambria Math"/>
              <w:noProof/>
            </w:rPr>
            <m:t xml:space="preserve">and </m:t>
          </w:ins>
        </m:r>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w:t>
      </w:r>
      <w:ins w:id="282" w:author="Neville C Luhmann" w:date="2024-12-24T10:36:00Z" w16du:dateUtc="2024-12-24T18:36:00Z">
        <w:r w:rsidR="00746211">
          <w:rPr>
            <w:noProof/>
          </w:rPr>
          <w:t>g</w:t>
        </w:r>
      </w:ins>
      <w:del w:id="283" w:author="Neville C Luhmann" w:date="2024-12-24T10:36:00Z" w16du:dateUtc="2024-12-24T18:36:00Z">
        <w:r w:rsidDel="00746211">
          <w:rPr>
            <w:noProof/>
          </w:rPr>
          <w:delText>r</w:delText>
        </w:r>
      </w:del>
      <w:r>
        <w:rPr>
          <w:noProof/>
        </w:rPr>
        <w:t xml:space="preserve">y. This possibility could be attributed to the increase in the electric field along the parallel direction as the angle increases, which leads to an increase in the </w:t>
      </w:r>
      <w:del w:id="284" w:author="Neville C Luhmann" w:date="2024-12-24T10:36:00Z" w16du:dateUtc="2024-12-24T18:36:00Z">
        <w:r w:rsidDel="00DA58C1">
          <w:rPr>
            <w:noProof/>
          </w:rPr>
          <w:delText xml:space="preserve">halting </w:delText>
        </w:r>
      </w:del>
      <w:ins w:id="285" w:author="Neville C Luhmann" w:date="2024-12-24T10:36:00Z" w16du:dateUtc="2024-12-24T18:36:00Z">
        <w:r w:rsidR="00DA58C1">
          <w:rPr>
            <w:noProof/>
          </w:rPr>
          <w:t>retarding</w:t>
        </w:r>
        <w:r w:rsidR="00DA58C1">
          <w:rPr>
            <w:noProof/>
          </w:rPr>
          <w:t xml:space="preserve"> </w:t>
        </w:r>
      </w:ins>
      <w:r>
        <w:rPr>
          <w:noProof/>
        </w:rPr>
        <w:t xml:space="preserve">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w:t>
      </w:r>
      <w:del w:id="286" w:author="Neville C Luhmann" w:date="2024-12-24T10:37:00Z" w16du:dateUtc="2024-12-24T18:37:00Z">
        <w:r w:rsidDel="00F44F5B">
          <w:rPr>
            <w:noProof/>
          </w:rPr>
          <w:delText xml:space="preserve">(EMW) </w:delText>
        </w:r>
      </w:del>
      <w:r>
        <w:rPr>
          <w:noProof/>
        </w:rPr>
        <w:t xml:space="preserve">intensity is required to facilitate timely conversion of the parallel energy. </w:t>
      </w:r>
    </w:p>
    <w:p w14:paraId="5895ECCB" w14:textId="51393CA8"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It is apparent that with only small intensity of left-hand circular polarized wave we can halt the increase of the electron’s parallel momentum and transfer energy from </w:t>
      </w:r>
      <w:ins w:id="287" w:author="Neville C Luhmann" w:date="2024-12-24T10:37:00Z" w16du:dateUtc="2024-12-24T18:37:00Z">
        <w:r w:rsidR="00E40C20">
          <w:rPr>
            <w:noProof/>
          </w:rPr>
          <w:t xml:space="preserve">the </w:t>
        </w:r>
      </w:ins>
      <w:r>
        <w:rPr>
          <w:noProof/>
        </w:rPr>
        <w:t xml:space="preserve">electrostatic field to rotational energy by </w:t>
      </w:r>
      <m:oMath>
        <m:r>
          <m:rPr>
            <m:sty m:val="p"/>
          </m:rPr>
          <w:rPr>
            <w:rFonts w:ascii="Cambria Math" w:hAnsi="Cambria Math"/>
            <w:noProof/>
          </w:rPr>
          <m:t>ADE</m:t>
        </m:r>
      </m:oMath>
      <w:r>
        <w:rPr>
          <w:noProof/>
        </w:rPr>
        <w:t xml:space="preserve"> . For example, in </w:t>
      </w:r>
      <w:ins w:id="288" w:author="Neville C Luhmann" w:date="2024-12-24T10:37:00Z" w16du:dateUtc="2024-12-24T18:37:00Z">
        <w:r w:rsidR="00E40C20">
          <w:rPr>
            <w:noProof/>
          </w:rPr>
          <w:t>t</w:t>
        </w:r>
      </w:ins>
      <w:del w:id="289" w:author="Neville C Luhmann" w:date="2024-12-24T10:37:00Z" w16du:dateUtc="2024-12-24T18:37:00Z">
        <w:r w:rsidDel="00E40C20">
          <w:rPr>
            <w:noProof/>
          </w:rPr>
          <w:delText>T</w:delText>
        </w:r>
      </w:del>
      <w:r>
        <w:rPr>
          <w:noProof/>
        </w:rPr>
        <w:t>okamak</w:t>
      </w:r>
      <w:ins w:id="290" w:author="Neville C Luhmann" w:date="2024-12-24T10:37:00Z" w16du:dateUtc="2024-12-24T18:37:00Z">
        <w:r w:rsidR="00E40C20">
          <w:rPr>
            <w:noProof/>
          </w:rPr>
          <w:t>s</w:t>
        </w:r>
      </w:ins>
      <w:r>
        <w:rPr>
          <w:noProof/>
        </w:rPr>
        <w:t xml:space="preserve"> the toroidal electric field is about </w:t>
      </w:r>
      <m:oMath>
        <m:r>
          <m:rPr>
            <m:sty m:val="p"/>
          </m:rPr>
          <w:rPr>
            <w:rFonts w:ascii="Cambria Math" w:hAnsi="Cambria Math"/>
            <w:noProof/>
          </w:rPr>
          <m:t>0.2 V/m</m:t>
        </m:r>
      </m:oMath>
      <w:ins w:id="291" w:author="Neville C Luhmann" w:date="2024-12-24T10:38:00Z" w16du:dateUtc="2024-12-24T18:38:00Z">
        <w:r w:rsidR="00BA6873">
          <w:rPr>
            <w:noProof/>
          </w:rPr>
          <w:t>;</w:t>
        </w:r>
      </w:ins>
      <w:r>
        <w:rPr>
          <w:noProof/>
        </w:rPr>
        <w:t xml:space="preserve"> </w:t>
      </w:r>
      <w:del w:id="292" w:author="Neville C Luhmann" w:date="2024-12-24T10:38:00Z" w16du:dateUtc="2024-12-24T18:38:00Z">
        <w:r w:rsidDel="00DF59C5">
          <w:rPr>
            <w:noProof/>
          </w:rPr>
          <w:delText xml:space="preserve">, </w:delText>
        </w:r>
      </w:del>
      <w:ins w:id="293" w:author="Neville C Luhmann" w:date="2024-12-24T10:38:00Z" w16du:dateUtc="2024-12-24T18:38:00Z">
        <w:r w:rsidR="00DF59C5">
          <w:rPr>
            <w:noProof/>
          </w:rPr>
          <w:t>consequently,</w:t>
        </w:r>
        <w:r w:rsidR="00DF59C5">
          <w:rPr>
            <w:noProof/>
          </w:rPr>
          <w:t xml:space="preserve"> </w:t>
        </w:r>
      </w:ins>
      <w:r>
        <w:rPr>
          <w:noProof/>
        </w:rPr>
        <w:t xml:space="preserve">the </w:t>
      </w:r>
      <w:del w:id="294" w:author="Neville C Luhmann" w:date="2024-12-24T10:38:00Z" w16du:dateUtc="2024-12-24T18:38:00Z">
        <w:r w:rsidDel="00BA6873">
          <w:rPr>
            <w:noProof/>
          </w:rPr>
          <w:delText xml:space="preserve">threthod </w:delText>
        </w:r>
      </w:del>
      <w:ins w:id="295" w:author="Neville C Luhmann" w:date="2024-12-24T10:38:00Z" w16du:dateUtc="2024-12-24T18:38:00Z">
        <w:r w:rsidR="00BA6873">
          <w:rPr>
            <w:noProof/>
          </w:rPr>
          <w:t>thre</w:t>
        </w:r>
        <w:r w:rsidR="00BA6873">
          <w:rPr>
            <w:noProof/>
          </w:rPr>
          <w:t>shold</w:t>
        </w:r>
        <w:r w:rsidR="00BA6873">
          <w:rPr>
            <w:noProof/>
          </w:rPr>
          <w:t xml:space="preserve"> </w:t>
        </w:r>
      </w:ins>
      <w:r>
        <w:rPr>
          <w:noProof/>
        </w:rPr>
        <w:t xml:space="preserve">electric field for </w:t>
      </w:r>
      <w:ins w:id="296" w:author="Neville C Luhmann" w:date="2024-12-24T10:38:00Z" w16du:dateUtc="2024-12-24T18:38:00Z">
        <w:r w:rsidR="00BA6873">
          <w:rPr>
            <w:noProof/>
          </w:rPr>
          <w:t xml:space="preserve">a </w:t>
        </w:r>
      </w:ins>
      <w:r>
        <w:rPr>
          <w:noProof/>
        </w:rPr>
        <w:t xml:space="preserve">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14:paraId="0AA9FF7E" w14:textId="77777777" w:rsidR="00AE1959" w:rsidRDefault="00AE1959" w:rsidP="00E45238">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5F6F1D54" wp14:editId="44C50558">
            <wp:extent cx="3200400" cy="240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inline>
        </w:drawing>
      </w:r>
    </w:p>
    <w:p w14:paraId="36BB2CC9" w14:textId="70D180C6" w:rsidR="00AE1959" w:rsidRDefault="00AE1959">
      <w:pPr>
        <w:tabs>
          <w:tab w:val="center" w:pos="4800"/>
          <w:tab w:val="right" w:pos="9500"/>
        </w:tabs>
        <w:jc w:val="center"/>
        <w:rPr>
          <w:rFonts w:ascii="Times New Roman" w:hAnsi="Times New Roman" w:cs="Times New Roman"/>
          <w:noProof/>
        </w:rPr>
      </w:pPr>
      <w:r>
        <w:rPr>
          <w:noProof/>
        </w:rPr>
        <w:t xml:space="preserve">Figure  9: </w:t>
      </w:r>
      <m:oMath>
        <m:r>
          <m:rPr>
            <m:sty m:val="p"/>
          </m:rPr>
          <w:rPr>
            <w:rFonts w:ascii="Cambria Math" w:hAnsi="Cambria Math"/>
            <w:noProof/>
          </w:rPr>
          <m:t>Critical ratio of</m:t>
        </m:r>
        <m:f>
          <m:fPr>
            <m:ctrlPr>
              <w:rPr>
                <w:rFonts w:ascii="Cambria Math" w:hAnsi="Cambria Math"/>
                <w:noProof/>
              </w:rPr>
            </m:ctrlPr>
          </m:fPr>
          <m:num>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num>
          <m:den>
            <m:r>
              <m:rPr>
                <m:sty m:val="p"/>
              </m:rPr>
              <w:rPr>
                <w:rFonts w:ascii="Cambria Math" w:hAnsi="Cambria Math"/>
                <w:noProof/>
              </w:rPr>
              <m:t>E0</m:t>
            </m:r>
          </m:den>
        </m:f>
        <m:r>
          <m:rPr>
            <m:sty m:val="p"/>
          </m:rPr>
          <w:rPr>
            <w:rFonts w:ascii="Cambria Math" w:hAnsi="Cambria Math"/>
            <w:noProof/>
          </w:rPr>
          <m:t xml:space="preserve">with normalized parameter </m:t>
        </m:r>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,where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and the refractive index ranges from 4 to 50. </w:t>
      </w:r>
    </w:p>
    <w:p w14:paraId="5705ADDA" w14:textId="65903832" w:rsidR="00AE1959" w:rsidRDefault="00AE1959" w:rsidP="00E45238">
      <w:pPr>
        <w:tabs>
          <w:tab w:val="center" w:pos="4800"/>
          <w:tab w:val="right" w:pos="9500"/>
        </w:tabs>
        <w:ind w:firstLine="720"/>
        <w:jc w:val="both"/>
        <w:rPr>
          <w:rFonts w:ascii="Times New Roman" w:hAnsi="Times New Roman" w:cs="Times New Roman"/>
          <w:noProof/>
        </w:rPr>
      </w:pPr>
      <w:r>
        <w:rPr>
          <w:noProof/>
        </w:rPr>
        <w:t xml:space="preserve"> </w:t>
      </w:r>
    </w:p>
    <w:p w14:paraId="0FEB65D5" w14:textId="77777777" w:rsidR="00AE1959" w:rsidRDefault="00AE1959" w:rsidP="00E45238">
      <w:pPr>
        <w:pStyle w:val="Heading2"/>
        <w:tabs>
          <w:tab w:val="center" w:pos="4800"/>
          <w:tab w:val="right" w:pos="9500"/>
        </w:tabs>
        <w:ind w:firstLine="0"/>
      </w:pPr>
      <w:r>
        <w:t xml:space="preserve">5  </w:t>
      </w:r>
      <w:bookmarkStart w:id="297" w:name="GrindEQpgref676a45625"/>
      <w:bookmarkEnd w:id="297"/>
      <w:r>
        <w:t>Simulation with Tokamak parameters</w:t>
      </w:r>
    </w:p>
    <w:p w14:paraId="54AE437E" w14:textId="284F084D" w:rsidR="00AE1959" w:rsidRDefault="00AE1959" w:rsidP="004B1A82">
      <w:pPr>
        <w:tabs>
          <w:tab w:val="center" w:pos="4800"/>
          <w:tab w:val="right" w:pos="9500"/>
        </w:tabs>
        <w:ind w:firstLineChars="100" w:firstLine="240"/>
        <w:jc w:val="both"/>
        <w:rPr>
          <w:rFonts w:ascii="Times New Roman" w:hAnsi="Times New Roman" w:cs="Times New Roman"/>
          <w:noProof/>
        </w:rPr>
      </w:pPr>
      <w:r>
        <w:rPr>
          <w:noProof/>
        </w:rPr>
        <w:t xml:space="preserve"> In order to check the validity in high magnetic fields and the angle dependence of ADE, we choose </w:t>
      </w:r>
      <w:ins w:id="298" w:author="Neville C Luhmann" w:date="2024-12-24T10:39:00Z" w16du:dateUtc="2024-12-24T18:39:00Z">
        <w:r w:rsidR="00E32FF1">
          <w:rPr>
            <w:noProof/>
          </w:rPr>
          <w:t xml:space="preserve">a </w:t>
        </w:r>
      </w:ins>
      <w:r>
        <w:rPr>
          <w:noProof/>
        </w:rPr>
        <w:t xml:space="preserve">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w:t>
      </w:r>
      <w:ins w:id="299" w:author="Neville C Luhmann" w:date="2024-12-24T10:40:00Z" w16du:dateUtc="2024-12-24T18:40:00Z">
        <w:r w:rsidR="00E32FF1">
          <w:rPr>
            <w:noProof/>
          </w:rPr>
          <w:t xml:space="preserve">a </w:t>
        </w:r>
      </w:ins>
      <w:r>
        <w:rPr>
          <w:noProof/>
        </w:rPr>
        <w:t xml:space="preserve">supercomputer, </w:t>
      </w:r>
      <w:del w:id="300" w:author="Neville C Luhmann" w:date="2024-12-24T10:40:00Z" w16du:dateUtc="2024-12-24T18:40:00Z">
        <w:r w:rsidDel="00E32FF1">
          <w:rPr>
            <w:noProof/>
          </w:rPr>
          <w:delText xml:space="preserve">We </w:delText>
        </w:r>
      </w:del>
      <w:ins w:id="301" w:author="Neville C Luhmann" w:date="2024-12-24T10:40:00Z" w16du:dateUtc="2024-12-24T18:40:00Z">
        <w:r w:rsidR="00E32FF1">
          <w:rPr>
            <w:noProof/>
          </w:rPr>
          <w:t>w</w:t>
        </w:r>
        <w:r w:rsidR="00E32FF1">
          <w:rPr>
            <w:noProof/>
          </w:rPr>
          <w:t xml:space="preserve">e </w:t>
        </w:r>
      </w:ins>
      <w:r>
        <w:rPr>
          <w:noProof/>
        </w:rPr>
        <w:t xml:space="preserve">can simultaneously calculate the interaction of 500 electrons with a left-handed circularly polarized wave at 500 different incident angles </w:t>
      </w:r>
      <m:oMath>
        <m:r>
          <w:rPr>
            <w:rFonts w:ascii="Cambria Math" w:hAnsi="Cambria Math" w:cs="Cambria Math"/>
            <w:noProof/>
          </w:rPr>
          <m:t>θ</m:t>
        </m:r>
      </m:oMath>
      <w:r w:rsidR="004B1A82">
        <w:rPr>
          <w:rFonts w:hint="eastAsia"/>
          <w:iCs/>
          <w:noProof/>
        </w:rPr>
        <w:t xml:space="preserve"> </w:t>
      </w:r>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w:t>
      </w:r>
      <w:r w:rsidR="004B1A82">
        <w:rPr>
          <w:rFonts w:hint="eastAsia"/>
          <w:noProof/>
        </w:rPr>
        <w:t>10</w:t>
      </w:r>
      <w:r>
        <w:rPr>
          <w:noProof/>
        </w:rPr>
        <w:t xml:space="preserve">,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w:t>
      </w:r>
      <w:del w:id="302" w:author="Neville C Luhmann" w:date="2024-12-24T10:42:00Z" w16du:dateUtc="2024-12-24T18:42:00Z">
        <w:r w:rsidDel="0022347F">
          <w:rPr>
            <w:noProof/>
          </w:rPr>
          <w:delText>augment</w:delText>
        </w:r>
      </w:del>
      <w:ins w:id="303" w:author="Neville C Luhmann" w:date="2024-12-24T10:42:00Z" w16du:dateUtc="2024-12-24T18:42:00Z">
        <w:r w:rsidR="0022347F">
          <w:rPr>
            <w:noProof/>
          </w:rPr>
          <w:t>increase</w:t>
        </w:r>
      </w:ins>
      <w:r>
        <w:rPr>
          <w:noProof/>
        </w:rPr>
        <w:t xml:space="preserve">, whilst the parallel velocity gets </w:t>
      </w:r>
      <w:r w:rsidRPr="0022347F">
        <w:rPr>
          <w:noProof/>
          <w:highlight w:val="yellow"/>
          <w:rPrChange w:id="304" w:author="Neville C Luhmann" w:date="2024-12-24T10:42:00Z" w16du:dateUtc="2024-12-24T18:42:00Z">
            <w:rPr>
              <w:noProof/>
            </w:rPr>
          </w:rPrChange>
        </w:rPr>
        <w:t>ensnared</w:t>
      </w:r>
      <w:r>
        <w:rPr>
          <w:noProof/>
        </w:rPr>
        <w:t xml:space="preserve"> within the resonant region, thereby ceasing any further increment. </w:t>
      </w:r>
      <w:r>
        <w:rPr>
          <w:noProof/>
        </w:rPr>
        <w:lastRenderedPageBreak/>
        <w:drawing>
          <wp:inline distT="0" distB="0" distL="0" distR="0" wp14:anchorId="556AD50A" wp14:editId="4A1CDD2B">
            <wp:extent cx="5446643" cy="2433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55" cy="2443676"/>
                    </a:xfrm>
                    <a:prstGeom prst="rect">
                      <a:avLst/>
                    </a:prstGeom>
                    <a:noFill/>
                    <a:ln>
                      <a:noFill/>
                    </a:ln>
                  </pic:spPr>
                </pic:pic>
              </a:graphicData>
            </a:graphic>
          </wp:inline>
        </w:drawing>
      </w:r>
    </w:p>
    <w:p w14:paraId="3C600B92" w14:textId="1C7E90BF" w:rsidR="00AE1959" w:rsidRPr="004B1A82" w:rsidRDefault="00E45238">
      <w:pPr>
        <w:tabs>
          <w:tab w:val="center" w:pos="4800"/>
          <w:tab w:val="right" w:pos="9500"/>
        </w:tabs>
        <w:jc w:val="center"/>
        <w:rPr>
          <w:rFonts w:ascii="Times New Roman" w:hAnsi="Times New Roman" w:cs="Times New Roman"/>
          <w:noProof/>
          <w:sz w:val="21"/>
          <w:szCs w:val="21"/>
        </w:rPr>
      </w:pPr>
      <w:r w:rsidRPr="004B1A82">
        <w:rPr>
          <w:rFonts w:hint="eastAsia"/>
          <w:noProof/>
          <w:sz w:val="21"/>
          <w:szCs w:val="21"/>
        </w:rPr>
        <w:t>Figure 10.</w:t>
      </w:r>
      <w:r w:rsidR="00AE1959" w:rsidRPr="004B1A82">
        <w:rPr>
          <w:noProof/>
          <w:sz w:val="21"/>
          <w:szCs w:val="21"/>
        </w:rPr>
        <w:t xml:space="preserve">Time evolution of </w:t>
      </w:r>
      <m:oMath>
        <m:sSub>
          <m:sSubPr>
            <m:ctrlPr>
              <w:rPr>
                <w:rFonts w:ascii="Cambria Math" w:hAnsi="Cambria Math"/>
                <w:sz w:val="21"/>
                <w:szCs w:val="21"/>
              </w:rPr>
            </m:ctrlPr>
          </m:sSubPr>
          <m:e>
            <m:r>
              <w:rPr>
                <w:rFonts w:ascii="Cambria Math" w:hAnsi="Cambria Math"/>
                <w:noProof/>
                <w:sz w:val="21"/>
                <w:szCs w:val="21"/>
              </w:rPr>
              <m:t>v</m:t>
            </m:r>
          </m:e>
          <m:sub>
            <m:r>
              <w:rPr>
                <w:rFonts w:ascii="Cambria Math" w:hAnsi="Cambria Math"/>
                <w:noProof/>
                <w:sz w:val="21"/>
                <w:szCs w:val="21"/>
              </w:rPr>
              <m:t>⊥</m:t>
            </m:r>
          </m:sub>
        </m:sSub>
      </m:oMath>
      <w:r w:rsidR="00AE1959" w:rsidRPr="004B1A82">
        <w:rPr>
          <w:noProof/>
          <w:sz w:val="21"/>
          <w:szCs w:val="21"/>
        </w:rPr>
        <w:t xml:space="preserve"> and </w:t>
      </w:r>
      <m:oMath>
        <m:sSub>
          <m:sSubPr>
            <m:ctrlPr>
              <w:rPr>
                <w:rFonts w:ascii="Cambria Math" w:hAnsi="Cambria Math"/>
                <w:sz w:val="21"/>
                <w:szCs w:val="21"/>
              </w:rPr>
            </m:ctrlPr>
          </m:sSubPr>
          <m:e>
            <m:r>
              <w:rPr>
                <w:rFonts w:ascii="Cambria Math" w:hAnsi="Cambria Math"/>
                <w:noProof/>
                <w:sz w:val="21"/>
                <w:szCs w:val="21"/>
              </w:rPr>
              <m:t>v</m:t>
            </m:r>
          </m:e>
          <m:sub>
            <m:r>
              <m:rPr>
                <m:sty m:val="p"/>
              </m:rPr>
              <w:rPr>
                <w:rFonts w:ascii="Cambria Math" w:hAnsi="Cambria Math"/>
                <w:noProof/>
                <w:sz w:val="21"/>
                <w:szCs w:val="21"/>
              </w:rPr>
              <m:t>∥</m:t>
            </m:r>
          </m:sub>
        </m:sSub>
      </m:oMath>
      <w:r w:rsidR="00AE1959" w:rsidRPr="004B1A82">
        <w:rPr>
          <w:noProof/>
          <w:sz w:val="21"/>
          <w:szCs w:val="21"/>
        </w:rPr>
        <w:t xml:space="preserve"> by </w:t>
      </w:r>
      <w:del w:id="305" w:author="Neville C Luhmann" w:date="2024-12-24T10:42:00Z" w16du:dateUtc="2024-12-24T18:42:00Z">
        <w:r w:rsidR="00AE1959" w:rsidRPr="004B1A82" w:rsidDel="0033254D">
          <w:rPr>
            <w:noProof/>
            <w:sz w:val="21"/>
            <w:szCs w:val="21"/>
          </w:rPr>
          <w:delText xml:space="preserve">emw </w:delText>
        </w:r>
      </w:del>
      <w:ins w:id="306" w:author="Neville C Luhmann" w:date="2024-12-24T10:42:00Z" w16du:dateUtc="2024-12-24T18:42:00Z">
        <w:r w:rsidR="0033254D">
          <w:rPr>
            <w:noProof/>
            <w:sz w:val="21"/>
            <w:szCs w:val="21"/>
          </w:rPr>
          <w:t>electromgnetic wave</w:t>
        </w:r>
        <w:r w:rsidR="0033254D" w:rsidRPr="004B1A82">
          <w:rPr>
            <w:noProof/>
            <w:sz w:val="21"/>
            <w:szCs w:val="21"/>
          </w:rPr>
          <w:t xml:space="preserve"> </w:t>
        </w:r>
      </w:ins>
      <w:r w:rsidR="00AE1959" w:rsidRPr="004B1A82">
        <w:rPr>
          <w:noProof/>
          <w:sz w:val="21"/>
          <w:szCs w:val="21"/>
        </w:rPr>
        <w:t xml:space="preserve">with different </w:t>
      </w:r>
      <w:r w:rsidRPr="004B1A82">
        <w:rPr>
          <w:rFonts w:hint="eastAsia"/>
          <w:noProof/>
          <w:sz w:val="21"/>
          <w:szCs w:val="21"/>
        </w:rPr>
        <w:t xml:space="preserve">wave </w:t>
      </w:r>
      <w:r w:rsidR="00AE1959" w:rsidRPr="004B1A82">
        <w:rPr>
          <w:noProof/>
          <w:sz w:val="21"/>
          <w:szCs w:val="21"/>
        </w:rPr>
        <w:t xml:space="preserve">incident angle </w:t>
      </w:r>
      <m:oMath>
        <m:sSubSup>
          <m:sSubSupPr>
            <m:ctrlPr>
              <w:rPr>
                <w:rFonts w:ascii="Cambria Math" w:hAnsi="Cambria Math"/>
                <w:sz w:val="21"/>
                <w:szCs w:val="21"/>
              </w:rPr>
            </m:ctrlPr>
          </m:sSubSupPr>
          <m:e>
            <m:r>
              <w:rPr>
                <w:rFonts w:ascii="Cambria Math" w:hAnsi="Cambria Math" w:cs="Cambria Math"/>
                <w:noProof/>
                <w:sz w:val="21"/>
                <w:szCs w:val="21"/>
              </w:rPr>
              <m:t>θ</m:t>
            </m:r>
          </m:e>
          <m:sub>
            <m:r>
              <w:rPr>
                <w:rFonts w:ascii="Cambria Math" w:hAnsi="Cambria Math"/>
                <w:noProof/>
                <w:sz w:val="21"/>
                <w:szCs w:val="21"/>
              </w:rPr>
              <m:t>k</m:t>
            </m:r>
          </m:sub>
          <m:sup>
            <m:r>
              <w:rPr>
                <w:rFonts w:ascii="Cambria Math" w:hAnsi="Cambria Math"/>
                <w:noProof/>
                <w:sz w:val="21"/>
                <w:szCs w:val="21"/>
              </w:rPr>
              <m:t>o</m:t>
            </m:r>
          </m:sup>
        </m:sSubSup>
      </m:oMath>
    </w:p>
    <w:p w14:paraId="4BA8AEDD" w14:textId="2C55025D" w:rsidR="00AE1959" w:rsidRDefault="00AE1959" w:rsidP="004B1A82">
      <w:pPr>
        <w:tabs>
          <w:tab w:val="center" w:pos="4800"/>
          <w:tab w:val="right" w:pos="9500"/>
        </w:tabs>
        <w:ind w:firstLineChars="100" w:firstLine="240"/>
        <w:jc w:val="both"/>
        <w:rPr>
          <w:noProof/>
        </w:rPr>
      </w:pPr>
      <w:r>
        <w:rPr>
          <w:noProof/>
        </w:rPr>
        <w:t xml:space="preserve">These results indicate that even with a small energy of left-hand polarized waves, we can suppress runaway electrons and transfer the acceleration from the electrostatic field to rotational energy in Tokamak parameters. </w:t>
      </w:r>
    </w:p>
    <w:p w14:paraId="15AFA9E9" w14:textId="77777777" w:rsidR="00E45238" w:rsidRDefault="00E45238" w:rsidP="00E45238">
      <w:pPr>
        <w:tabs>
          <w:tab w:val="center" w:pos="4800"/>
          <w:tab w:val="right" w:pos="9500"/>
        </w:tabs>
        <w:ind w:firstLineChars="200" w:firstLine="480"/>
        <w:jc w:val="both"/>
        <w:rPr>
          <w:noProof/>
        </w:rPr>
      </w:pPr>
    </w:p>
    <w:p w14:paraId="2149316C" w14:textId="649D6C8C" w:rsidR="00AE1959" w:rsidRDefault="00AE1959" w:rsidP="00E45238">
      <w:pPr>
        <w:pStyle w:val="Heading2"/>
        <w:tabs>
          <w:tab w:val="center" w:pos="4800"/>
          <w:tab w:val="right" w:pos="9500"/>
        </w:tabs>
        <w:ind w:firstLine="0"/>
      </w:pPr>
      <w:r>
        <w:t xml:space="preserve">6  </w:t>
      </w:r>
      <w:bookmarkStart w:id="307" w:name="GrindEQpgref676a45626"/>
      <w:bookmarkEnd w:id="307"/>
      <w:del w:id="308" w:author="Neville C Luhmann" w:date="2024-12-24T10:43:00Z" w16du:dateUtc="2024-12-24T18:43:00Z">
        <w:r w:rsidDel="00F974A8">
          <w:delText xml:space="preserve">EMW </w:delText>
        </w:r>
      </w:del>
      <w:ins w:id="309" w:author="Neville C Luhmann" w:date="2024-12-24T10:43:00Z" w16du:dateUtc="2024-12-24T18:43:00Z">
        <w:r w:rsidR="00F974A8">
          <w:t xml:space="preserve">Electromagnetic wave </w:t>
        </w:r>
      </w:ins>
      <w:r>
        <w:t>drives ADE in magnetized plasma</w:t>
      </w:r>
    </w:p>
    <w:p w14:paraId="0FF9CD9C" w14:textId="0F160F0A" w:rsidR="00AE1959" w:rsidRDefault="00AE1959" w:rsidP="004B1A82">
      <w:pPr>
        <w:tabs>
          <w:tab w:val="center" w:pos="4800"/>
          <w:tab w:val="right" w:pos="9500"/>
        </w:tabs>
        <w:ind w:firstLineChars="100" w:firstLine="240"/>
        <w:jc w:val="both"/>
        <w:rPr>
          <w:noProof/>
        </w:rPr>
      </w:pPr>
      <w:r>
        <w:rPr>
          <w:noProof/>
        </w:rPr>
        <w:t xml:space="preserve">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14:paraId="7AF35768" w14:textId="77777777" w:rsidR="004B1A82" w:rsidRDefault="004B1A82" w:rsidP="004B1A82">
      <w:pPr>
        <w:tabs>
          <w:tab w:val="center" w:pos="4800"/>
          <w:tab w:val="right" w:pos="9500"/>
        </w:tabs>
        <w:ind w:firstLineChars="100" w:firstLine="240"/>
        <w:jc w:val="both"/>
        <w:rPr>
          <w:rFonts w:ascii="Times New Roman" w:hAnsi="Times New Roman" w:cs="Times New Roman"/>
          <w:noProof/>
        </w:rPr>
      </w:pPr>
    </w:p>
    <w:p w14:paraId="7D51972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1. The existence of a left-hand polarized wave component when electrons move in the direction of the magnetic field; </w:t>
      </w:r>
    </w:p>
    <w:p w14:paraId="3E21EB26" w14:textId="1BBBBF6B" w:rsidR="00AE1959" w:rsidRDefault="00AE1959" w:rsidP="00E45238">
      <w:pPr>
        <w:tabs>
          <w:tab w:val="center" w:pos="4800"/>
          <w:tab w:val="right" w:pos="9500"/>
        </w:tabs>
        <w:jc w:val="both"/>
        <w:rPr>
          <w:rFonts w:ascii="Times New Roman" w:hAnsi="Times New Roman" w:cs="Times New Roman"/>
          <w:noProof/>
        </w:rPr>
      </w:pPr>
      <w:r>
        <w:rPr>
          <w:noProof/>
        </w:rPr>
        <w:t xml:space="preserve">2. The phase velocity of the electromagnetic wave must remain below the speed of light in </w:t>
      </w:r>
      <w:del w:id="310" w:author="Neville C Luhmann" w:date="2024-12-24T10:43:00Z" w16du:dateUtc="2024-12-24T18:43:00Z">
        <w:r w:rsidDel="00353294">
          <w:rPr>
            <w:noProof/>
          </w:rPr>
          <w:delText xml:space="preserve">a </w:delText>
        </w:r>
      </w:del>
      <w:r>
        <w:rPr>
          <w:noProof/>
        </w:rPr>
        <w:t xml:space="preserve">vacuum. </w:t>
      </w:r>
    </w:p>
    <w:p w14:paraId="3646DB0F" w14:textId="77777777" w:rsidR="00AE1959" w:rsidRDefault="00AE1959" w:rsidP="00E45238">
      <w:pPr>
        <w:tabs>
          <w:tab w:val="center" w:pos="4800"/>
          <w:tab w:val="right" w:pos="9500"/>
        </w:tabs>
        <w:jc w:val="both"/>
        <w:rPr>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14:paraId="4CA69DBD" w14:textId="77777777" w:rsidR="004B1A82" w:rsidRDefault="004B1A82" w:rsidP="00E45238">
      <w:pPr>
        <w:tabs>
          <w:tab w:val="center" w:pos="4800"/>
          <w:tab w:val="right" w:pos="9500"/>
        </w:tabs>
        <w:jc w:val="both"/>
        <w:rPr>
          <w:rFonts w:ascii="Times New Roman" w:hAnsi="Times New Roman" w:cs="Times New Roman"/>
          <w:noProof/>
        </w:rPr>
      </w:pPr>
    </w:p>
    <w:p w14:paraId="574EA883" w14:textId="5C4B995F"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14:paraId="7FA3902A"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14:paraId="696B6044" w14:textId="77777777" w:rsidR="004B1A82" w:rsidRDefault="00AE1959">
      <w:pPr>
        <w:tabs>
          <w:tab w:val="center" w:pos="4800"/>
          <w:tab w:val="right" w:pos="9500"/>
        </w:tabs>
        <w:jc w:val="both"/>
        <w:rPr>
          <w:noProof/>
        </w:rPr>
      </w:pPr>
      <w:r>
        <w:rPr>
          <w:noProof/>
        </w:rPr>
        <w:t xml:space="preserve"> </w:t>
      </w:r>
    </w:p>
    <w:p w14:paraId="40DE8EA6" w14:textId="36360BD4" w:rsidR="00AE1959" w:rsidRDefault="00AE1959">
      <w:pPr>
        <w:tabs>
          <w:tab w:val="center" w:pos="4800"/>
          <w:tab w:val="right" w:pos="9500"/>
        </w:tabs>
        <w:jc w:val="both"/>
        <w:rPr>
          <w:rFonts w:ascii="Times New Roman" w:hAnsi="Times New Roman" w:cs="Times New Roman"/>
          <w:noProof/>
        </w:rPr>
      </w:pPr>
      <w:del w:id="311" w:author="Neville C Luhmann" w:date="2024-12-24T10:44:00Z" w16du:dateUtc="2024-12-24T18:44:00Z">
        <w:r w:rsidDel="008E6F1E">
          <w:rPr>
            <w:noProof/>
          </w:rPr>
          <w:delText xml:space="preserve">Where </w:delText>
        </w:r>
      </w:del>
      <w:ins w:id="312" w:author="Neville C Luhmann" w:date="2024-12-24T10:44:00Z" w16du:dateUtc="2024-12-24T18:44:00Z">
        <w:r w:rsidR="008E6F1E">
          <w:rPr>
            <w:noProof/>
          </w:rPr>
          <w:t>In the above,</w:t>
        </w:r>
        <w:r w:rsidR="008E6F1E">
          <w:rPr>
            <w:noProof/>
          </w:rPr>
          <w:t xml:space="preserve"> </w:t>
        </w:r>
      </w:ins>
      <m:oMath>
        <m:r>
          <w:rPr>
            <w:rFonts w:ascii="Cambria Math" w:hAnsi="Cambria Math" w:cs="Cambria Math"/>
            <w:noProof/>
          </w:rPr>
          <m:t>ω</m:t>
        </m:r>
      </m:oMath>
      <w:r>
        <w:rPr>
          <w:noProof/>
        </w:rPr>
        <w:t xml:space="preserve"> is the wave frequency and k represents the wavevector. </w:t>
      </w:r>
      <w:del w:id="313" w:author="Neville C Luhmann" w:date="2024-12-24T10:44:00Z" w16du:dateUtc="2024-12-24T18:44:00Z">
        <w:r w:rsidDel="008E6F1E">
          <w:rPr>
            <w:noProof/>
          </w:rPr>
          <w:delText xml:space="preserve">The </w:delText>
        </w:r>
      </w:del>
      <w:ins w:id="314" w:author="Neville C Luhmann" w:date="2024-12-24T10:44:00Z" w16du:dateUtc="2024-12-24T18:44:00Z">
        <w:r w:rsidR="008E6F1E">
          <w:rPr>
            <w:noProof/>
          </w:rPr>
          <w:t>Both</w:t>
        </w:r>
        <w:r w:rsidR="008E6F1E">
          <w:rPr>
            <w:noProof/>
          </w:rPr>
          <w:t xml:space="preserve"> </w:t>
        </w:r>
      </w:ins>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w:t>
      </w:r>
      <w:del w:id="315" w:author="Neville C Luhmann" w:date="2024-12-24T10:44:00Z" w16du:dateUtc="2024-12-24T18:44:00Z">
        <w:r w:rsidDel="008E6F1E">
          <w:rPr>
            <w:noProof/>
          </w:rPr>
          <w:delText xml:space="preserve">are both </w:delText>
        </w:r>
      </w:del>
      <w:r>
        <w:rPr>
          <w:noProof/>
        </w:rPr>
        <w:t>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Here</w:t>
      </w:r>
      <w:ins w:id="316" w:author="Neville C Luhmann" w:date="2024-12-24T10:45:00Z" w16du:dateUtc="2024-12-24T18:45:00Z">
        <w:r w:rsidR="00F2015D">
          <w:rPr>
            <w:noProof/>
          </w:rPr>
          <w:t>,</w:t>
        </w:r>
      </w:ins>
      <w:r>
        <w:rPr>
          <w:noProof/>
        </w:rPr>
        <w:t xml:space="preserv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w:ins w:id="317" w:author="Neville C Luhmann" w:date="2024-12-24T10:45:00Z" w16du:dateUtc="2024-12-24T18:45:00Z">
        <w:r w:rsidR="00F2015D">
          <w:rPr>
            <w:noProof/>
          </w:rPr>
          <w:t xml:space="preserve">the </w:t>
        </w:r>
      </w:ins>
      <w:r>
        <w:rPr>
          <w:noProof/>
        </w:rPr>
        <w:t xml:space="preserve">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 </w:t>
      </w:r>
      <w:r>
        <w:rPr>
          <w:noProof/>
          <w:sz w:val="20"/>
          <w:szCs w:val="20"/>
        </w:rPr>
        <w:t xml:space="preserve"> </w:t>
      </w:r>
    </w:p>
    <w:p w14:paraId="351345A8" w14:textId="427CD3B3" w:rsidR="00AE1959" w:rsidRDefault="00F175FD">
      <w:pPr>
        <w:tabs>
          <w:tab w:val="center" w:pos="4800"/>
          <w:tab w:val="right" w:pos="9500"/>
        </w:tabs>
        <w:ind w:firstLine="720"/>
        <w:rPr>
          <w:rFonts w:ascii="Times New Roman" w:hAnsi="Times New Roman" w:cs="Times New Roman"/>
          <w:noProof/>
        </w:rPr>
      </w:pPr>
      <w:r>
        <w:rPr>
          <w:noProof/>
        </w:rPr>
        <w:drawing>
          <wp:anchor distT="0" distB="0" distL="114300" distR="114300" simplePos="0" relativeHeight="251657216" behindDoc="0" locked="0" layoutInCell="1" allowOverlap="1" wp14:anchorId="6A8852D1" wp14:editId="5E8AF877">
            <wp:simplePos x="0" y="0"/>
            <wp:positionH relativeFrom="column">
              <wp:posOffset>-713740</wp:posOffset>
            </wp:positionH>
            <wp:positionV relativeFrom="paragraph">
              <wp:posOffset>642620</wp:posOffset>
            </wp:positionV>
            <wp:extent cx="7227570" cy="241681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7570"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959">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sidR="00AE1959">
        <w:rPr>
          <w:noProof/>
        </w:rPr>
        <w:tab/>
        <w:t>(20)</w:t>
      </w:r>
    </w:p>
    <w:p w14:paraId="3F63FF38" w14:textId="77777777" w:rsidR="00AE1959" w:rsidRDefault="00AE1959">
      <w:pPr>
        <w:tabs>
          <w:tab w:val="center" w:pos="4800"/>
          <w:tab w:val="right" w:pos="9500"/>
        </w:tabs>
        <w:jc w:val="both"/>
        <w:rPr>
          <w:rFonts w:ascii="Times New Roman" w:hAnsi="Times New Roman" w:cs="Times New Roman"/>
          <w:noProof/>
        </w:rPr>
      </w:pPr>
      <w:r>
        <w:rPr>
          <w:noProof/>
        </w:rPr>
        <w:t xml:space="preserve"> </w:t>
      </w:r>
    </w:p>
    <w:p w14:paraId="7A42E23B" w14:textId="05525468" w:rsidR="00AE1959" w:rsidRDefault="00AE1959">
      <w:pPr>
        <w:tabs>
          <w:tab w:val="center" w:pos="4800"/>
          <w:tab w:val="right" w:pos="9500"/>
        </w:tabs>
        <w:ind w:firstLine="720"/>
        <w:jc w:val="both"/>
        <w:rPr>
          <w:rFonts w:ascii="Times New Roman" w:hAnsi="Times New Roman" w:cs="Times New Roman"/>
          <w:noProof/>
        </w:rPr>
      </w:pPr>
    </w:p>
    <w:p w14:paraId="72EDD7EF" w14:textId="5ABB725F" w:rsidR="00AE1959" w:rsidRDefault="00F175FD">
      <w:pPr>
        <w:tabs>
          <w:tab w:val="center" w:pos="4800"/>
          <w:tab w:val="right" w:pos="9500"/>
        </w:tabs>
        <w:jc w:val="center"/>
        <w:rPr>
          <w:rFonts w:ascii="Times New Roman" w:hAnsi="Times New Roman" w:cs="Times New Roman"/>
          <w:noProof/>
        </w:rPr>
      </w:pPr>
      <w:r>
        <w:rPr>
          <w:rFonts w:hint="eastAsia"/>
          <w:noProof/>
        </w:rPr>
        <w:t>Figure 11.</w:t>
      </w:r>
      <w:r w:rsidR="00AE1959">
        <w:rPr>
          <w:noProof/>
        </w:rPr>
        <w:t xml:space="preserve">Dispersion relationship in cold magnetized plasma. (a) Complete dispersion relationship in cold magnetized plasma. (b) Region dominated by left-hand polarization. (c) Region where </w:t>
      </w:r>
      <w:ins w:id="318" w:author="Neville C Luhmann" w:date="2024-12-24T10:47:00Z" w16du:dateUtc="2024-12-24T18:47:00Z">
        <w:r w:rsidR="00884E31">
          <w:rPr>
            <w:noProof/>
          </w:rPr>
          <w:t xml:space="preserve">the </w:t>
        </w:r>
      </w:ins>
      <w:r w:rsidR="00AE1959">
        <w:rPr>
          <w:noProof/>
        </w:rPr>
        <w:t>phase velocity is smaller than the speed of light in vacuum. (d) High-frequency and low-frequency regions.</w:t>
      </w:r>
    </w:p>
    <w:p w14:paraId="2981D83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551BC6E" w14:textId="7BBDD4D6"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w:t>
      </w:r>
      <w:del w:id="319" w:author="Neville C Luhmann" w:date="2024-12-24T10:45:00Z" w16du:dateUtc="2024-12-24T18:45:00Z">
        <w:r w:rsidDel="00B9339D">
          <w:rPr>
            <w:noProof/>
          </w:rPr>
          <w:delText xml:space="preserve">the </w:delText>
        </w:r>
      </w:del>
      <w:r>
        <w:rPr>
          <w:noProof/>
        </w:rPr>
        <w:t xml:space="preserve">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m:t>
        </m:r>
        <m:r>
          <w:rPr>
            <w:rFonts w:ascii="Cambria Math" w:hAnsi="Cambria Math"/>
            <w:noProof/>
          </w:rPr>
          <w:lastRenderedPageBreak/>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w:t>
      </w:r>
      <w:ins w:id="320" w:author="Neville C Luhmann" w:date="2024-12-24T10:47:00Z" w16du:dateUtc="2024-12-24T18:47:00Z">
        <w:r w:rsidR="004A0DFA">
          <w:rPr>
            <w:noProof/>
          </w:rPr>
          <w:t xml:space="preserve">the </w:t>
        </w:r>
      </w:ins>
      <w:r>
        <w:rPr>
          <w:noProof/>
        </w:rPr>
        <w:t xml:space="preserve">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del w:id="321" w:author="Neville C Luhmann" w:date="2024-12-24T10:47:00Z" w16du:dateUtc="2024-12-24T18:47:00Z">
        <w:r w:rsidDel="004A0DFA">
          <w:rPr>
            <w:noProof/>
          </w:rPr>
          <w:delText xml:space="preserve">, </w:delText>
        </w:r>
      </w:del>
      <w:ins w:id="322" w:author="Neville C Luhmann" w:date="2024-12-24T10:47:00Z" w16du:dateUtc="2024-12-24T18:47:00Z">
        <w:r w:rsidR="004A0DFA">
          <w:rPr>
            <w:noProof/>
          </w:rPr>
          <w:t>;</w:t>
        </w:r>
        <w:r w:rsidR="004A0DFA">
          <w:rPr>
            <w:noProof/>
          </w:rPr>
          <w:t xml:space="preserve"> </w:t>
        </w:r>
      </w:ins>
      <w:r>
        <w:rPr>
          <w:noProof/>
        </w:rPr>
        <w:t xml:space="preserve">the main component of the wave is a right-hand polarized wave. Otherwise, it is predominantly </w:t>
      </w:r>
      <w:ins w:id="323" w:author="Neville C Luhmann" w:date="2024-12-24T10:48:00Z" w16du:dateUtc="2024-12-24T18:48:00Z">
        <w:r w:rsidR="00A07A18">
          <w:rPr>
            <w:noProof/>
          </w:rPr>
          <w:t xml:space="preserve">a </w:t>
        </w:r>
      </w:ins>
      <w:r>
        <w:rPr>
          <w:noProof/>
        </w:rPr>
        <w:t xml:space="preserve">left-hand polarized wave. The black dashed line in Fig. </w:t>
      </w:r>
      <w:r w:rsidR="004B1A82">
        <w:rPr>
          <w:rFonts w:hint="eastAsia"/>
          <w:noProof/>
        </w:rPr>
        <w:t>11</w:t>
      </w:r>
      <w:r>
        <w:rPr>
          <w:noProof/>
        </w:rPr>
        <w:t xml:space="preserve">(a) represents the boundary between two different types of waves where </w:t>
      </w:r>
      <m:oMath>
        <m:r>
          <w:rPr>
            <w:rFonts w:ascii="Cambria Math" w:hAnsi="Cambria Math"/>
            <w:noProof/>
          </w:rPr>
          <m:t>B</m:t>
        </m:r>
        <m:r>
          <m:rPr>
            <m:sty m:val="p"/>
          </m:rPr>
          <w:rPr>
            <w:rFonts w:ascii="Cambria Math" w:hAnsi="Cambria Math"/>
            <w:noProof/>
          </w:rPr>
          <m:t>=±</m:t>
        </m:r>
        <m:r>
          <w:rPr>
            <w:rFonts w:ascii="Cambria Math" w:hAnsi="Cambria Math"/>
            <w:noProof/>
          </w:rPr>
          <m:t>∞</m:t>
        </m:r>
      </m:oMath>
      <w:r>
        <w:rPr>
          <w:noProof/>
        </w:rPr>
        <w:t xml:space="preserve"> </w:t>
      </w:r>
      <w:r w:rsidR="004B1A82">
        <w:rPr>
          <w:rFonts w:hint="eastAsia"/>
          <w:noProof/>
        </w:rPr>
        <w:t>and the d</w:t>
      </w:r>
      <w:r w:rsidR="004B1A82">
        <w:rPr>
          <w:noProof/>
        </w:rPr>
        <w:t>ispersion relationship in cold magnetized plasma</w:t>
      </w:r>
      <w:r>
        <w:rPr>
          <w:noProof/>
        </w:rPr>
        <w:t xml:space="preserve">.Therefor as shown in Fig. </w:t>
      </w:r>
      <w:r w:rsidR="004B1A82">
        <w:rPr>
          <w:rFonts w:hint="eastAsia"/>
          <w:noProof/>
        </w:rPr>
        <w:t>11</w:t>
      </w:r>
      <w:r>
        <w:rPr>
          <w:noProof/>
        </w:rPr>
        <w:t xml:space="preserve">(b), between the pair of dashed lines, the wave predominantly exhibits left-hand polarization. Conversely, beyond these </w:t>
      </w:r>
      <w:del w:id="324" w:author="Neville C Luhmann" w:date="2024-12-24T10:48:00Z" w16du:dateUtc="2024-12-24T18:48:00Z">
        <w:r w:rsidDel="0037373D">
          <w:rPr>
            <w:noProof/>
          </w:rPr>
          <w:delText xml:space="preserve">demarcated </w:delText>
        </w:r>
      </w:del>
      <w:r>
        <w:rPr>
          <w:noProof/>
        </w:rPr>
        <w:t>lines</w:t>
      </w:r>
      <w:ins w:id="325" w:author="Neville C Luhmann" w:date="2024-12-24T10:48:00Z" w16du:dateUtc="2024-12-24T18:48:00Z">
        <w:r w:rsidR="00A07A18">
          <w:rPr>
            <w:noProof/>
          </w:rPr>
          <w:t xml:space="preserve"> of demarcation</w:t>
        </w:r>
      </w:ins>
      <w:r>
        <w:rPr>
          <w:noProof/>
        </w:rPr>
        <w:t>, the wave is mainly right hand p</w:t>
      </w:r>
      <w:r w:rsidR="000035C9">
        <w:rPr>
          <w:rFonts w:hint="eastAsia"/>
          <w:noProof/>
        </w:rPr>
        <w:t>o</w:t>
      </w:r>
      <w:r>
        <w:rPr>
          <w:noProof/>
        </w:rPr>
        <w:t xml:space="preserve">larized. In Fig. </w:t>
      </w:r>
      <w:r w:rsidR="00507B74">
        <w:rPr>
          <w:rFonts w:hint="eastAsia"/>
          <w:noProof/>
        </w:rPr>
        <w:t>11</w:t>
      </w:r>
      <w:r>
        <w:rPr>
          <w:noProof/>
        </w:rPr>
        <w:t xml:space="preserve">(c),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w:t>
      </w:r>
      <w:ins w:id="326" w:author="Neville C Luhmann" w:date="2024-12-24T10:49:00Z" w16du:dateUtc="2024-12-24T18:49:00Z">
        <w:r w:rsidR="0037373D">
          <w:rPr>
            <w:noProof/>
          </w:rPr>
          <w:t>,</w:t>
        </w:r>
      </w:ins>
      <w:r>
        <w:rPr>
          <w:noProof/>
        </w:rPr>
        <w:t xml:space="preserve"> we found the wave for ADE as depicted in Fig. </w:t>
      </w:r>
      <w:r w:rsidR="00507B74">
        <w:rPr>
          <w:rFonts w:hint="eastAsia"/>
          <w:noProof/>
        </w:rPr>
        <w:t>11</w:t>
      </w:r>
      <w:r>
        <w:rPr>
          <w:noProof/>
        </w:rPr>
        <w:t xml:space="preserve">(d), low frequency region and high frequency region. </w:t>
      </w:r>
      <w:ins w:id="327" w:author="Neville C Luhmann" w:date="2024-12-24T10:49:00Z" w16du:dateUtc="2024-12-24T18:49:00Z">
        <w:r w:rsidR="0037373D">
          <w:rPr>
            <w:noProof/>
          </w:rPr>
          <w:t>The l</w:t>
        </w:r>
      </w:ins>
      <w:del w:id="328" w:author="Neville C Luhmann" w:date="2024-12-24T10:49:00Z" w16du:dateUtc="2024-12-24T18:49:00Z">
        <w:r w:rsidDel="0037373D">
          <w:rPr>
            <w:noProof/>
          </w:rPr>
          <w:delText>L</w:delText>
        </w:r>
      </w:del>
      <w:r>
        <w:rPr>
          <w:noProof/>
        </w:rPr>
        <w:t>ow frequency region comprises whistlers and magnetized electron plasma wave</w:t>
      </w:r>
      <w:ins w:id="329" w:author="Neville C Luhmann" w:date="2024-12-24T10:49:00Z" w16du:dateUtc="2024-12-24T18:49:00Z">
        <w:r w:rsidR="006A42CD">
          <w:rPr>
            <w:noProof/>
          </w:rPr>
          <w:t>s</w:t>
        </w:r>
      </w:ins>
      <w:r>
        <w:rPr>
          <w:noProof/>
        </w:rPr>
        <w:t>, where all electromagnetic waves mainly exhibit right-hand polarization.</w:t>
      </w:r>
      <w:ins w:id="330" w:author="Neville C Luhmann" w:date="2024-12-24T10:51:00Z" w16du:dateUtc="2024-12-24T18:51:00Z">
        <w:r w:rsidR="00B0299F">
          <w:rPr>
            <w:noProof/>
          </w:rPr>
          <w:t xml:space="preserve"> </w:t>
        </w:r>
      </w:ins>
      <w:r>
        <w:rPr>
          <w:noProof/>
        </w:rPr>
        <w:t xml:space="preserve">Conversely, in </w:t>
      </w:r>
      <w:ins w:id="331" w:author="Neville C Luhmann" w:date="2024-12-24T10:49:00Z" w16du:dateUtc="2024-12-24T18:49:00Z">
        <w:r w:rsidR="006A42CD">
          <w:rPr>
            <w:noProof/>
          </w:rPr>
          <w:t xml:space="preserve">the </w:t>
        </w:r>
      </w:ins>
      <w:r>
        <w:rPr>
          <w:noProof/>
        </w:rPr>
        <w:t xml:space="preserve">high frequency region , </w:t>
      </w:r>
      <w:ins w:id="332" w:author="Neville C Luhmann" w:date="2024-12-24T10:49:00Z" w16du:dateUtc="2024-12-24T18:49:00Z">
        <w:r w:rsidR="006A42CD">
          <w:rPr>
            <w:noProof/>
          </w:rPr>
          <w:t>e</w:t>
        </w:r>
      </w:ins>
      <w:del w:id="333" w:author="Neville C Luhmann" w:date="2024-12-24T10:49:00Z" w16du:dateUtc="2024-12-24T18:49:00Z">
        <w:r w:rsidDel="006A42CD">
          <w:rPr>
            <w:noProof/>
          </w:rPr>
          <w:delText>E</w:delText>
        </w:r>
      </w:del>
      <w:r>
        <w:rPr>
          <w:noProof/>
        </w:rPr>
        <w:t>xtraordinary waves disp</w:t>
      </w:r>
      <w:r w:rsidR="000035C9">
        <w:rPr>
          <w:rFonts w:hint="eastAsia"/>
          <w:noProof/>
        </w:rPr>
        <w:t>l</w:t>
      </w:r>
      <w:r>
        <w:rPr>
          <w:noProof/>
        </w:rPr>
        <w:t xml:space="preserve">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w:t>
      </w:r>
      <w:r w:rsidR="00507B74">
        <w:rPr>
          <w:rFonts w:hint="eastAsia"/>
          <w:noProof/>
        </w:rPr>
        <w:t>11</w:t>
      </w:r>
      <w:r>
        <w:rPr>
          <w:noProof/>
        </w:rPr>
        <w:t>(b).</w:t>
      </w:r>
    </w:p>
    <w:p w14:paraId="5BB6B61B" w14:textId="77777777"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Consider the resonant condition </w:t>
      </w:r>
    </w:p>
    <w:p w14:paraId="0B750440" w14:textId="23D09BA3" w:rsidR="00AE1959" w:rsidRDefault="00AE1959" w:rsidP="00F175FD">
      <w:pPr>
        <w:tabs>
          <w:tab w:val="center" w:pos="4800"/>
          <w:tab w:val="right" w:pos="9500"/>
        </w:tabs>
        <w:ind w:firstLineChars="1100" w:firstLine="2640"/>
        <w:rPr>
          <w:rFonts w:ascii="Times New Roman" w:hAnsi="Times New Roman" w:cs="Times New Roman"/>
          <w:noProof/>
        </w:rPr>
      </w:pP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r>
      <w:r w:rsidR="00F175FD">
        <w:rPr>
          <w:rFonts w:hint="eastAsia"/>
          <w:noProof/>
        </w:rPr>
        <w:t xml:space="preserve">             </w:t>
      </w:r>
      <w:r w:rsidR="00F175FD">
        <w:rPr>
          <w:noProof/>
        </w:rPr>
        <w:t>(21)</w:t>
      </w:r>
      <w:r w:rsidR="00F175FD">
        <w:rPr>
          <w:rFonts w:hint="eastAsia"/>
          <w:noProof/>
        </w:rPr>
        <w:t xml:space="preserve">                                     </w:t>
      </w:r>
    </w:p>
    <w:p w14:paraId="21734756" w14:textId="276CCBAA" w:rsidR="00AE1959" w:rsidRDefault="00AE1959" w:rsidP="00F175FD">
      <w:pPr>
        <w:tabs>
          <w:tab w:val="center" w:pos="4800"/>
          <w:tab w:val="right" w:pos="9500"/>
        </w:tabs>
        <w:jc w:val="both"/>
        <w:rPr>
          <w:rFonts w:ascii="Times New Roman" w:hAnsi="Times New Roman" w:cs="Times New Roman"/>
          <w:noProof/>
        </w:rPr>
      </w:pPr>
      <w:r>
        <w:rPr>
          <w:noProof/>
        </w:rPr>
        <w:t>When the runaway electron’s moment</w:t>
      </w:r>
      <w:ins w:id="334" w:author="Neville C Luhmann" w:date="2024-12-24T10:49:00Z" w16du:dateUtc="2024-12-24T18:49:00Z">
        <w:r w:rsidR="004B0846">
          <w:rPr>
            <w:noProof/>
          </w:rPr>
          <w:t>um</w:t>
        </w:r>
      </w:ins>
      <w:r>
        <w:rPr>
          <w:noProof/>
        </w:rPr>
        <w:t xml:space="preserve"> match</w:t>
      </w:r>
      <w:ins w:id="335" w:author="Neville C Luhmann" w:date="2024-12-24T10:49:00Z" w16du:dateUtc="2024-12-24T18:49:00Z">
        <w:r w:rsidR="004B0846">
          <w:rPr>
            <w:noProof/>
          </w:rPr>
          <w:t>es</w:t>
        </w:r>
      </w:ins>
      <w:r>
        <w:rPr>
          <w:noProof/>
        </w:rPr>
        <w:t xml:space="preserve"> the resonant condition, it is possible to stimulate the intrinsic waves in plasma. </w:t>
      </w:r>
      <w:r w:rsidR="000035C9">
        <w:rPr>
          <w:rFonts w:ascii="Times New Roman" w:hAnsi="Times New Roman" w:cs="Times New Roman" w:hint="eastAsia"/>
          <w:noProof/>
        </w:rPr>
        <w:t xml:space="preserve">To simplify the </w:t>
      </w:r>
      <w:r w:rsidR="000D71DB">
        <w:rPr>
          <w:rFonts w:ascii="Times New Roman" w:hAnsi="Times New Roman" w:cs="Times New Roman" w:hint="eastAsia"/>
          <w:noProof/>
        </w:rPr>
        <w:t>calculation</w:t>
      </w:r>
      <w:r w:rsidR="000035C9">
        <w:rPr>
          <w:rFonts w:ascii="Times New Roman" w:hAnsi="Times New Roman" w:cs="Times New Roman" w:hint="eastAsia"/>
          <w:noProof/>
        </w:rPr>
        <w:t xml:space="preserve"> here we assume the velocity along the static magnetic field and</w:t>
      </w:r>
      <w:r>
        <w:rPr>
          <w:noProof/>
        </w:rPr>
        <w:t xml:space="preserv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w:t>
      </w:r>
      <w:ins w:id="336" w:author="Neville C Luhmann" w:date="2024-12-24T10:50:00Z" w16du:dateUtc="2024-12-24T18:50:00Z">
        <w:r w:rsidR="004B0846">
          <w:rPr>
            <w:noProof/>
          </w:rPr>
          <w:t>ce</w:t>
        </w:r>
      </w:ins>
      <w:del w:id="337" w:author="Neville C Luhmann" w:date="2024-12-24T10:50:00Z" w16du:dateUtc="2024-12-24T18:50:00Z">
        <w:r w:rsidDel="004B0846">
          <w:rPr>
            <w:noProof/>
          </w:rPr>
          <w:delText>t</w:delText>
        </w:r>
      </w:del>
      <w:r>
        <w:rPr>
          <w:noProof/>
        </w:rPr>
        <w:t xml:space="preserve">.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w:t>
      </w:r>
      <w:ins w:id="338" w:author="Neville C Luhmann" w:date="2024-12-24T10:51:00Z" w16du:dateUtc="2024-12-24T18:51:00Z">
        <w:r w:rsidR="004E6F80">
          <w:rPr>
            <w:noProof/>
          </w:rPr>
          <w:t xml:space="preserve">the </w:t>
        </w:r>
      </w:ins>
      <w:r>
        <w:rPr>
          <w:noProof/>
        </w:rPr>
        <w:t xml:space="preserve">high frequency region due to </w:t>
      </w:r>
      <w:ins w:id="339" w:author="Neville C Luhmann" w:date="2024-12-24T10:51:00Z" w16du:dateUtc="2024-12-24T18:51:00Z">
        <w:r w:rsidR="004E6F80">
          <w:rPr>
            <w:noProof/>
          </w:rPr>
          <w:t>fact tha</w:t>
        </w:r>
        <w:r w:rsidR="00CE0A0E">
          <w:rPr>
            <w:noProof/>
          </w:rPr>
          <w:t xml:space="preserve">t </w:t>
        </w:r>
      </w:ins>
      <w:r>
        <w:rPr>
          <w:noProof/>
        </w:rPr>
        <w:t>it</w:t>
      </w:r>
      <w:del w:id="340" w:author="Neville C Luhmann" w:date="2024-12-24T10:51:00Z" w16du:dateUtc="2024-12-24T18:51:00Z">
        <w:r w:rsidDel="00CE0A0E">
          <w:rPr>
            <w:noProof/>
          </w:rPr>
          <w:delText>s</w:delText>
        </w:r>
      </w:del>
      <w:r>
        <w:rPr>
          <w:noProof/>
        </w:rPr>
        <w:t xml:space="preserve"> requires </w:t>
      </w:r>
      <w:ins w:id="341" w:author="Neville C Luhmann" w:date="2024-12-24T10:51:00Z" w16du:dateUtc="2024-12-24T18:51:00Z">
        <w:r w:rsidR="00CE0A0E">
          <w:rPr>
            <w:noProof/>
          </w:rPr>
          <w:t xml:space="preserve">a </w:t>
        </w:r>
      </w:ins>
      <w:r>
        <w:rPr>
          <w:noProof/>
        </w:rPr>
        <w:t xml:space="preserve">right-hand polarized wave . By combining Eq. (19)and Eq. (21), we establish the relationship between the wave and resonance moment, as illustrated in Fig. </w:t>
      </w:r>
      <w:r w:rsidR="00507B74">
        <w:rPr>
          <w:rFonts w:hint="eastAsia"/>
          <w:noProof/>
        </w:rPr>
        <w:t>12</w:t>
      </w:r>
      <w:r>
        <w:rPr>
          <w:noProof/>
        </w:rPr>
        <w:t xml:space="preserve">. In </w:t>
      </w:r>
      <w:ins w:id="342" w:author="Neville C Luhmann" w:date="2024-12-24T10:52:00Z" w16du:dateUtc="2024-12-24T18:52:00Z">
        <w:r w:rsidR="00CE0A0E">
          <w:rPr>
            <w:noProof/>
          </w:rPr>
          <w:t xml:space="preserve">the </w:t>
        </w:r>
      </w:ins>
      <w:r>
        <w:rPr>
          <w:noProof/>
        </w:rPr>
        <w:t xml:space="preserve">high frequency region , for </w:t>
      </w:r>
      <m:oMath>
        <m:r>
          <m:rPr>
            <m:sty m:val="p"/>
          </m:rPr>
          <w:rPr>
            <w:rFonts w:ascii="Cambria Math" w:hAnsi="Cambria Math"/>
            <w:noProof/>
          </w:rPr>
          <m:t>ADE</m:t>
        </m:r>
      </m:oMath>
      <w:r>
        <w:rPr>
          <w:noProof/>
        </w:rPr>
        <w:t xml:space="preserve"> , resonance curves with dimensionless resonance momentum greater than </w:t>
      </w:r>
      <w:del w:id="343" w:author="Neville C Luhmann" w:date="2024-12-24T10:52:00Z" w16du:dateUtc="2024-12-24T18:52:00Z">
        <w:r w:rsidDel="00DA33CD">
          <w:rPr>
            <w:noProof/>
          </w:rPr>
          <w:delText xml:space="preserve">1 </w:delText>
        </w:r>
      </w:del>
      <w:ins w:id="344" w:author="Neville C Luhmann" w:date="2024-12-24T10:52:00Z" w16du:dateUtc="2024-12-24T18:52:00Z">
        <w:r w:rsidR="00DA33CD">
          <w:rPr>
            <w:noProof/>
          </w:rPr>
          <w:t>unity</w:t>
        </w:r>
        <w:r w:rsidR="00DA33CD">
          <w:rPr>
            <w:noProof/>
          </w:rPr>
          <w:t xml:space="preserve"> </w:t>
        </w:r>
      </w:ins>
      <w:del w:id="345" w:author="Neville C Luhmann" w:date="2024-12-24T10:54:00Z" w16du:dateUtc="2024-12-24T18:54:00Z">
        <w:r w:rsidDel="005C66A2">
          <w:rPr>
            <w:noProof/>
          </w:rPr>
          <w:delText xml:space="preserve">are </w:delText>
        </w:r>
      </w:del>
      <w:r>
        <w:rPr>
          <w:noProof/>
        </w:rPr>
        <w:t>converge</w:t>
      </w:r>
      <w:del w:id="346" w:author="Neville C Luhmann" w:date="2024-12-24T10:54:00Z" w16du:dateUtc="2024-12-24T18:54:00Z">
        <w:r w:rsidDel="00DB69A8">
          <w:rPr>
            <w:noProof/>
          </w:rPr>
          <w:delText>d</w:delText>
        </w:r>
      </w:del>
      <w:r>
        <w:rPr>
          <w:noProof/>
        </w:rPr>
        <w:t xml:space="preserve"> to </w:t>
      </w:r>
      <w:ins w:id="347" w:author="Neville C Luhmann" w:date="2024-12-24T10:53:00Z" w16du:dateUtc="2024-12-24T18:53:00Z">
        <w:r w:rsidR="005C66A2">
          <w:rPr>
            <w:noProof/>
          </w:rPr>
          <w:t xml:space="preserve">the </w:t>
        </w:r>
      </w:ins>
      <w:r>
        <w:rPr>
          <w:noProof/>
        </w:rPr>
        <w:t xml:space="preserve">right bottom region shown in Fig. </w:t>
      </w:r>
      <w:r w:rsidR="00507B74">
        <w:rPr>
          <w:rFonts w:hint="eastAsia"/>
          <w:noProof/>
        </w:rPr>
        <w:t>12</w:t>
      </w:r>
      <w:r>
        <w:rPr>
          <w:noProof/>
        </w:rPr>
        <w:t xml:space="preserve">(c),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w:t>
      </w:r>
      <w:ins w:id="348" w:author="Neville C Luhmann" w:date="2024-12-24T10:54:00Z" w16du:dateUtc="2024-12-24T18:54:00Z">
        <w:r w:rsidR="00DB69A8">
          <w:rPr>
            <w:noProof/>
          </w:rPr>
          <w:t xml:space="preserve">the </w:t>
        </w:r>
      </w:ins>
      <w:r>
        <w:rPr>
          <w:noProof/>
        </w:rPr>
        <w:t xml:space="preserve">low frequency region is greater than 1, as shown in Fig. </w:t>
      </w:r>
      <w:r w:rsidR="000D71DB">
        <w:rPr>
          <w:rFonts w:hint="eastAsia"/>
          <w:noProof/>
        </w:rPr>
        <w:t>12</w:t>
      </w:r>
      <w:r>
        <w:rPr>
          <w:noProof/>
        </w:rPr>
        <w:t xml:space="preserve">(a).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w:t>
      </w:r>
      <w:ins w:id="349" w:author="Neville C Luhmann" w:date="2024-12-24T10:54:00Z" w16du:dateUtc="2024-12-24T18:54:00Z">
        <w:r w:rsidR="006A349F">
          <w:rPr>
            <w:noProof/>
          </w:rPr>
          <w:t xml:space="preserve">the </w:t>
        </w:r>
      </w:ins>
      <w:r>
        <w:rPr>
          <w:noProof/>
        </w:rPr>
        <w:t xml:space="preserve">left top region depicted in Fig. </w:t>
      </w:r>
      <w:r w:rsidR="000D71DB">
        <w:rPr>
          <w:rFonts w:hint="eastAsia"/>
          <w:noProof/>
        </w:rPr>
        <w:t>12</w:t>
      </w:r>
      <w:r>
        <w:rPr>
          <w:noProof/>
        </w:rPr>
        <w:t>(d). This region corresponds closely to the whistler wave</w:t>
      </w:r>
      <w:del w:id="350" w:author="Neville C Luhmann" w:date="2024-12-24T10:55:00Z" w16du:dateUtc="2024-12-24T18:55:00Z">
        <w:r w:rsidDel="006A349F">
          <w:rPr>
            <w:noProof/>
          </w:rPr>
          <w:delText>s</w:delText>
        </w:r>
      </w:del>
      <w:r>
        <w:rPr>
          <w:noProof/>
        </w:rPr>
        <w:t xml:space="preserve">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w:t>
      </w:r>
      <w:del w:id="351" w:author="Neville C Luhmann" w:date="2024-12-24T10:55:00Z" w16du:dateUtc="2024-12-24T18:55:00Z">
        <w:r w:rsidDel="006A349F">
          <w:rPr>
            <w:noProof/>
          </w:rPr>
          <w:delText>1</w:delText>
        </w:r>
      </w:del>
      <w:ins w:id="352" w:author="Neville C Luhmann" w:date="2024-12-24T10:55:00Z" w16du:dateUtc="2024-12-24T18:55:00Z">
        <w:r w:rsidR="006A349F">
          <w:rPr>
            <w:noProof/>
          </w:rPr>
          <w:t>unity</w:t>
        </w:r>
      </w:ins>
      <w:r>
        <w:rPr>
          <w:noProof/>
        </w:rPr>
        <w:t xml:space="preserve">, as depicted in Fig. 6(b). This </w:t>
      </w:r>
      <w:r>
        <w:rPr>
          <w:noProof/>
        </w:rPr>
        <w:lastRenderedPageBreak/>
        <w:drawing>
          <wp:inline distT="0" distB="0" distL="0" distR="0" wp14:anchorId="05997349" wp14:editId="6B277A40">
            <wp:extent cx="5414838" cy="452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074" cy="4534672"/>
                    </a:xfrm>
                    <a:prstGeom prst="rect">
                      <a:avLst/>
                    </a:prstGeom>
                    <a:noFill/>
                    <a:ln>
                      <a:noFill/>
                    </a:ln>
                  </pic:spPr>
                </pic:pic>
              </a:graphicData>
            </a:graphic>
          </wp:inline>
        </w:drawing>
      </w:r>
      <w:r>
        <w:rPr>
          <w:noProof/>
        </w:rPr>
        <w:t xml:space="preserve"> </w:t>
      </w:r>
    </w:p>
    <w:p w14:paraId="5E847F77" w14:textId="5E975AF4" w:rsidR="00AE1959" w:rsidRPr="00F175FD" w:rsidRDefault="00F175FD" w:rsidP="00F175FD">
      <w:pPr>
        <w:tabs>
          <w:tab w:val="center" w:pos="4800"/>
          <w:tab w:val="right" w:pos="9500"/>
        </w:tabs>
        <w:jc w:val="center"/>
        <w:rPr>
          <w:rFonts w:ascii="Times New Roman" w:hAnsi="Times New Roman" w:cs="Times New Roman"/>
          <w:noProof/>
          <w:sz w:val="21"/>
          <w:szCs w:val="21"/>
        </w:rPr>
      </w:pPr>
      <w:r w:rsidRPr="00F175FD">
        <w:rPr>
          <w:rFonts w:hint="eastAsia"/>
          <w:noProof/>
          <w:sz w:val="21"/>
          <w:szCs w:val="21"/>
        </w:rPr>
        <w:t>Figure 12.</w:t>
      </w:r>
      <w:r w:rsidR="00AE1959" w:rsidRPr="00F175FD">
        <w:rPr>
          <w:noProof/>
          <w:sz w:val="21"/>
          <w:szCs w:val="21"/>
        </w:rPr>
        <w:t xml:space="preserve">In </w:t>
      </w:r>
      <w:ins w:id="353" w:author="Neville C Luhmann" w:date="2024-12-24T10:55:00Z" w16du:dateUtc="2024-12-24T18:55:00Z">
        <w:r w:rsidR="006A349F">
          <w:rPr>
            <w:noProof/>
            <w:sz w:val="21"/>
            <w:szCs w:val="21"/>
          </w:rPr>
          <w:t xml:space="preserve">the </w:t>
        </w:r>
      </w:ins>
      <w:r w:rsidR="00AE1959" w:rsidRPr="00F175FD">
        <w:rPr>
          <w:noProof/>
          <w:sz w:val="21"/>
          <w:szCs w:val="21"/>
        </w:rPr>
        <w:t xml:space="preserve">high frequency region, the lower left boundary corresponds to the upper hybrid wave at different angles. In </w:t>
      </w:r>
      <w:ins w:id="354" w:author="Neville C Luhmann" w:date="2024-12-24T10:55:00Z" w16du:dateUtc="2024-12-24T18:55:00Z">
        <w:r w:rsidR="006A349F">
          <w:rPr>
            <w:noProof/>
            <w:sz w:val="21"/>
            <w:szCs w:val="21"/>
          </w:rPr>
          <w:t xml:space="preserve">the </w:t>
        </w:r>
      </w:ins>
      <w:r w:rsidR="00AE1959" w:rsidRPr="00F175FD">
        <w:rPr>
          <w:noProof/>
          <w:sz w:val="21"/>
          <w:szCs w:val="21"/>
        </w:rPr>
        <w:t>low frequency region, the lower right boundary corresponds to the low</w:t>
      </w:r>
      <w:ins w:id="355" w:author="Neville C Luhmann" w:date="2024-12-24T10:56:00Z" w16du:dateUtc="2024-12-24T18:56:00Z">
        <w:r w:rsidR="00927502">
          <w:rPr>
            <w:noProof/>
            <w:sz w:val="21"/>
            <w:szCs w:val="21"/>
          </w:rPr>
          <w:t>er</w:t>
        </w:r>
      </w:ins>
      <w:r w:rsidR="00AE1959" w:rsidRPr="00F175FD">
        <w:rPr>
          <w:noProof/>
          <w:sz w:val="21"/>
          <w:szCs w:val="21"/>
        </w:rPr>
        <w:t xml:space="preserve">-hybrid wave at different angles. (a) (b)dimensionless moment of </w:t>
      </w:r>
      <w:del w:id="356" w:author="Neville C Luhmann" w:date="2024-12-24T10:56:00Z" w16du:dateUtc="2024-12-24T18:56:00Z">
        <w:r w:rsidR="00AE1959" w:rsidRPr="00F175FD" w:rsidDel="00927502">
          <w:rPr>
            <w:noProof/>
            <w:sz w:val="21"/>
            <w:szCs w:val="21"/>
          </w:rPr>
          <w:delText xml:space="preserve">landau </w:delText>
        </w:r>
      </w:del>
      <w:ins w:id="357" w:author="Neville C Luhmann" w:date="2024-12-24T10:56:00Z" w16du:dateUtc="2024-12-24T18:56:00Z">
        <w:r w:rsidR="00927502">
          <w:rPr>
            <w:noProof/>
            <w:sz w:val="21"/>
            <w:szCs w:val="21"/>
          </w:rPr>
          <w:t>L</w:t>
        </w:r>
        <w:r w:rsidR="00927502" w:rsidRPr="00F175FD">
          <w:rPr>
            <w:noProof/>
            <w:sz w:val="21"/>
            <w:szCs w:val="21"/>
          </w:rPr>
          <w:t xml:space="preserve">andau </w:t>
        </w:r>
      </w:ins>
      <w:r w:rsidR="00AE1959" w:rsidRPr="00F175FD">
        <w:rPr>
          <w:noProof/>
          <w:sz w:val="21"/>
          <w:szCs w:val="21"/>
        </w:rPr>
        <w:t xml:space="preserve">resonance in </w:t>
      </w:r>
      <w:ins w:id="358" w:author="Neville C Luhmann" w:date="2024-12-24T10:56:00Z" w16du:dateUtc="2024-12-24T18:56:00Z">
        <w:r w:rsidR="00927502">
          <w:rPr>
            <w:noProof/>
            <w:sz w:val="21"/>
            <w:szCs w:val="21"/>
          </w:rPr>
          <w:t xml:space="preserve">the </w:t>
        </w:r>
      </w:ins>
      <w:r w:rsidR="00AE1959" w:rsidRPr="00F175FD">
        <w:rPr>
          <w:noProof/>
          <w:sz w:val="21"/>
          <w:szCs w:val="21"/>
        </w:rPr>
        <w:t xml:space="preserve">high frequency region and B. (c) (d)dimensionless moment of ADE in </w:t>
      </w:r>
      <w:ins w:id="359" w:author="Neville C Luhmann" w:date="2024-12-24T10:56:00Z" w16du:dateUtc="2024-12-24T18:56:00Z">
        <w:r w:rsidR="00927502">
          <w:rPr>
            <w:noProof/>
            <w:sz w:val="21"/>
            <w:szCs w:val="21"/>
          </w:rPr>
          <w:t xml:space="preserve">the </w:t>
        </w:r>
      </w:ins>
      <w:r w:rsidR="00AE1959" w:rsidRPr="00F175FD">
        <w:rPr>
          <w:noProof/>
          <w:sz w:val="21"/>
          <w:szCs w:val="21"/>
        </w:rPr>
        <w:t>high frequency and low frequency region,unit using for dimensionless :</w:t>
      </w:r>
      <m:oMath>
        <m:sSub>
          <m:sSubPr>
            <m:ctrlPr>
              <w:rPr>
                <w:rFonts w:ascii="Cambria Math" w:hAnsi="Cambria Math"/>
                <w:sz w:val="21"/>
                <w:szCs w:val="21"/>
              </w:rPr>
            </m:ctrlPr>
          </m:sSubPr>
          <m:e>
            <m:r>
              <w:rPr>
                <w:rFonts w:ascii="Cambria Math" w:hAnsi="Cambria Math"/>
                <w:noProof/>
                <w:sz w:val="21"/>
                <w:szCs w:val="21"/>
              </w:rPr>
              <m:t>m</m:t>
            </m:r>
          </m:e>
          <m:sub>
            <m:r>
              <w:rPr>
                <w:rFonts w:ascii="Cambria Math" w:hAnsi="Cambria Math"/>
                <w:noProof/>
                <w:sz w:val="21"/>
                <w:szCs w:val="21"/>
              </w:rPr>
              <m:t>e</m:t>
            </m:r>
          </m:sub>
        </m:sSub>
        <m:r>
          <w:rPr>
            <w:rFonts w:ascii="Cambria Math" w:hAnsi="Cambria Math"/>
            <w:noProof/>
            <w:sz w:val="21"/>
            <w:szCs w:val="21"/>
          </w:rPr>
          <m:t>c</m:t>
        </m:r>
      </m:oMath>
    </w:p>
    <w:p w14:paraId="1C1ACE2D" w14:textId="091C15A3" w:rsidR="00AE1959" w:rsidRDefault="00AE1959" w:rsidP="00F175FD">
      <w:pPr>
        <w:tabs>
          <w:tab w:val="center" w:pos="4800"/>
          <w:tab w:val="right" w:pos="9500"/>
        </w:tabs>
        <w:jc w:val="both"/>
        <w:rPr>
          <w:rFonts w:ascii="Times New Roman" w:hAnsi="Times New Roman" w:cs="Times New Roman"/>
          <w:noProof/>
        </w:rPr>
      </w:pPr>
      <w:r>
        <w:rPr>
          <w:noProof/>
        </w:rPr>
        <w:t xml:space="preserve">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14:paraId="4B6454EF" w14:textId="7106C427"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w:t>
      </w:r>
      <w:ins w:id="360" w:author="Neville C Luhmann" w:date="2024-12-24T10:57:00Z" w16du:dateUtc="2024-12-24T18:57:00Z">
        <w:r w:rsidR="00180ECC">
          <w:rPr>
            <w:noProof/>
          </w:rPr>
          <w:t>ce</w:t>
        </w:r>
      </w:ins>
      <w:del w:id="361" w:author="Neville C Luhmann" w:date="2024-12-24T10:57:00Z" w16du:dateUtc="2024-12-24T18:57:00Z">
        <w:r w:rsidDel="00180ECC">
          <w:rPr>
            <w:noProof/>
          </w:rPr>
          <w:delText>t</w:delText>
        </w:r>
      </w:del>
      <w:r>
        <w:rPr>
          <w:noProof/>
        </w:rPr>
        <w:t>, such as low</w:t>
      </w:r>
      <w:ins w:id="362" w:author="Neville C Luhmann" w:date="2024-12-24T10:57:00Z" w16du:dateUtc="2024-12-24T18:57:00Z">
        <w:r w:rsidR="00180ECC">
          <w:rPr>
            <w:noProof/>
          </w:rPr>
          <w:t>er</w:t>
        </w:r>
      </w:ins>
      <w:r>
        <w:rPr>
          <w:noProof/>
        </w:rPr>
        <w:t xml:space="preserve">-hybrid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14:paraId="631B44B1" w14:textId="77777777" w:rsidR="00AE1959" w:rsidRDefault="00AE1959">
      <w:pPr>
        <w:tabs>
          <w:tab w:val="center" w:pos="4800"/>
          <w:tab w:val="right" w:pos="9500"/>
        </w:tabs>
        <w:ind w:firstLine="720"/>
        <w:jc w:val="both"/>
        <w:rPr>
          <w:rFonts w:ascii="Times New Roman" w:hAnsi="Times New Roman" w:cs="Times New Roman"/>
          <w:noProof/>
        </w:rPr>
      </w:pPr>
    </w:p>
    <w:p w14:paraId="28271B69" w14:textId="49A49ACD" w:rsidR="00AE1959" w:rsidRDefault="00AE1959" w:rsidP="00F175FD">
      <w:pPr>
        <w:pStyle w:val="Heading2"/>
        <w:tabs>
          <w:tab w:val="center" w:pos="4800"/>
          <w:tab w:val="right" w:pos="9500"/>
        </w:tabs>
        <w:ind w:firstLine="0"/>
      </w:pPr>
      <w:r>
        <w:t xml:space="preserve">7  </w:t>
      </w:r>
      <w:bookmarkStart w:id="363" w:name="GrindEQpgref676a45627"/>
      <w:bookmarkEnd w:id="363"/>
      <w:r>
        <w:t>inject</w:t>
      </w:r>
      <w:ins w:id="364" w:author="Neville C Luhmann" w:date="2024-12-24T10:57:00Z" w16du:dateUtc="2024-12-24T18:57:00Z">
        <w:r w:rsidR="007816A2">
          <w:t>ion of</w:t>
        </w:r>
      </w:ins>
      <w:r>
        <w:t xml:space="preserve"> extraordinary wave to suppress </w:t>
      </w:r>
      <w:del w:id="365" w:author="Neville C Luhmann" w:date="2024-12-24T10:57:00Z" w16du:dateUtc="2024-12-24T18:57:00Z">
        <w:r w:rsidDel="007816A2">
          <w:delText xml:space="preserve">the </w:delText>
        </w:r>
      </w:del>
      <w:r>
        <w:t>runaway electrons</w:t>
      </w:r>
    </w:p>
    <w:p w14:paraId="7F534E34" w14:textId="641BD78B" w:rsidR="00AE1959" w:rsidRDefault="00AE1959">
      <w:pPr>
        <w:tabs>
          <w:tab w:val="center" w:pos="4800"/>
          <w:tab w:val="right" w:pos="9500"/>
        </w:tabs>
        <w:ind w:firstLine="720"/>
        <w:jc w:val="both"/>
        <w:rPr>
          <w:rFonts w:ascii="Times New Roman" w:hAnsi="Times New Roman" w:cs="Times New Roman"/>
          <w:noProof/>
        </w:rPr>
      </w:pPr>
      <w:r>
        <w:rPr>
          <w:noProof/>
        </w:rPr>
        <w:lastRenderedPageBreak/>
        <w:t xml:space="preserve">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w:t>
      </w:r>
      <w:del w:id="366" w:author="Neville C Luhmann" w:date="2024-12-24T10:58:00Z" w16du:dateUtc="2024-12-24T18:58:00Z">
        <w:r w:rsidDel="007816A2">
          <w:rPr>
            <w:noProof/>
          </w:rPr>
          <w:delText xml:space="preserve">Tokamak </w:delText>
        </w:r>
      </w:del>
      <w:ins w:id="367" w:author="Neville C Luhmann" w:date="2024-12-24T10:58:00Z" w16du:dateUtc="2024-12-24T18:58:00Z">
        <w:r w:rsidR="007816A2">
          <w:rPr>
            <w:noProof/>
          </w:rPr>
          <w:t>a t</w:t>
        </w:r>
        <w:r w:rsidR="007816A2">
          <w:rPr>
            <w:noProof/>
          </w:rPr>
          <w:t xml:space="preserve">okamak </w:t>
        </w:r>
      </w:ins>
      <w:r>
        <w:rPr>
          <w:noProof/>
        </w:rPr>
        <w:t xml:space="preserve">plasma is shown in Fig. </w:t>
      </w:r>
      <w:r w:rsidR="000D71DB">
        <w:rPr>
          <w:rFonts w:hint="eastAsia"/>
          <w:noProof/>
        </w:rPr>
        <w:t>13</w:t>
      </w:r>
      <w:r>
        <w:rPr>
          <w:noProof/>
        </w:rPr>
        <w:t xml:space="preserve"> under condition</w:t>
      </w:r>
      <w:ins w:id="368" w:author="Neville C Luhmann" w:date="2024-12-24T10:58:00Z" w16du:dateUtc="2024-12-24T18:58:00Z">
        <w:r w:rsidR="007816A2">
          <w:rPr>
            <w:noProof/>
          </w:rPr>
          <w:t>s</w:t>
        </w:r>
      </w:ins>
      <w:r>
        <w:rPr>
          <w:noProof/>
        </w:rPr>
        <w:t xml:space="preserve">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w:t>
      </w:r>
      <w:ins w:id="369" w:author="Neville C Luhmann" w:date="2024-12-24T10:58:00Z" w16du:dateUtc="2024-12-24T18:58:00Z">
        <w:r w:rsidR="00EA391A">
          <w:rPr>
            <w:noProof/>
          </w:rPr>
          <w:t xml:space="preserve">a </w:t>
        </w:r>
      </w:ins>
      <w:r>
        <w:rPr>
          <w:noProof/>
        </w:rPr>
        <w:t xml:space="preserve">profile </w:t>
      </w:r>
      <w:ins w:id="370" w:author="Neville C Luhmann" w:date="2024-12-24T10:58:00Z" w16du:dateUtc="2024-12-24T18:58:00Z">
        <w:r w:rsidR="00EA391A">
          <w:rPr>
            <w:noProof/>
          </w:rPr>
          <w:t xml:space="preserve">given </w:t>
        </w:r>
      </w:ins>
      <w:r>
        <w:rPr>
          <w:noProof/>
        </w:rPr>
        <w:t xml:space="preserve">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w:t>
      </w:r>
      <w:ins w:id="371" w:author="Neville C Luhmann" w:date="2024-12-24T10:58:00Z" w16du:dateUtc="2024-12-24T18:58:00Z">
        <w:r w:rsidR="00EA391A">
          <w:rPr>
            <w:noProof/>
          </w:rPr>
          <w:t xml:space="preserve">and </w:t>
        </w:r>
      </w:ins>
      <w:r>
        <w:rPr>
          <w:noProof/>
        </w:rPr>
        <w:t xml:space="preserve">r is the normalized minor radius. </w:t>
      </w:r>
    </w:p>
    <w:p w14:paraId="39EC1089"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7157CA91" wp14:editId="5002FE4F">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14:paraId="3043241F" w14:textId="06C83D8C"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3</w:t>
      </w:r>
      <w:r>
        <w:rPr>
          <w:noProof/>
        </w:rPr>
        <w:t>:  Characteristic frequency distribution in plasma.</w:t>
      </w:r>
      <m:oMath>
        <m:sSub>
          <m:sSubPr>
            <m:ctrlPr>
              <w:rPr>
                <w:rFonts w:ascii="Cambria Math" w:hAnsi="Cambria Math"/>
              </w:rPr>
            </m:ctrlPr>
          </m:sSubPr>
          <m:e>
            <m:r>
              <w:rPr>
                <w:rFonts w:ascii="Cambria Math" w:hAnsi="Cambria Math"/>
                <w:noProof/>
              </w:rPr>
              <m:t>f</m:t>
            </m:r>
          </m:e>
          <m:sub>
            <m:r>
              <w:rPr>
                <w:rFonts w:ascii="Cambria Math" w:hAnsi="Cambria Math"/>
                <w:noProof/>
              </w:rPr>
              <m:t>c</m:t>
            </m:r>
          </m:sub>
        </m:sSub>
      </m:oMath>
      <w:r>
        <w:rPr>
          <w:noProof/>
        </w:rPr>
        <w:t xml:space="preserve"> is </w:t>
      </w:r>
      <w:ins w:id="372" w:author="Neville C Luhmann" w:date="2024-12-24T10:59:00Z" w16du:dateUtc="2024-12-24T18:59:00Z">
        <w:r w:rsidR="00F93207">
          <w:rPr>
            <w:noProof/>
          </w:rPr>
          <w:t xml:space="preserve">the </w:t>
        </w:r>
      </w:ins>
      <w:r>
        <w:rPr>
          <w:noProof/>
        </w:rPr>
        <w:t>electron cyclotron frequency,</w:t>
      </w:r>
      <m:oMath>
        <m:sSub>
          <m:sSubPr>
            <m:ctrlPr>
              <w:rPr>
                <w:rFonts w:ascii="Cambria Math" w:hAnsi="Cambria Math"/>
              </w:rPr>
            </m:ctrlPr>
          </m:sSubPr>
          <m:e>
            <m:r>
              <w:rPr>
                <w:rFonts w:ascii="Cambria Math" w:hAnsi="Cambria Math"/>
                <w:noProof/>
              </w:rPr>
              <m:t>f</m:t>
            </m:r>
          </m:e>
          <m:sub>
            <m:r>
              <w:rPr>
                <w:rFonts w:ascii="Cambria Math" w:hAnsi="Cambria Math"/>
                <w:noProof/>
              </w:rPr>
              <m:t>UH</m:t>
            </m:r>
          </m:sub>
        </m:sSub>
      </m:oMath>
      <w:r>
        <w:rPr>
          <w:noProof/>
        </w:rPr>
        <w:t xml:space="preserve">is </w:t>
      </w:r>
      <w:ins w:id="373" w:author="Neville C Luhmann" w:date="2024-12-24T10:59:00Z" w16du:dateUtc="2024-12-24T18:59:00Z">
        <w:r w:rsidR="00F93207">
          <w:rPr>
            <w:noProof/>
          </w:rPr>
          <w:t xml:space="preserve">th </w:t>
        </w:r>
      </w:ins>
      <w:r>
        <w:rPr>
          <w:noProof/>
        </w:rPr>
        <w:t>upper hybrid frequency,</w:t>
      </w:r>
      <m:oMath>
        <m:sSub>
          <m:sSubPr>
            <m:ctrlPr>
              <w:rPr>
                <w:rFonts w:ascii="Cambria Math" w:hAnsi="Cambria Math"/>
              </w:rPr>
            </m:ctrlPr>
          </m:sSubPr>
          <m:e>
            <m:r>
              <w:rPr>
                <w:rFonts w:ascii="Cambria Math" w:hAnsi="Cambria Math"/>
                <w:noProof/>
              </w:rPr>
              <m:t>f</m:t>
            </m:r>
          </m:e>
          <m:sub>
            <m:r>
              <w:rPr>
                <w:rFonts w:ascii="Cambria Math" w:hAnsi="Cambria Math"/>
                <w:noProof/>
              </w:rPr>
              <m:t>p</m:t>
            </m:r>
          </m:sub>
        </m:sSub>
      </m:oMath>
      <w:r>
        <w:rPr>
          <w:noProof/>
        </w:rPr>
        <w:t xml:space="preserve"> is </w:t>
      </w:r>
      <w:ins w:id="374" w:author="Neville C Luhmann" w:date="2024-12-24T10:59:00Z" w16du:dateUtc="2024-12-24T18:59:00Z">
        <w:r w:rsidR="0057013B">
          <w:rPr>
            <w:noProof/>
          </w:rPr>
          <w:t xml:space="preserve">the </w:t>
        </w:r>
      </w:ins>
      <w:r>
        <w:rPr>
          <w:noProof/>
        </w:rPr>
        <w:t xml:space="preserve">plasma frequency and </w:t>
      </w:r>
      <m:oMath>
        <m:sSub>
          <m:sSubPr>
            <m:ctrlPr>
              <w:rPr>
                <w:rFonts w:ascii="Cambria Math" w:hAnsi="Cambria Math"/>
              </w:rPr>
            </m:ctrlPr>
          </m:sSubPr>
          <m:e>
            <m:r>
              <w:rPr>
                <w:rFonts w:ascii="Cambria Math" w:hAnsi="Cambria Math"/>
                <w:noProof/>
              </w:rPr>
              <m:t>f</m:t>
            </m:r>
          </m:e>
          <m:sub>
            <m:r>
              <w:rPr>
                <w:rFonts w:ascii="Cambria Math" w:hAnsi="Cambria Math"/>
                <w:noProof/>
              </w:rPr>
              <m:t>L</m:t>
            </m:r>
          </m:sub>
        </m:sSub>
      </m:oMath>
      <w:r>
        <w:rPr>
          <w:noProof/>
        </w:rPr>
        <w:t xml:space="preserve"> is </w:t>
      </w:r>
      <w:ins w:id="375" w:author="Neville C Luhmann" w:date="2024-12-24T10:59:00Z" w16du:dateUtc="2024-12-24T18:59:00Z">
        <w:r w:rsidR="0057013B">
          <w:rPr>
            <w:noProof/>
          </w:rPr>
          <w:t xml:space="preserve">the </w:t>
        </w:r>
      </w:ins>
      <w:r>
        <w:rPr>
          <w:noProof/>
        </w:rPr>
        <w:t>left-hand</w:t>
      </w:r>
      <w:del w:id="376" w:author="Neville C Luhmann" w:date="2024-12-24T11:00:00Z" w16du:dateUtc="2024-12-24T19:00:00Z">
        <w:r w:rsidDel="0057013B">
          <w:rPr>
            <w:noProof/>
          </w:rPr>
          <w:delText>ed</w:delText>
        </w:r>
      </w:del>
      <w:r>
        <w:rPr>
          <w:noProof/>
        </w:rPr>
        <w:t xml:space="preserve"> cutoff frequency,</w:t>
      </w:r>
      <w:ins w:id="377" w:author="Neville C Luhmann" w:date="2024-12-24T11:00:00Z" w16du:dateUtc="2024-12-24T19:00:00Z">
        <w:r w:rsidR="0057013B">
          <w:rPr>
            <w:noProof/>
          </w:rPr>
          <w:t xml:space="preserve"> and </w:t>
        </w:r>
      </w:ins>
      <w:r>
        <w:rPr>
          <w:noProof/>
        </w:rPr>
        <w:t xml:space="preserve"> </w:t>
      </w:r>
      <m:oMath>
        <m:sSub>
          <m:sSubPr>
            <m:ctrlPr>
              <w:rPr>
                <w:rFonts w:ascii="Cambria Math" w:hAnsi="Cambria Math"/>
              </w:rPr>
            </m:ctrlPr>
          </m:sSubPr>
          <m:e>
            <m:r>
              <w:rPr>
                <w:rFonts w:ascii="Cambria Math" w:hAnsi="Cambria Math"/>
                <w:noProof/>
              </w:rPr>
              <m:t>f</m:t>
            </m:r>
          </m:e>
          <m:sub>
            <m:r>
              <w:rPr>
                <w:rFonts w:ascii="Cambria Math" w:hAnsi="Cambria Math"/>
                <w:noProof/>
              </w:rPr>
              <m:t>R</m:t>
            </m:r>
          </m:sub>
        </m:sSub>
      </m:oMath>
      <w:r>
        <w:rPr>
          <w:noProof/>
        </w:rPr>
        <w:t xml:space="preserve"> is </w:t>
      </w:r>
      <w:ins w:id="378" w:author="Neville C Luhmann" w:date="2024-12-24T11:00:00Z" w16du:dateUtc="2024-12-24T19:00:00Z">
        <w:r w:rsidR="0057013B">
          <w:rPr>
            <w:noProof/>
          </w:rPr>
          <w:t xml:space="preserve">the </w:t>
        </w:r>
      </w:ins>
      <w:del w:id="379" w:author="Neville C Luhmann" w:date="2024-12-24T11:00:00Z" w16du:dateUtc="2024-12-24T19:00:00Z">
        <w:r w:rsidDel="0057013B">
          <w:rPr>
            <w:noProof/>
          </w:rPr>
          <w:delText>Right</w:delText>
        </w:r>
      </w:del>
      <w:ins w:id="380" w:author="Neville C Luhmann" w:date="2024-12-24T11:00:00Z" w16du:dateUtc="2024-12-24T19:00:00Z">
        <w:r w:rsidR="0057013B">
          <w:rPr>
            <w:noProof/>
          </w:rPr>
          <w:t>r</w:t>
        </w:r>
        <w:r w:rsidR="0057013B">
          <w:rPr>
            <w:noProof/>
          </w:rPr>
          <w:t>ight</w:t>
        </w:r>
      </w:ins>
      <w:r>
        <w:rPr>
          <w:noProof/>
        </w:rPr>
        <w:t>-hand</w:t>
      </w:r>
      <w:del w:id="381" w:author="Neville C Luhmann" w:date="2024-12-24T11:00:00Z" w16du:dateUtc="2024-12-24T19:00:00Z">
        <w:r w:rsidDel="0057013B">
          <w:rPr>
            <w:noProof/>
          </w:rPr>
          <w:delText>ed</w:delText>
        </w:r>
      </w:del>
      <w:r>
        <w:rPr>
          <w:noProof/>
        </w:rPr>
        <w:t xml:space="preserve"> cutoff frequency.</w:t>
      </w:r>
    </w:p>
    <w:p w14:paraId="1ACD96A0" w14:textId="174BA73B" w:rsidR="00AE1959" w:rsidRDefault="00AE1959" w:rsidP="002A06FE">
      <w:pPr>
        <w:tabs>
          <w:tab w:val="center" w:pos="4800"/>
          <w:tab w:val="right" w:pos="9500"/>
        </w:tabs>
        <w:ind w:firstLineChars="200" w:firstLine="480"/>
        <w:jc w:val="both"/>
        <w:rPr>
          <w:rFonts w:ascii="Times New Roman" w:hAnsi="Times New Roman" w:cs="Times New Roman"/>
          <w:noProof/>
        </w:rPr>
      </w:pPr>
      <w:r>
        <w:rPr>
          <w:noProof/>
        </w:rPr>
        <w:t xml:space="preserve">The X-Wave will slow down near </w:t>
      </w:r>
      <w:ins w:id="382" w:author="Neville C Luhmann" w:date="2024-12-24T11:00:00Z" w16du:dateUtc="2024-12-24T19:00:00Z">
        <w:r w:rsidR="0057013B">
          <w:rPr>
            <w:noProof/>
          </w:rPr>
          <w:t xml:space="preserve">the </w:t>
        </w:r>
      </w:ins>
      <w:r>
        <w:rPr>
          <w:noProof/>
        </w:rPr>
        <w:t xml:space="preserve">upper-hybrid frequency layer and reflect at </w:t>
      </w:r>
      <w:ins w:id="383" w:author="Neville C Luhmann" w:date="2024-12-24T11:00:00Z" w16du:dateUtc="2024-12-24T19:00:00Z">
        <w:r w:rsidR="0057013B">
          <w:rPr>
            <w:noProof/>
          </w:rPr>
          <w:t xml:space="preserve">the </w:t>
        </w:r>
      </w:ins>
      <w:r>
        <w:rPr>
          <w:noProof/>
        </w:rPr>
        <w:t>right</w:t>
      </w:r>
      <w:ins w:id="384" w:author="Neville C Luhmann" w:date="2024-12-24T11:00:00Z" w16du:dateUtc="2024-12-24T19:00:00Z">
        <w:r w:rsidR="00D33D44">
          <w:rPr>
            <w:noProof/>
          </w:rPr>
          <w:t xml:space="preserve"> hand</w:t>
        </w:r>
      </w:ins>
      <w:r>
        <w:rPr>
          <w:noProof/>
        </w:rPr>
        <w:t xml:space="preserve"> cut-off frequency layer. Therefore, it is necessary to </w:t>
      </w:r>
      <w:del w:id="385" w:author="Neville C Luhmann" w:date="2024-12-24T11:01:00Z" w16du:dateUtc="2024-12-24T19:01:00Z">
        <w:r w:rsidDel="00D33D44">
          <w:rPr>
            <w:noProof/>
          </w:rPr>
          <w:delText xml:space="preserve">input </w:delText>
        </w:r>
      </w:del>
      <w:ins w:id="386" w:author="Neville C Luhmann" w:date="2024-12-24T11:01:00Z" w16du:dateUtc="2024-12-24T19:01:00Z">
        <w:r w:rsidR="00D33D44">
          <w:rPr>
            <w:noProof/>
          </w:rPr>
          <w:t>in</w:t>
        </w:r>
        <w:r w:rsidR="00D33D44">
          <w:rPr>
            <w:noProof/>
          </w:rPr>
          <w:t>ject the</w:t>
        </w:r>
        <w:r w:rsidR="00D33D44">
          <w:rPr>
            <w:noProof/>
          </w:rPr>
          <w:t xml:space="preserve"> </w:t>
        </w:r>
      </w:ins>
      <w:r>
        <w:rPr>
          <w:noProof/>
        </w:rPr>
        <w:t xml:space="preserve">extraordinary wave from </w:t>
      </w:r>
      <w:ins w:id="387" w:author="Neville C Luhmann" w:date="2024-12-24T11:01:00Z" w16du:dateUtc="2024-12-24T19:01:00Z">
        <w:r w:rsidR="004836F0">
          <w:rPr>
            <w:noProof/>
          </w:rPr>
          <w:t xml:space="preserve">the </w:t>
        </w:r>
      </w:ins>
      <w:r>
        <w:rPr>
          <w:noProof/>
        </w:rPr>
        <w:t xml:space="preserve">high field side of </w:t>
      </w:r>
      <w:ins w:id="388" w:author="Neville C Luhmann" w:date="2024-12-24T11:01:00Z" w16du:dateUtc="2024-12-24T19:01:00Z">
        <w:r w:rsidR="004836F0">
          <w:rPr>
            <w:noProof/>
          </w:rPr>
          <w:t xml:space="preserve">the </w:t>
        </w:r>
      </w:ins>
      <w:del w:id="389" w:author="Neville C Luhmann" w:date="2024-12-24T11:01:00Z" w16du:dateUtc="2024-12-24T19:01:00Z">
        <w:r w:rsidDel="004836F0">
          <w:rPr>
            <w:noProof/>
          </w:rPr>
          <w:delText>Tokamak</w:delText>
        </w:r>
      </w:del>
      <w:ins w:id="390" w:author="Neville C Luhmann" w:date="2024-12-24T11:01:00Z" w16du:dateUtc="2024-12-24T19:01:00Z">
        <w:r w:rsidR="004836F0">
          <w:rPr>
            <w:noProof/>
          </w:rPr>
          <w:t>t</w:t>
        </w:r>
        <w:r w:rsidR="004836F0">
          <w:rPr>
            <w:noProof/>
          </w:rPr>
          <w:t>okamak</w:t>
        </w:r>
      </w:ins>
      <w:r>
        <w:rPr>
          <w:noProof/>
        </w:rPr>
        <w:t xml:space="preserve">, whereas it will be reflected at the right cut-off frequency layer when </w:t>
      </w:r>
      <w:del w:id="391" w:author="Neville C Luhmann" w:date="2024-12-24T11:01:00Z" w16du:dateUtc="2024-12-24T19:01:00Z">
        <w:r w:rsidDel="004836F0">
          <w:rPr>
            <w:noProof/>
          </w:rPr>
          <w:delText xml:space="preserve">input </w:delText>
        </w:r>
      </w:del>
      <w:ins w:id="392" w:author="Neville C Luhmann" w:date="2024-12-24T11:01:00Z" w16du:dateUtc="2024-12-24T19:01:00Z">
        <w:r w:rsidR="004836F0">
          <w:rPr>
            <w:noProof/>
          </w:rPr>
          <w:t>injected</w:t>
        </w:r>
        <w:r w:rsidR="004836F0">
          <w:rPr>
            <w:noProof/>
          </w:rPr>
          <w:t xml:space="preserve"> </w:t>
        </w:r>
      </w:ins>
      <w:r>
        <w:rPr>
          <w:noProof/>
        </w:rPr>
        <w:t>from the lower-field side.</w:t>
      </w:r>
      <w:ins w:id="393" w:author="Neville C Luhmann" w:date="2024-12-24T11:02:00Z" w16du:dateUtc="2024-12-24T19:02:00Z">
        <w:r w:rsidR="00D41D42">
          <w:rPr>
            <w:noProof/>
          </w:rPr>
          <w:t xml:space="preserve"> </w:t>
        </w:r>
      </w:ins>
      <w:r>
        <w:rPr>
          <w:noProof/>
        </w:rPr>
        <w:t xml:space="preserve">Different </w:t>
      </w:r>
      <w:del w:id="394" w:author="Neville C Luhmann" w:date="2024-12-24T11:02:00Z" w16du:dateUtc="2024-12-24T19:02:00Z">
        <w:r w:rsidDel="00D41D42">
          <w:rPr>
            <w:noProof/>
          </w:rPr>
          <w:delText xml:space="preserve">frequency </w:delText>
        </w:r>
      </w:del>
      <w:ins w:id="395" w:author="Neville C Luhmann" w:date="2024-12-24T11:02:00Z" w16du:dateUtc="2024-12-24T19:02:00Z">
        <w:r w:rsidR="00D41D42">
          <w:rPr>
            <w:noProof/>
          </w:rPr>
          <w:t>frequenc</w:t>
        </w:r>
        <w:r w:rsidR="00D41D42">
          <w:rPr>
            <w:noProof/>
          </w:rPr>
          <w:t>ies</w:t>
        </w:r>
        <w:r w:rsidR="00D41D42">
          <w:rPr>
            <w:noProof/>
          </w:rPr>
          <w:t xml:space="preserve"> </w:t>
        </w:r>
      </w:ins>
      <w:r>
        <w:rPr>
          <w:noProof/>
        </w:rPr>
        <w:t>correspond</w:t>
      </w:r>
      <w:del w:id="396" w:author="Neville C Luhmann" w:date="2024-12-24T11:02:00Z" w16du:dateUtc="2024-12-24T19:02:00Z">
        <w:r w:rsidDel="00D41D42">
          <w:rPr>
            <w:noProof/>
          </w:rPr>
          <w:delText>s</w:delText>
        </w:r>
      </w:del>
      <w:r>
        <w:rPr>
          <w:noProof/>
        </w:rPr>
        <w:t xml:space="preserve"> to different position</w:t>
      </w:r>
      <w:ins w:id="397" w:author="Neville C Luhmann" w:date="2024-12-24T11:02:00Z" w16du:dateUtc="2024-12-24T19:02:00Z">
        <w:r w:rsidR="00D41D42">
          <w:rPr>
            <w:noProof/>
          </w:rPr>
          <w:t>s</w:t>
        </w:r>
      </w:ins>
      <w:r>
        <w:rPr>
          <w:noProof/>
        </w:rPr>
        <w:t xml:space="preserve">. We can adjust the frequency of the extraordinary wave to align with the region where runaway events are more likely to occur (such as in the core of </w:t>
      </w:r>
      <w:ins w:id="398" w:author="Neville C Luhmann" w:date="2024-12-24T11:02:00Z" w16du:dateUtc="2024-12-24T19:02:00Z">
        <w:r w:rsidR="00545799">
          <w:rPr>
            <w:noProof/>
          </w:rPr>
          <w:t xml:space="preserve">the </w:t>
        </w:r>
      </w:ins>
      <w:del w:id="399" w:author="Neville C Luhmann" w:date="2024-12-24T11:02:00Z" w16du:dateUtc="2024-12-24T19:02:00Z">
        <w:r w:rsidDel="00545799">
          <w:rPr>
            <w:noProof/>
          </w:rPr>
          <w:delText>Tokamak</w:delText>
        </w:r>
      </w:del>
      <w:ins w:id="400" w:author="Neville C Luhmann" w:date="2024-12-24T11:02:00Z" w16du:dateUtc="2024-12-24T19:02:00Z">
        <w:r w:rsidR="00545799">
          <w:rPr>
            <w:noProof/>
          </w:rPr>
          <w:t>t</w:t>
        </w:r>
        <w:r w:rsidR="00545799">
          <w:rPr>
            <w:noProof/>
          </w:rPr>
          <w:t>okamak</w:t>
        </w:r>
      </w:ins>
      <w:r>
        <w:rPr>
          <w:noProof/>
        </w:rPr>
        <w:t xml:space="preserve">). Since the power requirement for trapping runaway electrons is not higher than </w:t>
      </w:r>
      <w:del w:id="401" w:author="Neville C Luhmann" w:date="2024-12-24T11:03:00Z" w16du:dateUtc="2024-12-24T19:03:00Z">
        <w:r w:rsidDel="00545799">
          <w:rPr>
            <w:noProof/>
          </w:rPr>
          <w:delText>KW</w:delText>
        </w:r>
      </w:del>
      <w:ins w:id="402" w:author="Neville C Luhmann" w:date="2024-12-24T11:03:00Z" w16du:dateUtc="2024-12-24T19:03:00Z">
        <w:r w:rsidR="00545799">
          <w:rPr>
            <w:noProof/>
          </w:rPr>
          <w:t>kilowatts</w:t>
        </w:r>
      </w:ins>
      <w:r>
        <w:rPr>
          <w:noProof/>
        </w:rPr>
        <w:t xml:space="preserve">, it is worth noting that precise frequency adjustments to match the core of the Tokamak based on real-time plasma density diagnosis is possible to achieve. </w:t>
      </w:r>
    </w:p>
    <w:p w14:paraId="5C18380A" w14:textId="4550E6A2" w:rsidR="00AE1959" w:rsidRDefault="00AE1959" w:rsidP="002A06FE">
      <w:pPr>
        <w:pStyle w:val="Heading2"/>
        <w:tabs>
          <w:tab w:val="center" w:pos="4800"/>
          <w:tab w:val="right" w:pos="9500"/>
        </w:tabs>
        <w:ind w:firstLine="0"/>
      </w:pPr>
      <w:r>
        <w:t xml:space="preserve">8  </w:t>
      </w:r>
      <w:bookmarkStart w:id="403" w:name="GrindEQpgref676a45628"/>
      <w:bookmarkEnd w:id="403"/>
      <w:del w:id="404" w:author="Neville C Luhmann" w:date="2024-12-24T10:58:00Z" w16du:dateUtc="2024-12-24T18:58:00Z">
        <w:r w:rsidDel="00F93207">
          <w:delText>summary</w:delText>
        </w:r>
      </w:del>
      <w:ins w:id="405" w:author="Neville C Luhmann" w:date="2024-12-24T10:58:00Z" w16du:dateUtc="2024-12-24T18:58:00Z">
        <w:r w:rsidR="00F93207">
          <w:t>S</w:t>
        </w:r>
        <w:r w:rsidR="00F93207">
          <w:t>ummary</w:t>
        </w:r>
      </w:ins>
    </w:p>
    <w:p w14:paraId="282AAF27" w14:textId="54F57E6A"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This study presents a simulation of the interaction between electrons and plane </w:t>
      </w:r>
      <w:del w:id="406" w:author="Neville C Luhmann" w:date="2024-12-24T11:04:00Z" w16du:dateUtc="2024-12-24T19:04:00Z">
        <w:r w:rsidDel="006266F8">
          <w:rPr>
            <w:noProof/>
          </w:rPr>
          <w:delText xml:space="preserve">EMW </w:delText>
        </w:r>
      </w:del>
      <w:ins w:id="407" w:author="Neville C Luhmann" w:date="2024-12-24T11:04:00Z" w16du:dateUtc="2024-12-24T19:04:00Z">
        <w:r w:rsidR="006266F8">
          <w:rPr>
            <w:noProof/>
          </w:rPr>
          <w:t>electromagnetic waves</w:t>
        </w:r>
        <w:r w:rsidR="006266F8">
          <w:rPr>
            <w:noProof/>
          </w:rPr>
          <w:t xml:space="preserve"> </w:t>
        </w:r>
      </w:ins>
      <w:r>
        <w:rPr>
          <w:noProof/>
        </w:rPr>
        <w:t>within uniform magnetic and electrostatic field</w:t>
      </w:r>
      <w:ins w:id="408" w:author="Neville C Luhmann" w:date="2024-12-24T11:05:00Z" w16du:dateUtc="2024-12-24T19:05:00Z">
        <w:r w:rsidR="00A941E2">
          <w:rPr>
            <w:noProof/>
          </w:rPr>
          <w:t>s</w:t>
        </w:r>
      </w:ins>
      <w:r>
        <w:rPr>
          <w:noProof/>
        </w:rPr>
        <w:t xml:space="preserve">. The simulation demonstrates that the parallel velocity of electrons can be rapidly converted into rotational velocity during the ADE, with only left-hand circular polarization waves contributing to the ADE. When the electric field surpasses the critical field, the </w:t>
      </w:r>
      <w:del w:id="409" w:author="Neville C Luhmann" w:date="2024-12-24T11:05:00Z" w16du:dateUtc="2024-12-24T19:05:00Z">
        <w:r w:rsidDel="00A941E2">
          <w:rPr>
            <w:noProof/>
          </w:rPr>
          <w:delText xml:space="preserve">EMW </w:delText>
        </w:r>
      </w:del>
      <w:ins w:id="410" w:author="Neville C Luhmann" w:date="2024-12-24T11:05:00Z" w16du:dateUtc="2024-12-24T19:05:00Z">
        <w:r w:rsidR="00A941E2">
          <w:rPr>
            <w:noProof/>
          </w:rPr>
          <w:t>electromagnetic</w:t>
        </w:r>
        <w:r w:rsidR="00B62E9F">
          <w:rPr>
            <w:noProof/>
          </w:rPr>
          <w:t xml:space="preserve"> wave</w:t>
        </w:r>
        <w:r w:rsidR="00A941E2">
          <w:rPr>
            <w:noProof/>
          </w:rPr>
          <w:t xml:space="preserve"> </w:t>
        </w:r>
      </w:ins>
      <w:r>
        <w:rPr>
          <w:noProof/>
        </w:rPr>
        <w:t xml:space="preserve">can capture the parallel momentum of electrons and </w:t>
      </w:r>
      <w:del w:id="411" w:author="Neville C Luhmann" w:date="2024-12-24T11:05:00Z" w16du:dateUtc="2024-12-24T19:05:00Z">
        <w:r w:rsidDel="00B62E9F">
          <w:rPr>
            <w:noProof/>
          </w:rPr>
          <w:delText xml:space="preserve">perpetually </w:delText>
        </w:r>
      </w:del>
      <w:ins w:id="412" w:author="Neville C Luhmann" w:date="2024-12-24T11:05:00Z" w16du:dateUtc="2024-12-24T19:05:00Z">
        <w:r w:rsidR="00B62E9F">
          <w:rPr>
            <w:noProof/>
          </w:rPr>
          <w:t>continuously</w:t>
        </w:r>
        <w:r w:rsidR="00B62E9F">
          <w:rPr>
            <w:noProof/>
          </w:rPr>
          <w:t xml:space="preserve"> </w:t>
        </w:r>
      </w:ins>
      <w:r>
        <w:rPr>
          <w:noProof/>
        </w:rPr>
        <w:t>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w:t>
      </w:r>
      <w:ins w:id="413" w:author="Neville C Luhmann" w:date="2024-12-24T11:06:00Z" w16du:dateUtc="2024-12-24T19:06:00Z">
        <w:r w:rsidR="00D0635F">
          <w:rPr>
            <w:noProof/>
          </w:rPr>
          <w:t>um</w:t>
        </w:r>
      </w:ins>
      <w:r>
        <w:rPr>
          <w:noProof/>
        </w:rPr>
        <w:t>-angular moment</w:t>
      </w:r>
      <w:ins w:id="414" w:author="Neville C Luhmann" w:date="2024-12-24T11:06:00Z" w16du:dateUtc="2024-12-24T19:06:00Z">
        <w:r w:rsidR="00D0635F">
          <w:rPr>
            <w:noProof/>
          </w:rPr>
          <w:t>um</w:t>
        </w:r>
      </w:ins>
      <w:r>
        <w:rPr>
          <w:noProof/>
        </w:rPr>
        <w:t xml:space="preserve"> conservation. We ascertain that the </w:t>
      </w:r>
      <w:r>
        <w:rPr>
          <w:noProof/>
        </w:rPr>
        <w:lastRenderedPageBreak/>
        <w:t xml:space="preserve">extraordinary wave, situated near the upper-hybrid resonance, emerges as the most apt candidate wave for mitigating runaway electrons. By injecting the extraordinary wave from the high-field side of the Tokamak, we can potentially inhibit the runaway electrons at the 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14:paraId="088E24A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14:paraId="50206744" w14:textId="1BC5EC27" w:rsidR="00AE1959" w:rsidRPr="00B80412" w:rsidRDefault="00B80412">
      <w:pPr>
        <w:tabs>
          <w:tab w:val="center" w:pos="4800"/>
          <w:tab w:val="right" w:pos="9500"/>
        </w:tabs>
        <w:ind w:firstLine="720"/>
        <w:jc w:val="both"/>
        <w:rPr>
          <w:rFonts w:ascii="Times New Roman" w:hAnsi="Times New Roman" w:cs="Times New Roman"/>
          <w:b/>
          <w:bCs/>
          <w:noProof/>
          <w:rPrChange w:id="415" w:author="Neville C Luhmann" w:date="2024-12-24T11:07:00Z" w16du:dateUtc="2024-12-24T19:07:00Z">
            <w:rPr>
              <w:rFonts w:ascii="Times New Roman" w:hAnsi="Times New Roman" w:cs="Times New Roman"/>
              <w:noProof/>
            </w:rPr>
          </w:rPrChange>
        </w:rPr>
      </w:pPr>
      <w:ins w:id="416" w:author="Neville C Luhmann" w:date="2024-12-24T11:06:00Z" w16du:dateUtc="2024-12-24T19:06:00Z">
        <w:r w:rsidRPr="00B80412">
          <w:rPr>
            <w:rFonts w:ascii="Times New Roman" w:hAnsi="Times New Roman" w:cs="Times New Roman"/>
            <w:b/>
            <w:bCs/>
            <w:noProof/>
            <w:highlight w:val="yellow"/>
            <w:rPrChange w:id="417" w:author="Neville C Luhmann" w:date="2024-12-24T11:07:00Z" w16du:dateUtc="2024-12-24T19:07:00Z">
              <w:rPr>
                <w:rFonts w:ascii="Times New Roman" w:hAnsi="Times New Roman" w:cs="Times New Roman"/>
                <w:noProof/>
              </w:rPr>
            </w:rPrChange>
          </w:rPr>
          <w:t>Ran out of time here</w:t>
        </w:r>
      </w:ins>
    </w:p>
    <w:p w14:paraId="062684AE" w14:textId="77777777" w:rsidR="00AE1959" w:rsidRDefault="00AE1959" w:rsidP="002A06FE">
      <w:pPr>
        <w:pStyle w:val="Heading2"/>
        <w:tabs>
          <w:tab w:val="center" w:pos="4800"/>
          <w:tab w:val="right" w:pos="9500"/>
        </w:tabs>
        <w:ind w:firstLine="0"/>
      </w:pPr>
      <w:r>
        <w:t xml:space="preserve">9  </w:t>
      </w:r>
      <w:bookmarkStart w:id="418" w:name="GrindEQpgref676a45629"/>
      <w:bookmarkEnd w:id="418"/>
      <w:r>
        <w:t>Appendixes</w:t>
      </w:r>
    </w:p>
    <w:p w14:paraId="0EBCCD0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14:paraId="7C1303EC" w14:textId="77777777" w:rsidR="00AE1959" w:rsidRDefault="00AE1959" w:rsidP="002A06FE">
      <w:pPr>
        <w:pStyle w:val="Heading3"/>
        <w:tabs>
          <w:tab w:val="center" w:pos="4800"/>
          <w:tab w:val="right" w:pos="9500"/>
        </w:tabs>
        <w:ind w:firstLine="0"/>
      </w:pPr>
      <w:r>
        <w:t xml:space="preserve">9.1  </w:t>
      </w:r>
      <w:bookmarkStart w:id="419" w:name="GrindEQpgref676a456210"/>
      <w:bookmarkEnd w:id="419"/>
      <w:r>
        <w:t>EMW polarization</w:t>
      </w:r>
    </w:p>
    <w:p w14:paraId="008A6847"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14:paraId="58CF22DD"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14:paraId="1D796589"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14:paraId="5538F144"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14:paraId="048C95E6"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14:paraId="205F4404" w14:textId="77777777" w:rsidR="00AE1959" w:rsidRDefault="00AE1959">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14:paraId="01C10E6C"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14:paraId="6652E4D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w:t>
      </w:r>
      <w:r>
        <w:rPr>
          <w:noProof/>
        </w:rPr>
        <w:lastRenderedPageBreak/>
        <w:t xml:space="preserve">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14:paraId="15227211" w14:textId="77777777" w:rsidR="00AE1959" w:rsidRDefault="00AE1959" w:rsidP="002A06FE">
      <w:pPr>
        <w:pStyle w:val="Heading3"/>
        <w:tabs>
          <w:tab w:val="center" w:pos="4800"/>
          <w:tab w:val="right" w:pos="9500"/>
        </w:tabs>
        <w:ind w:firstLine="0"/>
      </w:pPr>
      <w:r>
        <w:t xml:space="preserve">9.2  </w:t>
      </w:r>
      <w:bookmarkStart w:id="420" w:name="GrindEQpgref676a456211"/>
      <w:bookmarkEnd w:id="420"/>
      <w:r>
        <w:t>Scattering</w:t>
      </w:r>
    </w:p>
    <w:p w14:paraId="657EABB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78FB9B8"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DE2EA41" wp14:editId="25417304">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r>
        <w:rPr>
          <w:noProof/>
        </w:rPr>
        <w:t xml:space="preserve"> </w:t>
      </w:r>
    </w:p>
    <w:p w14:paraId="6FD4A0EE" w14:textId="5E996448"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4</w:t>
      </w:r>
      <w:r>
        <w:rPr>
          <w:noProof/>
        </w:rPr>
        <w:t xml:space="preserve">: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14:paraId="4B2EC98A" w14:textId="076A3C43"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The scattering results shown in Fig.</w:t>
      </w:r>
      <w:r w:rsidR="000D71DB">
        <w:rPr>
          <w:rFonts w:hint="eastAsia"/>
          <w:noProof/>
        </w:rPr>
        <w:t>6</w:t>
      </w:r>
      <w:r>
        <w:rPr>
          <w:noProof/>
        </w:rPr>
        <w:t xml:space="preserve">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w:t>
      </w:r>
      <w:r w:rsidR="000D71DB">
        <w:rPr>
          <w:rFonts w:hint="eastAsia"/>
          <w:noProof/>
        </w:rPr>
        <w:t>4</w:t>
      </w:r>
      <w:r>
        <w:rPr>
          <w:noProof/>
        </w:rPr>
        <w:t xml:space="preserve">, where the wavevector k parallel to the z-axis ,the perpendicular forces exerted by the magnetic field ((B)) and electric field ((E)) of EMW can be described as follows: </w:t>
      </w:r>
    </w:p>
    <w:p w14:paraId="5CF68F5E"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14:paraId="79E6F9F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14:paraId="2D114DE1" w14:textId="77777777" w:rsidR="00AE1959" w:rsidRDefault="00AE1959">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14:paraId="0BE58B0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14:paraId="001360A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w:t>
      </w:r>
      <w:r>
        <w:rPr>
          <w:noProof/>
        </w:rPr>
        <w:lastRenderedPageBreak/>
        <w:t xml:space="preserve">10.The force from EMW paralleled to z is: </w:t>
      </w:r>
    </w:p>
    <w:p w14:paraId="02701A6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14:paraId="21B271B6" w14:textId="77777777" w:rsidR="00AE1959" w:rsidRDefault="00AE1959">
      <w:pPr>
        <w:tabs>
          <w:tab w:val="center" w:pos="4800"/>
          <w:tab w:val="right" w:pos="9500"/>
        </w:tabs>
        <w:jc w:val="both"/>
        <w:rPr>
          <w:rFonts w:ascii="Times New Roman" w:hAnsi="Times New Roman" w:cs="Times New Roman"/>
          <w:noProof/>
        </w:rPr>
      </w:pPr>
      <w:r>
        <w:rPr>
          <w:noProof/>
        </w:rPr>
        <w:t xml:space="preserve"> the total work by EMW is </w:t>
      </w:r>
    </w:p>
    <w:p w14:paraId="28D67C3C" w14:textId="3A7A588F" w:rsidR="00AE1959" w:rsidRDefault="00AE1959" w:rsidP="00F175FD">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14:paraId="4768C391" w14:textId="12720018" w:rsidR="00AE1959" w:rsidRDefault="00AE1959" w:rsidP="00F175FD">
      <w:pPr>
        <w:tabs>
          <w:tab w:val="center" w:pos="4800"/>
          <w:tab w:val="right" w:pos="9500"/>
        </w:tabs>
        <w:ind w:firstLineChars="300" w:firstLine="720"/>
        <w:jc w:val="both"/>
        <w:rPr>
          <w:rFonts w:ascii="Times New Roman" w:hAnsi="Times New Roman" w:cs="Times New Roman"/>
          <w:noProof/>
        </w:rPr>
      </w:pPr>
      <w:r>
        <w:rPr>
          <w:noProof/>
        </w:rPr>
        <w:t xml:space="preserve">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14:paraId="19236D3E"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14:paraId="7F2295A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14:paraId="6CD3EEFF" w14:textId="77777777" w:rsidR="00AE1959" w:rsidRDefault="00AE1959">
      <w:pPr>
        <w:tabs>
          <w:tab w:val="center" w:pos="4800"/>
          <w:tab w:val="right" w:pos="9500"/>
        </w:tabs>
        <w:ind w:firstLine="720"/>
        <w:jc w:val="both"/>
        <w:rPr>
          <w:rFonts w:ascii="Times New Roman" w:hAnsi="Times New Roman" w:cs="Times New Roman"/>
          <w:noProof/>
        </w:rPr>
      </w:pPr>
    </w:p>
    <w:p w14:paraId="1984A9D8" w14:textId="77777777" w:rsidR="00AE1959" w:rsidRDefault="00AE1959" w:rsidP="002A06FE">
      <w:pPr>
        <w:pStyle w:val="Heading3"/>
        <w:tabs>
          <w:tab w:val="center" w:pos="4800"/>
          <w:tab w:val="right" w:pos="9500"/>
        </w:tabs>
        <w:ind w:firstLine="0"/>
      </w:pPr>
      <w:r>
        <w:t xml:space="preserve">9.3  </w:t>
      </w:r>
      <w:bookmarkStart w:id="421" w:name="GrindEQpgref676a456212"/>
      <w:bookmarkEnd w:id="421"/>
      <w:r>
        <w:t>Consistency between quantum theory and simulation</w:t>
      </w:r>
    </w:p>
    <w:p w14:paraId="11748B07" w14:textId="35F4B60E" w:rsidR="00AE1959" w:rsidRDefault="00AE1959">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w:t>
      </w:r>
      <w:r w:rsidR="005A029C">
        <w:rPr>
          <w:rFonts w:hint="eastAsia"/>
          <w:noProof/>
        </w:rPr>
        <w:t>15</w:t>
      </w:r>
      <w:r>
        <w:rPr>
          <w:noProof/>
        </w:rPr>
        <w:t xml:space="preserve">,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w:t>
      </w:r>
      <w:r>
        <w:rPr>
          <w:noProof/>
        </w:rPr>
        <w:lastRenderedPageBreak/>
        <w:t xml:space="preserve">rotational energy and parallel kinetic energy of electron respectively. Fig. </w:t>
      </w:r>
      <w:r w:rsidR="005A029C">
        <w:rPr>
          <w:rFonts w:hint="eastAsia"/>
          <w:noProof/>
        </w:rPr>
        <w:t>15</w:t>
      </w:r>
      <w:r>
        <w:rPr>
          <w:noProof/>
        </w:rPr>
        <w:t xml:space="preserve">(a) shows that EMW performs negative work on the electron in the parallel direction while positive work in the vertical direction,the total work of EMW on electron is negative ,which means the electron transfers energy to EMW . In the parallel direction, as shown in Fig. </w:t>
      </w:r>
      <w:r w:rsidR="005A029C">
        <w:rPr>
          <w:rFonts w:hint="eastAsia"/>
          <w:noProof/>
        </w:rPr>
        <w:t>15</w:t>
      </w:r>
      <w:r>
        <w:rPr>
          <w:noProof/>
        </w:rPr>
        <w:t xml:space="preserve">(b) ,the electromagnetic wave performs negative work, which is balanced by the positive work from the electrostatic field. This equilibrium causes the electron’s velocity to stop increasing.In the vertical direction(Fig. </w:t>
      </w:r>
      <w:r w:rsidR="005A029C">
        <w:rPr>
          <w:rFonts w:hint="eastAsia"/>
          <w:noProof/>
        </w:rPr>
        <w:t>15</w:t>
      </w:r>
      <w:r>
        <w:rPr>
          <w:noProof/>
        </w:rPr>
        <w:t xml:space="preserve">(c)),the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drawing>
          <wp:inline distT="0" distB="0" distL="0" distR="0" wp14:anchorId="5AE62B28" wp14:editId="4B127B0B">
            <wp:extent cx="6102985" cy="479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985" cy="4795520"/>
                    </a:xfrm>
                    <a:prstGeom prst="rect">
                      <a:avLst/>
                    </a:prstGeom>
                    <a:noFill/>
                    <a:ln>
                      <a:noFill/>
                    </a:ln>
                  </pic:spPr>
                </pic:pic>
              </a:graphicData>
            </a:graphic>
          </wp:inline>
        </w:drawing>
      </w:r>
    </w:p>
    <w:p w14:paraId="3F0650ED" w14:textId="4C171EFA" w:rsidR="00AE1959" w:rsidRPr="00F175FD" w:rsidRDefault="00F175FD">
      <w:pPr>
        <w:tabs>
          <w:tab w:val="center" w:pos="4800"/>
          <w:tab w:val="right" w:pos="9500"/>
        </w:tabs>
        <w:jc w:val="center"/>
        <w:rPr>
          <w:rFonts w:ascii="Times New Roman" w:hAnsi="Times New Roman" w:cs="Times New Roman"/>
          <w:noProof/>
          <w:sz w:val="20"/>
          <w:szCs w:val="20"/>
        </w:rPr>
      </w:pPr>
      <w:r w:rsidRPr="00F175FD">
        <w:rPr>
          <w:rFonts w:hint="eastAsia"/>
          <w:noProof/>
          <w:sz w:val="20"/>
          <w:szCs w:val="20"/>
        </w:rPr>
        <w:t>Figure 15.</w:t>
      </w:r>
      <w:r w:rsidR="00AE1959" w:rsidRPr="00F175FD">
        <w:rPr>
          <w:noProof/>
          <w:sz w:val="20"/>
          <w:szCs w:val="20"/>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w</m:t>
            </m:r>
          </m:sub>
        </m:sSub>
      </m:oMath>
      <w:r w:rsidR="00AE1959" w:rsidRPr="00F175FD">
        <w:rPr>
          <w:noProof/>
          <w:sz w:val="20"/>
          <w:szCs w:val="20"/>
        </w:rPr>
        <w:t>) and to internal energy of electron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p</m:t>
            </m:r>
          </m:sub>
        </m:sSub>
      </m:oMath>
      <w:r w:rsidR="00AE1959" w:rsidRPr="00F175FD">
        <w:rPr>
          <w:noProof/>
          <w:sz w:val="20"/>
          <w:szCs w:val="20"/>
        </w:rPr>
        <w:t>)</w:t>
      </w:r>
    </w:p>
    <w:p w14:paraId="705B75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FBA94AA" w14:textId="3A3DDF64"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w:t>
      </w:r>
      <w:r>
        <w:rPr>
          <w:noProof/>
        </w:rPr>
        <w:lastRenderedPageBreak/>
        <w:t xml:space="preserve">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w:t>
      </w:r>
      <w:r w:rsidR="005A029C">
        <w:rPr>
          <w:rFonts w:hint="eastAsia"/>
          <w:noProof/>
        </w:rPr>
        <w:t>15</w:t>
      </w:r>
      <w:r>
        <w:rPr>
          <w:noProof/>
        </w:rPr>
        <w:t xml:space="preserve">(d)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w:t>
      </w:r>
      <w:r w:rsidR="005A029C">
        <w:rPr>
          <w:rFonts w:hint="eastAsia"/>
          <w:noProof/>
        </w:rPr>
        <w:t>15</w:t>
      </w:r>
      <w:r>
        <w:rPr>
          <w:noProof/>
        </w:rPr>
        <w:t xml:space="preserve">(d). </w:t>
      </w:r>
    </w:p>
    <w:p w14:paraId="33E63F29" w14:textId="77777777" w:rsidR="00AE1959" w:rsidRDefault="00AE1959">
      <w:pPr>
        <w:tabs>
          <w:tab w:val="center" w:pos="4800"/>
          <w:tab w:val="right" w:pos="9500"/>
        </w:tabs>
        <w:ind w:firstLine="720"/>
        <w:rPr>
          <w:rFonts w:ascii="Times New Roman" w:hAnsi="Times New Roman" w:cs="Times New Roman"/>
          <w:noProof/>
        </w:rPr>
      </w:pPr>
    </w:p>
    <w:p w14:paraId="2311D60C" w14:textId="37B67C47" w:rsidR="00AE1959" w:rsidRDefault="00AE1959" w:rsidP="002A06FE">
      <w:pPr>
        <w:tabs>
          <w:tab w:val="center" w:pos="4800"/>
          <w:tab w:val="right" w:pos="9500"/>
        </w:tabs>
        <w:rPr>
          <w:rFonts w:ascii="Times New Roman" w:hAnsi="Times New Roman" w:cs="Times New Roman"/>
          <w:noProof/>
        </w:rPr>
      </w:pPr>
      <w:r>
        <w:rPr>
          <w:b/>
          <w:bCs/>
          <w:noProof/>
          <w:sz w:val="32"/>
          <w:szCs w:val="32"/>
        </w:rPr>
        <w:t>References</w:t>
      </w:r>
    </w:p>
    <w:p w14:paraId="7E4D4F24" w14:textId="77777777" w:rsidR="00AE1959" w:rsidRDefault="00AE1959">
      <w:pPr>
        <w:tabs>
          <w:tab w:val="center" w:pos="4800"/>
          <w:tab w:val="right" w:pos="9500"/>
        </w:tabs>
        <w:ind w:firstLine="720"/>
        <w:rPr>
          <w:rFonts w:ascii="Times New Roman" w:hAnsi="Times New Roman" w:cs="Times New Roman"/>
          <w:noProof/>
        </w:rPr>
      </w:pPr>
    </w:p>
    <w:p w14:paraId="76E20E89" w14:textId="77777777" w:rsidR="00AE1959" w:rsidRDefault="00AE1959">
      <w:pPr>
        <w:tabs>
          <w:tab w:val="center" w:pos="4800"/>
          <w:tab w:val="right" w:pos="9500"/>
        </w:tabs>
        <w:ind w:firstLine="720"/>
        <w:rPr>
          <w:rFonts w:ascii="Times New Roman" w:hAnsi="Times New Roman" w:cs="Times New Roman"/>
          <w:noProof/>
        </w:rPr>
      </w:pPr>
    </w:p>
    <w:p w14:paraId="5954A4B7" w14:textId="77777777" w:rsidR="00AE1959" w:rsidRDefault="00AE1959">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14:paraId="1F3FDF91" w14:textId="77777777" w:rsidR="00AE1959" w:rsidRDefault="00AE1959">
      <w:pPr>
        <w:tabs>
          <w:tab w:val="center" w:pos="4800"/>
          <w:tab w:val="right" w:pos="9500"/>
        </w:tabs>
        <w:ind w:firstLine="720"/>
        <w:rPr>
          <w:rFonts w:ascii="Times New Roman" w:hAnsi="Times New Roman" w:cs="Times New Roman"/>
          <w:noProof/>
        </w:rPr>
      </w:pPr>
    </w:p>
    <w:p w14:paraId="70708468" w14:textId="77777777" w:rsidR="00AE1959" w:rsidRDefault="00AE1959">
      <w:pPr>
        <w:tabs>
          <w:tab w:val="center" w:pos="4800"/>
          <w:tab w:val="right" w:pos="9500"/>
        </w:tabs>
        <w:ind w:firstLine="720"/>
        <w:rPr>
          <w:rFonts w:ascii="Times New Roman" w:hAnsi="Times New Roman" w:cs="Times New Roman"/>
          <w:noProof/>
        </w:rPr>
      </w:pPr>
    </w:p>
    <w:p w14:paraId="2794759B" w14:textId="77777777" w:rsidR="00AE1959" w:rsidRDefault="00AE1959">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14:paraId="05707D79" w14:textId="77777777" w:rsidR="00AE1959" w:rsidRDefault="00AE1959">
      <w:pPr>
        <w:tabs>
          <w:tab w:val="center" w:pos="4800"/>
          <w:tab w:val="right" w:pos="9500"/>
        </w:tabs>
        <w:ind w:firstLine="720"/>
        <w:rPr>
          <w:rFonts w:ascii="Times New Roman" w:hAnsi="Times New Roman" w:cs="Times New Roman"/>
          <w:noProof/>
        </w:rPr>
      </w:pPr>
    </w:p>
    <w:p w14:paraId="478A4D58" w14:textId="77777777" w:rsidR="00AE1959" w:rsidRDefault="00AE1959">
      <w:pPr>
        <w:tabs>
          <w:tab w:val="center" w:pos="4800"/>
          <w:tab w:val="right" w:pos="9500"/>
        </w:tabs>
        <w:ind w:firstLine="720"/>
        <w:rPr>
          <w:rFonts w:ascii="Times New Roman" w:hAnsi="Times New Roman" w:cs="Times New Roman"/>
          <w:noProof/>
        </w:rPr>
      </w:pPr>
    </w:p>
    <w:p w14:paraId="1FC60043" w14:textId="77777777" w:rsidR="00AE1959" w:rsidRDefault="00AE1959">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14:paraId="0A04D546" w14:textId="77777777" w:rsidR="00AE1959" w:rsidRDefault="00AE1959">
      <w:pPr>
        <w:tabs>
          <w:tab w:val="center" w:pos="4800"/>
          <w:tab w:val="right" w:pos="9500"/>
        </w:tabs>
        <w:ind w:firstLine="720"/>
        <w:rPr>
          <w:rFonts w:ascii="Times New Roman" w:hAnsi="Times New Roman" w:cs="Times New Roman"/>
          <w:noProof/>
        </w:rPr>
      </w:pPr>
    </w:p>
    <w:p w14:paraId="7676841E" w14:textId="77777777" w:rsidR="00AE1959" w:rsidRDefault="00AE1959">
      <w:pPr>
        <w:tabs>
          <w:tab w:val="center" w:pos="4800"/>
          <w:tab w:val="right" w:pos="9500"/>
        </w:tabs>
        <w:ind w:firstLine="720"/>
        <w:rPr>
          <w:rFonts w:ascii="Times New Roman" w:hAnsi="Times New Roman" w:cs="Times New Roman"/>
          <w:noProof/>
        </w:rPr>
      </w:pPr>
    </w:p>
    <w:p w14:paraId="3BB75AC0" w14:textId="77777777" w:rsidR="00AE1959" w:rsidRDefault="00AE1959">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14:paraId="0421484D" w14:textId="77777777" w:rsidR="00AE1959" w:rsidRDefault="00AE1959">
      <w:pPr>
        <w:tabs>
          <w:tab w:val="center" w:pos="4800"/>
          <w:tab w:val="right" w:pos="9500"/>
        </w:tabs>
        <w:ind w:firstLine="720"/>
        <w:rPr>
          <w:rFonts w:ascii="Times New Roman" w:hAnsi="Times New Roman" w:cs="Times New Roman"/>
          <w:noProof/>
        </w:rPr>
      </w:pPr>
    </w:p>
    <w:p w14:paraId="0BDF6F91" w14:textId="77777777" w:rsidR="00AE1959" w:rsidRDefault="00AE1959">
      <w:pPr>
        <w:tabs>
          <w:tab w:val="center" w:pos="4800"/>
          <w:tab w:val="right" w:pos="9500"/>
        </w:tabs>
        <w:ind w:firstLine="720"/>
        <w:rPr>
          <w:rFonts w:ascii="Times New Roman" w:hAnsi="Times New Roman" w:cs="Times New Roman"/>
          <w:noProof/>
        </w:rPr>
      </w:pPr>
    </w:p>
    <w:p w14:paraId="15C7CCFE" w14:textId="77777777" w:rsidR="00AE1959" w:rsidRDefault="00AE1959">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14:paraId="2D0FF268" w14:textId="77777777" w:rsidR="00AE1959" w:rsidRDefault="00AE1959">
      <w:pPr>
        <w:tabs>
          <w:tab w:val="center" w:pos="4800"/>
          <w:tab w:val="right" w:pos="9500"/>
        </w:tabs>
        <w:ind w:firstLine="720"/>
        <w:rPr>
          <w:rFonts w:ascii="Times New Roman" w:hAnsi="Times New Roman" w:cs="Times New Roman"/>
          <w:noProof/>
        </w:rPr>
      </w:pPr>
    </w:p>
    <w:p w14:paraId="57D35A38" w14:textId="77777777" w:rsidR="00AE1959" w:rsidRDefault="00AE1959">
      <w:pPr>
        <w:tabs>
          <w:tab w:val="center" w:pos="4800"/>
          <w:tab w:val="right" w:pos="9500"/>
        </w:tabs>
        <w:ind w:firstLine="720"/>
        <w:rPr>
          <w:rFonts w:ascii="Times New Roman" w:hAnsi="Times New Roman" w:cs="Times New Roman"/>
          <w:noProof/>
        </w:rPr>
      </w:pPr>
    </w:p>
    <w:p w14:paraId="6238F966" w14:textId="77777777" w:rsidR="00AE1959" w:rsidRDefault="00AE1959">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14:paraId="3EC49CD7" w14:textId="77777777" w:rsidR="00AE1959" w:rsidRDefault="00AE1959">
      <w:pPr>
        <w:tabs>
          <w:tab w:val="center" w:pos="4800"/>
          <w:tab w:val="right" w:pos="9500"/>
        </w:tabs>
        <w:ind w:firstLine="720"/>
        <w:rPr>
          <w:rFonts w:ascii="Times New Roman" w:hAnsi="Times New Roman" w:cs="Times New Roman"/>
          <w:noProof/>
        </w:rPr>
      </w:pPr>
    </w:p>
    <w:p w14:paraId="17C1B555" w14:textId="77777777" w:rsidR="00AE1959" w:rsidRDefault="00AE1959">
      <w:pPr>
        <w:tabs>
          <w:tab w:val="center" w:pos="4800"/>
          <w:tab w:val="right" w:pos="9500"/>
        </w:tabs>
        <w:ind w:firstLine="720"/>
        <w:rPr>
          <w:rFonts w:ascii="Times New Roman" w:hAnsi="Times New Roman" w:cs="Times New Roman"/>
          <w:noProof/>
        </w:rPr>
      </w:pPr>
    </w:p>
    <w:p w14:paraId="7D562D74" w14:textId="77777777" w:rsidR="00AE1959" w:rsidRDefault="00AE1959">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14:paraId="6E1AC874" w14:textId="77777777" w:rsidR="00AE1959" w:rsidRDefault="00AE1959">
      <w:pPr>
        <w:tabs>
          <w:tab w:val="center" w:pos="4800"/>
          <w:tab w:val="right" w:pos="9500"/>
        </w:tabs>
        <w:ind w:firstLine="720"/>
        <w:rPr>
          <w:rFonts w:ascii="Times New Roman" w:hAnsi="Times New Roman" w:cs="Times New Roman"/>
          <w:noProof/>
        </w:rPr>
      </w:pPr>
    </w:p>
    <w:p w14:paraId="1488FA29" w14:textId="77777777" w:rsidR="00AE1959" w:rsidRDefault="00AE1959">
      <w:pPr>
        <w:tabs>
          <w:tab w:val="center" w:pos="4800"/>
          <w:tab w:val="right" w:pos="9500"/>
        </w:tabs>
        <w:ind w:firstLine="720"/>
        <w:rPr>
          <w:rFonts w:ascii="Times New Roman" w:hAnsi="Times New Roman" w:cs="Times New Roman"/>
          <w:noProof/>
        </w:rPr>
      </w:pPr>
    </w:p>
    <w:p w14:paraId="65F1BFA6" w14:textId="77777777" w:rsidR="00AE1959" w:rsidRDefault="00AE1959">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14:paraId="06522B75" w14:textId="77777777" w:rsidR="00AE1959" w:rsidRDefault="00AE1959">
      <w:pPr>
        <w:tabs>
          <w:tab w:val="center" w:pos="4800"/>
          <w:tab w:val="right" w:pos="9500"/>
        </w:tabs>
        <w:ind w:firstLine="720"/>
        <w:rPr>
          <w:rFonts w:ascii="Times New Roman" w:hAnsi="Times New Roman" w:cs="Times New Roman"/>
          <w:noProof/>
        </w:rPr>
      </w:pPr>
    </w:p>
    <w:p w14:paraId="1959ED6A" w14:textId="77777777" w:rsidR="00AE1959" w:rsidRDefault="00AE1959">
      <w:pPr>
        <w:tabs>
          <w:tab w:val="center" w:pos="4800"/>
          <w:tab w:val="right" w:pos="9500"/>
        </w:tabs>
        <w:ind w:firstLine="720"/>
        <w:rPr>
          <w:rFonts w:ascii="Times New Roman" w:hAnsi="Times New Roman" w:cs="Times New Roman"/>
          <w:noProof/>
        </w:rPr>
      </w:pPr>
    </w:p>
    <w:p w14:paraId="29F5C10B" w14:textId="77777777" w:rsidR="00AE1959" w:rsidRDefault="00AE1959">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14:paraId="53FB8C0D" w14:textId="77777777" w:rsidR="00AE1959" w:rsidRDefault="00AE1959">
      <w:pPr>
        <w:tabs>
          <w:tab w:val="center" w:pos="4800"/>
          <w:tab w:val="right" w:pos="9500"/>
        </w:tabs>
        <w:ind w:firstLine="720"/>
        <w:rPr>
          <w:rFonts w:ascii="Times New Roman" w:hAnsi="Times New Roman" w:cs="Times New Roman"/>
          <w:noProof/>
        </w:rPr>
      </w:pPr>
    </w:p>
    <w:p w14:paraId="7438AC61" w14:textId="77777777" w:rsidR="00AE1959" w:rsidRDefault="00AE1959">
      <w:pPr>
        <w:tabs>
          <w:tab w:val="center" w:pos="4800"/>
          <w:tab w:val="right" w:pos="9500"/>
        </w:tabs>
        <w:ind w:firstLine="720"/>
        <w:rPr>
          <w:rFonts w:ascii="Times New Roman" w:hAnsi="Times New Roman" w:cs="Times New Roman"/>
          <w:noProof/>
        </w:rPr>
      </w:pPr>
    </w:p>
    <w:p w14:paraId="3D3A0764" w14:textId="77777777" w:rsidR="00AE1959" w:rsidRDefault="00AE1959">
      <w:pPr>
        <w:tabs>
          <w:tab w:val="center" w:pos="4800"/>
          <w:tab w:val="right" w:pos="9500"/>
        </w:tabs>
        <w:ind w:firstLine="72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763A4E6F" w14:textId="77777777" w:rsidR="00AE1959" w:rsidRDefault="00AE1959">
      <w:pPr>
        <w:tabs>
          <w:tab w:val="center" w:pos="4800"/>
          <w:tab w:val="right" w:pos="9500"/>
        </w:tabs>
        <w:ind w:firstLine="720"/>
        <w:rPr>
          <w:rFonts w:ascii="Times New Roman" w:hAnsi="Times New Roman" w:cs="Times New Roman"/>
          <w:noProof/>
        </w:rPr>
      </w:pPr>
    </w:p>
    <w:p w14:paraId="35DFE0A0" w14:textId="77777777" w:rsidR="00AE1959" w:rsidRDefault="00AE1959">
      <w:pPr>
        <w:tabs>
          <w:tab w:val="center" w:pos="4800"/>
          <w:tab w:val="right" w:pos="9500"/>
        </w:tabs>
        <w:ind w:firstLine="720"/>
        <w:rPr>
          <w:rFonts w:ascii="Times New Roman" w:hAnsi="Times New Roman" w:cs="Times New Roman"/>
          <w:noProof/>
        </w:rPr>
      </w:pPr>
    </w:p>
    <w:p w14:paraId="68B92DF8" w14:textId="77777777" w:rsidR="00AE1959" w:rsidRDefault="00AE1959">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232566C0" w14:textId="77777777" w:rsidR="00AE1959" w:rsidRDefault="00AE1959">
      <w:pPr>
        <w:tabs>
          <w:tab w:val="center" w:pos="4800"/>
          <w:tab w:val="right" w:pos="9500"/>
        </w:tabs>
        <w:ind w:firstLine="720"/>
        <w:rPr>
          <w:rFonts w:ascii="Times New Roman" w:hAnsi="Times New Roman" w:cs="Times New Roman"/>
          <w:noProof/>
        </w:rPr>
      </w:pPr>
    </w:p>
    <w:p w14:paraId="6CE39D8D" w14:textId="77777777" w:rsidR="00AE1959" w:rsidRDefault="00AE1959">
      <w:pPr>
        <w:tabs>
          <w:tab w:val="center" w:pos="4800"/>
          <w:tab w:val="right" w:pos="9500"/>
        </w:tabs>
        <w:ind w:firstLine="720"/>
        <w:rPr>
          <w:rFonts w:ascii="Times New Roman" w:hAnsi="Times New Roman" w:cs="Times New Roman"/>
          <w:noProof/>
        </w:rPr>
      </w:pPr>
    </w:p>
    <w:p w14:paraId="73202733" w14:textId="77777777" w:rsidR="00AE1959" w:rsidRDefault="00AE1959">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14:paraId="338CCED5" w14:textId="77777777" w:rsidR="00AE1959" w:rsidRDefault="00AE1959">
      <w:pPr>
        <w:tabs>
          <w:tab w:val="center" w:pos="4800"/>
          <w:tab w:val="right" w:pos="9500"/>
        </w:tabs>
        <w:ind w:firstLine="720"/>
        <w:rPr>
          <w:rFonts w:ascii="Times New Roman" w:hAnsi="Times New Roman" w:cs="Times New Roman"/>
          <w:noProof/>
        </w:rPr>
      </w:pPr>
    </w:p>
    <w:p w14:paraId="3BE78C3C" w14:textId="77777777" w:rsidR="00AE1959" w:rsidRDefault="00AE1959">
      <w:pPr>
        <w:tabs>
          <w:tab w:val="center" w:pos="4800"/>
          <w:tab w:val="right" w:pos="9500"/>
        </w:tabs>
        <w:ind w:firstLine="720"/>
        <w:rPr>
          <w:rFonts w:ascii="Times New Roman" w:hAnsi="Times New Roman" w:cs="Times New Roman"/>
          <w:noProof/>
        </w:rPr>
      </w:pPr>
    </w:p>
    <w:p w14:paraId="3CFB9EE2" w14:textId="77777777" w:rsidR="00AE1959" w:rsidRDefault="00AE1959">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14:paraId="1C0B09B6" w14:textId="77777777" w:rsidR="00AE1959" w:rsidRDefault="00AE1959">
      <w:pPr>
        <w:tabs>
          <w:tab w:val="center" w:pos="4800"/>
          <w:tab w:val="right" w:pos="9500"/>
        </w:tabs>
        <w:ind w:firstLine="720"/>
        <w:rPr>
          <w:rFonts w:ascii="Times New Roman" w:hAnsi="Times New Roman" w:cs="Times New Roman"/>
          <w:noProof/>
        </w:rPr>
      </w:pPr>
    </w:p>
    <w:p w14:paraId="6E805B23" w14:textId="77777777" w:rsidR="00AE1959" w:rsidRDefault="00AE1959">
      <w:pPr>
        <w:tabs>
          <w:tab w:val="center" w:pos="4800"/>
          <w:tab w:val="right" w:pos="9500"/>
        </w:tabs>
        <w:ind w:firstLine="720"/>
        <w:rPr>
          <w:rFonts w:ascii="Times New Roman" w:hAnsi="Times New Roman" w:cs="Times New Roman"/>
          <w:noProof/>
        </w:rPr>
      </w:pPr>
    </w:p>
    <w:p w14:paraId="4D354D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14:paraId="10EF82A3" w14:textId="77777777" w:rsidR="00AE1959" w:rsidRDefault="00AE1959">
      <w:pPr>
        <w:tabs>
          <w:tab w:val="center" w:pos="4800"/>
          <w:tab w:val="right" w:pos="9500"/>
        </w:tabs>
        <w:ind w:firstLine="720"/>
        <w:rPr>
          <w:rFonts w:ascii="Times New Roman" w:hAnsi="Times New Roman" w:cs="Times New Roman"/>
          <w:noProof/>
        </w:rPr>
      </w:pPr>
    </w:p>
    <w:p w14:paraId="4F7371B1" w14:textId="77777777" w:rsidR="00AE1959" w:rsidRDefault="00AE1959">
      <w:pPr>
        <w:tabs>
          <w:tab w:val="center" w:pos="4800"/>
          <w:tab w:val="right" w:pos="9500"/>
        </w:tabs>
        <w:ind w:firstLine="720"/>
        <w:rPr>
          <w:rFonts w:ascii="Times New Roman" w:hAnsi="Times New Roman" w:cs="Times New Roman"/>
          <w:noProof/>
        </w:rPr>
      </w:pPr>
    </w:p>
    <w:p w14:paraId="1ADD8246" w14:textId="77777777" w:rsidR="00AE1959" w:rsidRDefault="00AE1959">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14:paraId="3EDB6B48" w14:textId="77777777" w:rsidR="00AE1959" w:rsidRDefault="00AE1959">
      <w:pPr>
        <w:tabs>
          <w:tab w:val="center" w:pos="4800"/>
          <w:tab w:val="right" w:pos="9500"/>
        </w:tabs>
        <w:ind w:firstLine="720"/>
        <w:rPr>
          <w:rFonts w:ascii="Times New Roman" w:hAnsi="Times New Roman" w:cs="Times New Roman"/>
          <w:noProof/>
        </w:rPr>
      </w:pPr>
    </w:p>
    <w:p w14:paraId="02AF774F" w14:textId="77777777" w:rsidR="00AE1959" w:rsidRDefault="00AE1959">
      <w:pPr>
        <w:tabs>
          <w:tab w:val="center" w:pos="4800"/>
          <w:tab w:val="right" w:pos="9500"/>
        </w:tabs>
        <w:ind w:firstLine="720"/>
        <w:rPr>
          <w:rFonts w:ascii="Times New Roman" w:hAnsi="Times New Roman" w:cs="Times New Roman"/>
          <w:noProof/>
        </w:rPr>
      </w:pPr>
    </w:p>
    <w:p w14:paraId="2080D67C" w14:textId="77777777" w:rsidR="00AE1959" w:rsidRDefault="00AE1959">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14:paraId="09B12327" w14:textId="77777777" w:rsidR="00AE1959" w:rsidRDefault="00AE1959">
      <w:pPr>
        <w:tabs>
          <w:tab w:val="center" w:pos="4800"/>
          <w:tab w:val="right" w:pos="9500"/>
        </w:tabs>
        <w:ind w:firstLine="720"/>
        <w:rPr>
          <w:rFonts w:ascii="Times New Roman" w:hAnsi="Times New Roman" w:cs="Times New Roman"/>
          <w:noProof/>
        </w:rPr>
      </w:pPr>
    </w:p>
    <w:p w14:paraId="6B9E39F3" w14:textId="77777777" w:rsidR="00AE1959" w:rsidRDefault="00AE1959">
      <w:pPr>
        <w:tabs>
          <w:tab w:val="center" w:pos="4800"/>
          <w:tab w:val="right" w:pos="9500"/>
        </w:tabs>
        <w:ind w:firstLine="720"/>
        <w:rPr>
          <w:rFonts w:ascii="Times New Roman" w:hAnsi="Times New Roman" w:cs="Times New Roman"/>
          <w:noProof/>
        </w:rPr>
      </w:pPr>
    </w:p>
    <w:p w14:paraId="3022149E"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 xml:space="preserve">[17]  BB Kadomtsev and OP Pogutse.  Electric conductivity of a plasma in a strong magnetic field.  </w:t>
      </w:r>
      <w:r>
        <w:rPr>
          <w:i/>
          <w:iCs/>
          <w:noProof/>
        </w:rPr>
        <w:t xml:space="preserve"> Sov. Phys. JETP</w:t>
      </w:r>
      <w:r>
        <w:rPr>
          <w:noProof/>
        </w:rPr>
        <w:t>, 26:1146, 1968.</w:t>
      </w:r>
    </w:p>
    <w:p w14:paraId="267DB642" w14:textId="77777777" w:rsidR="00AE1959" w:rsidRDefault="00AE1959">
      <w:pPr>
        <w:tabs>
          <w:tab w:val="center" w:pos="4800"/>
          <w:tab w:val="right" w:pos="9500"/>
        </w:tabs>
        <w:ind w:firstLine="720"/>
        <w:rPr>
          <w:rFonts w:ascii="Times New Roman" w:hAnsi="Times New Roman" w:cs="Times New Roman"/>
          <w:noProof/>
        </w:rPr>
      </w:pPr>
    </w:p>
    <w:p w14:paraId="3FC5D90B" w14:textId="77777777" w:rsidR="00AE1959" w:rsidRDefault="00AE1959">
      <w:pPr>
        <w:tabs>
          <w:tab w:val="center" w:pos="4800"/>
          <w:tab w:val="right" w:pos="9500"/>
        </w:tabs>
        <w:ind w:firstLine="720"/>
        <w:rPr>
          <w:rFonts w:ascii="Times New Roman" w:hAnsi="Times New Roman" w:cs="Times New Roman"/>
          <w:noProof/>
        </w:rPr>
      </w:pPr>
    </w:p>
    <w:p w14:paraId="24245762" w14:textId="77777777" w:rsidR="00AE1959" w:rsidRDefault="00AE1959">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14:paraId="21392305" w14:textId="77777777" w:rsidR="00AE1959" w:rsidRDefault="00AE1959">
      <w:pPr>
        <w:tabs>
          <w:tab w:val="center" w:pos="4800"/>
          <w:tab w:val="right" w:pos="9500"/>
        </w:tabs>
        <w:ind w:firstLine="720"/>
        <w:rPr>
          <w:rFonts w:ascii="Times New Roman" w:hAnsi="Times New Roman" w:cs="Times New Roman"/>
          <w:noProof/>
        </w:rPr>
      </w:pPr>
    </w:p>
    <w:p w14:paraId="2801372E" w14:textId="77777777" w:rsidR="00AE1959" w:rsidRDefault="00AE1959">
      <w:pPr>
        <w:tabs>
          <w:tab w:val="center" w:pos="4800"/>
          <w:tab w:val="right" w:pos="9500"/>
        </w:tabs>
        <w:ind w:firstLine="720"/>
        <w:rPr>
          <w:rFonts w:ascii="Times New Roman" w:hAnsi="Times New Roman" w:cs="Times New Roman"/>
          <w:noProof/>
        </w:rPr>
      </w:pPr>
    </w:p>
    <w:p w14:paraId="51AEBAAC" w14:textId="77777777" w:rsidR="00AE1959" w:rsidRDefault="00AE1959">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14:paraId="373C45F5" w14:textId="77777777" w:rsidR="00AE1959" w:rsidRDefault="00AE1959">
      <w:pPr>
        <w:tabs>
          <w:tab w:val="center" w:pos="4800"/>
          <w:tab w:val="right" w:pos="9500"/>
        </w:tabs>
        <w:ind w:firstLine="720"/>
        <w:rPr>
          <w:rFonts w:ascii="Times New Roman" w:hAnsi="Times New Roman" w:cs="Times New Roman"/>
          <w:noProof/>
        </w:rPr>
      </w:pPr>
    </w:p>
    <w:p w14:paraId="1E5489F1" w14:textId="77777777" w:rsidR="00AE1959" w:rsidRDefault="00AE1959">
      <w:pPr>
        <w:tabs>
          <w:tab w:val="center" w:pos="4800"/>
          <w:tab w:val="right" w:pos="9500"/>
        </w:tabs>
        <w:ind w:firstLine="720"/>
        <w:rPr>
          <w:rFonts w:ascii="Times New Roman" w:hAnsi="Times New Roman" w:cs="Times New Roman"/>
          <w:noProof/>
        </w:rPr>
      </w:pPr>
    </w:p>
    <w:p w14:paraId="2C3CB666" w14:textId="77777777" w:rsidR="00AE1959" w:rsidRDefault="00AE1959">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14:paraId="302E2459" w14:textId="77777777" w:rsidR="00AE1959" w:rsidRDefault="00AE1959">
      <w:pPr>
        <w:tabs>
          <w:tab w:val="center" w:pos="4800"/>
          <w:tab w:val="right" w:pos="9500"/>
        </w:tabs>
        <w:ind w:firstLine="720"/>
        <w:rPr>
          <w:rFonts w:ascii="Times New Roman" w:hAnsi="Times New Roman" w:cs="Times New Roman"/>
          <w:noProof/>
        </w:rPr>
      </w:pPr>
    </w:p>
    <w:p w14:paraId="75353422" w14:textId="77777777" w:rsidR="00AE1959" w:rsidRDefault="00AE1959">
      <w:pPr>
        <w:tabs>
          <w:tab w:val="center" w:pos="4800"/>
          <w:tab w:val="right" w:pos="9500"/>
        </w:tabs>
        <w:ind w:firstLine="720"/>
        <w:rPr>
          <w:rFonts w:ascii="Times New Roman" w:hAnsi="Times New Roman" w:cs="Times New Roman"/>
          <w:noProof/>
        </w:rPr>
      </w:pPr>
    </w:p>
    <w:p w14:paraId="151DF956" w14:textId="77777777" w:rsidR="00AE1959" w:rsidRDefault="00AE1959">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14:paraId="39F30AD2" w14:textId="77777777" w:rsidR="00AE1959" w:rsidRDefault="00AE1959">
      <w:pPr>
        <w:tabs>
          <w:tab w:val="center" w:pos="4800"/>
          <w:tab w:val="right" w:pos="9500"/>
        </w:tabs>
        <w:ind w:firstLine="720"/>
        <w:rPr>
          <w:rFonts w:ascii="Times New Roman" w:hAnsi="Times New Roman" w:cs="Times New Roman"/>
          <w:noProof/>
        </w:rPr>
      </w:pPr>
    </w:p>
    <w:p w14:paraId="3BF2E511" w14:textId="77777777" w:rsidR="00AE1959" w:rsidRDefault="00AE1959">
      <w:pPr>
        <w:tabs>
          <w:tab w:val="center" w:pos="4800"/>
          <w:tab w:val="right" w:pos="9500"/>
        </w:tabs>
        <w:ind w:firstLine="720"/>
        <w:rPr>
          <w:rFonts w:ascii="Times New Roman" w:hAnsi="Times New Roman" w:cs="Times New Roman"/>
          <w:noProof/>
        </w:rPr>
      </w:pPr>
    </w:p>
    <w:p w14:paraId="704AA1A7" w14:textId="77777777" w:rsidR="00AE1959" w:rsidRDefault="00AE1959">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14:paraId="7A2873C2" w14:textId="77777777" w:rsidR="00AE1959" w:rsidRDefault="00AE1959">
      <w:pPr>
        <w:tabs>
          <w:tab w:val="center" w:pos="4800"/>
          <w:tab w:val="right" w:pos="9500"/>
        </w:tabs>
        <w:ind w:firstLine="720"/>
        <w:rPr>
          <w:rFonts w:ascii="Times New Roman" w:hAnsi="Times New Roman" w:cs="Times New Roman"/>
          <w:noProof/>
        </w:rPr>
      </w:pPr>
    </w:p>
    <w:p w14:paraId="7CEDCF7C" w14:textId="77777777" w:rsidR="00AE1959" w:rsidRDefault="00AE1959">
      <w:pPr>
        <w:tabs>
          <w:tab w:val="center" w:pos="4800"/>
          <w:tab w:val="right" w:pos="9500"/>
        </w:tabs>
        <w:ind w:firstLine="720"/>
        <w:rPr>
          <w:rFonts w:ascii="Times New Roman" w:hAnsi="Times New Roman" w:cs="Times New Roman"/>
          <w:noProof/>
        </w:rPr>
      </w:pPr>
    </w:p>
    <w:p w14:paraId="4A3DCB8C" w14:textId="77777777" w:rsidR="00AE1959" w:rsidRDefault="00AE1959">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14:paraId="3FB68B4F" w14:textId="77777777" w:rsidR="00AE1959" w:rsidRDefault="00AE1959">
      <w:pPr>
        <w:tabs>
          <w:tab w:val="center" w:pos="4800"/>
          <w:tab w:val="right" w:pos="9500"/>
        </w:tabs>
        <w:ind w:firstLine="720"/>
        <w:rPr>
          <w:rFonts w:ascii="Times New Roman" w:hAnsi="Times New Roman" w:cs="Times New Roman"/>
          <w:noProof/>
        </w:rPr>
      </w:pPr>
    </w:p>
    <w:p w14:paraId="590B1A2F" w14:textId="77777777" w:rsidR="00AE1959" w:rsidRDefault="00AE1959">
      <w:pPr>
        <w:tabs>
          <w:tab w:val="center" w:pos="4800"/>
          <w:tab w:val="right" w:pos="9500"/>
        </w:tabs>
        <w:ind w:firstLine="720"/>
        <w:rPr>
          <w:rFonts w:ascii="Times New Roman" w:hAnsi="Times New Roman" w:cs="Times New Roman"/>
          <w:noProof/>
        </w:rPr>
      </w:pPr>
    </w:p>
    <w:p w14:paraId="19F857AA" w14:textId="77777777" w:rsidR="00AE1959" w:rsidRDefault="00AE1959">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14:paraId="6747DF62" w14:textId="77777777" w:rsidR="00AE1959" w:rsidRDefault="00AE1959">
      <w:pPr>
        <w:tabs>
          <w:tab w:val="center" w:pos="4800"/>
          <w:tab w:val="right" w:pos="9500"/>
        </w:tabs>
        <w:ind w:firstLine="720"/>
        <w:rPr>
          <w:rFonts w:ascii="Times New Roman" w:hAnsi="Times New Roman" w:cs="Times New Roman"/>
          <w:noProof/>
        </w:rPr>
      </w:pPr>
    </w:p>
    <w:p w14:paraId="4B51AF82" w14:textId="77777777" w:rsidR="00AE1959" w:rsidRDefault="00AE1959">
      <w:pPr>
        <w:tabs>
          <w:tab w:val="center" w:pos="4800"/>
          <w:tab w:val="right" w:pos="9500"/>
        </w:tabs>
        <w:ind w:firstLine="720"/>
        <w:rPr>
          <w:rFonts w:ascii="Times New Roman" w:hAnsi="Times New Roman" w:cs="Times New Roman"/>
          <w:noProof/>
        </w:rPr>
      </w:pPr>
    </w:p>
    <w:p w14:paraId="17C6E033" w14:textId="77777777" w:rsidR="00AE1959" w:rsidRDefault="00AE1959">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14:paraId="4393D36D" w14:textId="77777777" w:rsidR="00AE1959" w:rsidRDefault="00AE1959">
      <w:pPr>
        <w:tabs>
          <w:tab w:val="center" w:pos="4800"/>
          <w:tab w:val="right" w:pos="9500"/>
        </w:tabs>
        <w:ind w:firstLine="720"/>
        <w:rPr>
          <w:rFonts w:ascii="Times New Roman" w:hAnsi="Times New Roman" w:cs="Times New Roman"/>
          <w:noProof/>
        </w:rPr>
      </w:pPr>
    </w:p>
    <w:p w14:paraId="1922E0B4" w14:textId="77777777" w:rsidR="00AE1959" w:rsidRDefault="00AE1959">
      <w:pPr>
        <w:tabs>
          <w:tab w:val="center" w:pos="4800"/>
          <w:tab w:val="right" w:pos="9500"/>
        </w:tabs>
        <w:ind w:firstLine="720"/>
        <w:rPr>
          <w:rFonts w:ascii="Times New Roman" w:hAnsi="Times New Roman" w:cs="Times New Roman"/>
          <w:noProof/>
        </w:rPr>
      </w:pPr>
    </w:p>
    <w:p w14:paraId="6A1326A4" w14:textId="77777777" w:rsidR="00AE1959" w:rsidRDefault="00AE1959">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14:paraId="7BBE45D4" w14:textId="77777777" w:rsidR="00AE1959" w:rsidRDefault="00AE1959">
      <w:pPr>
        <w:tabs>
          <w:tab w:val="center" w:pos="4800"/>
          <w:tab w:val="right" w:pos="9500"/>
        </w:tabs>
        <w:ind w:firstLine="720"/>
        <w:rPr>
          <w:rFonts w:ascii="Times New Roman" w:hAnsi="Times New Roman" w:cs="Times New Roman"/>
          <w:noProof/>
        </w:rPr>
      </w:pPr>
    </w:p>
    <w:p w14:paraId="4D89D791" w14:textId="77777777" w:rsidR="00AE1959" w:rsidRDefault="00AE1959">
      <w:pPr>
        <w:tabs>
          <w:tab w:val="center" w:pos="4800"/>
          <w:tab w:val="right" w:pos="9500"/>
        </w:tabs>
        <w:ind w:firstLine="720"/>
        <w:rPr>
          <w:rFonts w:ascii="Times New Roman" w:hAnsi="Times New Roman" w:cs="Times New Roman"/>
          <w:noProof/>
        </w:rPr>
      </w:pPr>
    </w:p>
    <w:p w14:paraId="3C1FB1C3" w14:textId="77777777" w:rsidR="00AE1959" w:rsidRDefault="00AE1959">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w:t>
      </w:r>
      <w:r>
        <w:rPr>
          <w:noProof/>
        </w:rPr>
        <w:lastRenderedPageBreak/>
        <w:t xml:space="preserve">Soljacic, and B. L. Zhang.  Superlight inverse doppler effect.  </w:t>
      </w:r>
      <w:r>
        <w:rPr>
          <w:i/>
          <w:iCs/>
          <w:noProof/>
        </w:rPr>
        <w:t xml:space="preserve"> Nature Physics</w:t>
      </w:r>
      <w:r>
        <w:rPr>
          <w:noProof/>
        </w:rPr>
        <w:t>, 14(10), 2018.</w:t>
      </w:r>
    </w:p>
    <w:p w14:paraId="26F368BF" w14:textId="77777777" w:rsidR="00AE1959" w:rsidRDefault="00AE1959">
      <w:pPr>
        <w:tabs>
          <w:tab w:val="center" w:pos="4800"/>
          <w:tab w:val="right" w:pos="9500"/>
        </w:tabs>
        <w:ind w:firstLine="720"/>
        <w:rPr>
          <w:rFonts w:ascii="Times New Roman" w:hAnsi="Times New Roman" w:cs="Times New Roman"/>
          <w:noProof/>
        </w:rPr>
      </w:pPr>
    </w:p>
    <w:p w14:paraId="6306383C" w14:textId="77777777" w:rsidR="00AE1959" w:rsidRDefault="00AE1959">
      <w:pPr>
        <w:tabs>
          <w:tab w:val="center" w:pos="4800"/>
          <w:tab w:val="right" w:pos="9500"/>
        </w:tabs>
        <w:ind w:firstLine="720"/>
        <w:rPr>
          <w:rFonts w:ascii="Times New Roman" w:hAnsi="Times New Roman" w:cs="Times New Roman"/>
          <w:noProof/>
        </w:rPr>
      </w:pPr>
    </w:p>
    <w:p w14:paraId="00A82F44" w14:textId="77777777" w:rsidR="00AE1959" w:rsidRDefault="00AE1959">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14:paraId="4F29F288" w14:textId="77777777" w:rsidR="00AE1959" w:rsidRDefault="00AE1959">
      <w:pPr>
        <w:tabs>
          <w:tab w:val="center" w:pos="4800"/>
          <w:tab w:val="right" w:pos="9500"/>
        </w:tabs>
        <w:ind w:firstLine="720"/>
        <w:rPr>
          <w:rFonts w:ascii="Times New Roman" w:hAnsi="Times New Roman" w:cs="Times New Roman"/>
          <w:noProof/>
        </w:rPr>
      </w:pPr>
    </w:p>
    <w:p w14:paraId="174A3968" w14:textId="77777777" w:rsidR="00AE1959" w:rsidRDefault="00AE1959">
      <w:pPr>
        <w:tabs>
          <w:tab w:val="center" w:pos="4800"/>
          <w:tab w:val="right" w:pos="9500"/>
        </w:tabs>
        <w:ind w:firstLine="720"/>
        <w:rPr>
          <w:rFonts w:ascii="Times New Roman" w:hAnsi="Times New Roman" w:cs="Times New Roman"/>
          <w:noProof/>
        </w:rPr>
      </w:pPr>
    </w:p>
    <w:p w14:paraId="1588FC3D" w14:textId="77777777" w:rsidR="00AE1959" w:rsidRDefault="00AE1959">
      <w:pPr>
        <w:tabs>
          <w:tab w:val="center" w:pos="4800"/>
          <w:tab w:val="right" w:pos="9500"/>
        </w:tabs>
        <w:ind w:firstLine="72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14:paraId="43415F24" w14:textId="77777777" w:rsidR="00AE1959" w:rsidRDefault="00AE1959">
      <w:pPr>
        <w:tabs>
          <w:tab w:val="center" w:pos="4800"/>
          <w:tab w:val="right" w:pos="9500"/>
        </w:tabs>
        <w:ind w:firstLine="720"/>
        <w:rPr>
          <w:rFonts w:ascii="Times New Roman" w:hAnsi="Times New Roman" w:cs="Times New Roman"/>
          <w:noProof/>
        </w:rPr>
      </w:pPr>
    </w:p>
    <w:p w14:paraId="3DEBBDA6" w14:textId="77777777" w:rsidR="00AE1959" w:rsidRDefault="00AE1959">
      <w:pPr>
        <w:tabs>
          <w:tab w:val="center" w:pos="4800"/>
          <w:tab w:val="right" w:pos="9500"/>
        </w:tabs>
        <w:ind w:firstLine="720"/>
        <w:rPr>
          <w:rFonts w:ascii="Times New Roman" w:hAnsi="Times New Roman" w:cs="Times New Roman"/>
          <w:noProof/>
        </w:rPr>
      </w:pPr>
    </w:p>
    <w:p w14:paraId="17D74D6B" w14:textId="77777777" w:rsidR="00AE1959" w:rsidRDefault="00AE1959">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14:paraId="39C1B99E" w14:textId="77777777" w:rsidR="00AE1959" w:rsidRDefault="00AE1959">
      <w:pPr>
        <w:tabs>
          <w:tab w:val="center" w:pos="4800"/>
          <w:tab w:val="right" w:pos="9500"/>
        </w:tabs>
        <w:ind w:firstLine="720"/>
        <w:rPr>
          <w:rFonts w:ascii="Times New Roman" w:hAnsi="Times New Roman" w:cs="Times New Roman"/>
          <w:noProof/>
        </w:rPr>
      </w:pPr>
    </w:p>
    <w:p w14:paraId="57FAC1A2" w14:textId="77777777" w:rsidR="00AE1959" w:rsidRDefault="00AE1959">
      <w:pPr>
        <w:tabs>
          <w:tab w:val="center" w:pos="4800"/>
          <w:tab w:val="right" w:pos="9500"/>
        </w:tabs>
        <w:ind w:firstLine="720"/>
        <w:rPr>
          <w:rFonts w:ascii="Times New Roman" w:hAnsi="Times New Roman" w:cs="Times New Roman"/>
          <w:noProof/>
        </w:rPr>
      </w:pPr>
    </w:p>
    <w:p w14:paraId="49E33885" w14:textId="77777777" w:rsidR="00AE1959" w:rsidRDefault="00AE1959">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14:paraId="2CFC29E6" w14:textId="77777777" w:rsidR="00AE1959" w:rsidRDefault="00AE1959">
      <w:pPr>
        <w:tabs>
          <w:tab w:val="center" w:pos="4800"/>
          <w:tab w:val="right" w:pos="9500"/>
        </w:tabs>
        <w:ind w:firstLine="720"/>
        <w:rPr>
          <w:rFonts w:ascii="Times New Roman" w:hAnsi="Times New Roman" w:cs="Times New Roman"/>
          <w:noProof/>
        </w:rPr>
      </w:pPr>
    </w:p>
    <w:p w14:paraId="60E01F64" w14:textId="77777777" w:rsidR="00AE1959" w:rsidRDefault="00AE1959">
      <w:pPr>
        <w:tabs>
          <w:tab w:val="center" w:pos="4800"/>
          <w:tab w:val="right" w:pos="9500"/>
        </w:tabs>
        <w:ind w:firstLine="720"/>
        <w:rPr>
          <w:rFonts w:ascii="Times New Roman" w:hAnsi="Times New Roman" w:cs="Times New Roman"/>
          <w:noProof/>
        </w:rPr>
      </w:pPr>
    </w:p>
    <w:p w14:paraId="11211A12" w14:textId="77777777" w:rsidR="00AE1959" w:rsidRDefault="00AE1959">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14:paraId="3DF1D6BE" w14:textId="77777777" w:rsidR="00AE1959" w:rsidRDefault="00AE1959">
      <w:pPr>
        <w:tabs>
          <w:tab w:val="center" w:pos="4800"/>
          <w:tab w:val="right" w:pos="9500"/>
        </w:tabs>
        <w:ind w:firstLine="720"/>
        <w:rPr>
          <w:rFonts w:ascii="Times New Roman" w:hAnsi="Times New Roman" w:cs="Times New Roman"/>
          <w:noProof/>
        </w:rPr>
      </w:pPr>
    </w:p>
    <w:p w14:paraId="01C80554" w14:textId="77777777" w:rsidR="00AE1959" w:rsidRDefault="00AE1959">
      <w:pPr>
        <w:tabs>
          <w:tab w:val="center" w:pos="4800"/>
          <w:tab w:val="right" w:pos="9500"/>
        </w:tabs>
        <w:ind w:firstLine="720"/>
        <w:rPr>
          <w:rFonts w:ascii="Times New Roman" w:hAnsi="Times New Roman" w:cs="Times New Roman"/>
          <w:noProof/>
        </w:rPr>
      </w:pPr>
    </w:p>
    <w:p w14:paraId="718113DF" w14:textId="77777777" w:rsidR="00AE1959" w:rsidRDefault="00AE1959">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14:paraId="7FE4403B" w14:textId="77777777" w:rsidR="00AE1959" w:rsidRDefault="00AE1959">
      <w:pPr>
        <w:tabs>
          <w:tab w:val="center" w:pos="4800"/>
          <w:tab w:val="right" w:pos="9500"/>
        </w:tabs>
        <w:ind w:firstLine="720"/>
        <w:rPr>
          <w:rFonts w:ascii="Times New Roman" w:hAnsi="Times New Roman" w:cs="Times New Roman"/>
          <w:noProof/>
        </w:rPr>
      </w:pPr>
    </w:p>
    <w:p w14:paraId="72810FB1" w14:textId="77777777" w:rsidR="00AE1959" w:rsidRDefault="00AE1959">
      <w:pPr>
        <w:tabs>
          <w:tab w:val="center" w:pos="4800"/>
          <w:tab w:val="right" w:pos="9500"/>
        </w:tabs>
        <w:ind w:firstLine="720"/>
        <w:rPr>
          <w:rFonts w:ascii="Times New Roman" w:hAnsi="Times New Roman" w:cs="Times New Roman"/>
          <w:noProof/>
        </w:rPr>
      </w:pPr>
    </w:p>
    <w:p w14:paraId="5C43E7AB" w14:textId="77777777" w:rsidR="00AE1959" w:rsidRDefault="00AE1959">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14:paraId="341B7A64" w14:textId="77777777" w:rsidR="00AE1959" w:rsidRDefault="00AE1959">
      <w:pPr>
        <w:tabs>
          <w:tab w:val="center" w:pos="4800"/>
          <w:tab w:val="right" w:pos="9500"/>
        </w:tabs>
        <w:ind w:firstLine="720"/>
        <w:rPr>
          <w:rFonts w:ascii="Times New Roman" w:hAnsi="Times New Roman" w:cs="Times New Roman"/>
          <w:noProof/>
        </w:rPr>
      </w:pPr>
    </w:p>
    <w:p w14:paraId="1D331E0E" w14:textId="77777777" w:rsidR="00AE1959" w:rsidRDefault="00AE1959">
      <w:pPr>
        <w:tabs>
          <w:tab w:val="center" w:pos="4800"/>
          <w:tab w:val="right" w:pos="9500"/>
        </w:tabs>
        <w:ind w:firstLine="720"/>
        <w:rPr>
          <w:rFonts w:ascii="Times New Roman" w:hAnsi="Times New Roman" w:cs="Times New Roman"/>
          <w:noProof/>
        </w:rPr>
      </w:pPr>
    </w:p>
    <w:p w14:paraId="4D14BCC0" w14:textId="77777777" w:rsidR="00AE1959" w:rsidRDefault="00AE1959">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14:paraId="2F99FE66" w14:textId="77777777" w:rsidR="00AE1959" w:rsidRDefault="00AE1959">
      <w:pPr>
        <w:tabs>
          <w:tab w:val="center" w:pos="4800"/>
          <w:tab w:val="right" w:pos="9500"/>
        </w:tabs>
        <w:ind w:firstLine="720"/>
        <w:rPr>
          <w:rFonts w:ascii="Times New Roman" w:hAnsi="Times New Roman" w:cs="Times New Roman"/>
          <w:noProof/>
        </w:rPr>
      </w:pPr>
    </w:p>
    <w:p w14:paraId="41C15111" w14:textId="77777777" w:rsidR="00AE1959" w:rsidRDefault="00AE1959">
      <w:pPr>
        <w:tabs>
          <w:tab w:val="center" w:pos="4800"/>
          <w:tab w:val="right" w:pos="9500"/>
        </w:tabs>
        <w:ind w:firstLine="720"/>
        <w:rPr>
          <w:rFonts w:ascii="Times New Roman" w:hAnsi="Times New Roman" w:cs="Times New Roman"/>
          <w:noProof/>
        </w:rPr>
      </w:pPr>
    </w:p>
    <w:p w14:paraId="304FD3FD"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14:paraId="01847073" w14:textId="77777777" w:rsidR="00AE1959" w:rsidRDefault="00AE1959">
      <w:pPr>
        <w:tabs>
          <w:tab w:val="center" w:pos="4800"/>
          <w:tab w:val="right" w:pos="9500"/>
        </w:tabs>
        <w:ind w:firstLine="720"/>
        <w:rPr>
          <w:rFonts w:ascii="Times New Roman" w:hAnsi="Times New Roman" w:cs="Times New Roman"/>
          <w:noProof/>
        </w:rPr>
      </w:pPr>
    </w:p>
    <w:p w14:paraId="50DA8F98" w14:textId="77777777" w:rsidR="00AE1959" w:rsidRDefault="00AE1959">
      <w:pPr>
        <w:tabs>
          <w:tab w:val="center" w:pos="4800"/>
          <w:tab w:val="right" w:pos="9500"/>
        </w:tabs>
        <w:ind w:firstLine="720"/>
        <w:rPr>
          <w:rFonts w:ascii="Times New Roman" w:hAnsi="Times New Roman" w:cs="Times New Roman"/>
          <w:noProof/>
        </w:rPr>
      </w:pPr>
    </w:p>
    <w:p w14:paraId="6BC38D50" w14:textId="77777777" w:rsidR="00AE1959" w:rsidRDefault="00AE1959">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14:paraId="48112C39" w14:textId="77777777" w:rsidR="00AE1959" w:rsidRDefault="00AE1959">
      <w:pPr>
        <w:tabs>
          <w:tab w:val="center" w:pos="4800"/>
          <w:tab w:val="right" w:pos="9500"/>
        </w:tabs>
        <w:ind w:firstLine="720"/>
        <w:rPr>
          <w:rFonts w:ascii="Times New Roman" w:hAnsi="Times New Roman" w:cs="Times New Roman"/>
          <w:noProof/>
        </w:rPr>
      </w:pPr>
    </w:p>
    <w:p w14:paraId="55DA71C7" w14:textId="77777777" w:rsidR="00AE1959" w:rsidRDefault="00AE1959">
      <w:pPr>
        <w:tabs>
          <w:tab w:val="center" w:pos="4800"/>
          <w:tab w:val="right" w:pos="9500"/>
        </w:tabs>
        <w:ind w:firstLine="720"/>
        <w:rPr>
          <w:rFonts w:ascii="Times New Roman" w:hAnsi="Times New Roman" w:cs="Times New Roman"/>
          <w:noProof/>
        </w:rPr>
      </w:pPr>
    </w:p>
    <w:p w14:paraId="384BCEC9" w14:textId="77777777" w:rsidR="00AE1959" w:rsidRDefault="00AE1959">
      <w:pPr>
        <w:tabs>
          <w:tab w:val="center" w:pos="4800"/>
          <w:tab w:val="right" w:pos="9500"/>
        </w:tabs>
        <w:ind w:firstLine="72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14:paraId="4F48D9A6" w14:textId="77777777" w:rsidR="00AE1959" w:rsidRDefault="00AE1959">
      <w:pPr>
        <w:tabs>
          <w:tab w:val="center" w:pos="4800"/>
          <w:tab w:val="right" w:pos="9500"/>
        </w:tabs>
        <w:ind w:firstLine="720"/>
        <w:rPr>
          <w:rFonts w:ascii="Times New Roman" w:hAnsi="Times New Roman" w:cs="Times New Roman"/>
          <w:noProof/>
        </w:rPr>
      </w:pPr>
    </w:p>
    <w:p w14:paraId="38D28CF9"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sectPr w:rsidR="00AE1959" w:rsidSect="00AE1959">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00C78" w14:textId="77777777" w:rsidR="00A6382B" w:rsidRDefault="00A6382B" w:rsidP="00AE1959">
      <w:r>
        <w:separator/>
      </w:r>
    </w:p>
  </w:endnote>
  <w:endnote w:type="continuationSeparator" w:id="0">
    <w:p w14:paraId="4E39BE99" w14:textId="77777777" w:rsidR="00A6382B" w:rsidRDefault="00A6382B">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82196" w14:textId="77777777" w:rsidR="00A6382B" w:rsidRDefault="00A6382B" w:rsidP="00AE1959">
      <w:r>
        <w:separator/>
      </w:r>
    </w:p>
  </w:footnote>
  <w:footnote w:type="continuationSeparator" w:id="0">
    <w:p w14:paraId="42681CD4" w14:textId="77777777" w:rsidR="00A6382B" w:rsidRDefault="00A6382B" w:rsidP="00AE195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eville C Luhmann">
    <w15:presenceInfo w15:providerId="AD" w15:userId="S::ncluhmann@ucdavis.edu::918732d8-9e39-4e09-a444-4831c2674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959"/>
    <w:rsid w:val="000035C9"/>
    <w:rsid w:val="00025D59"/>
    <w:rsid w:val="000415C7"/>
    <w:rsid w:val="000A70CA"/>
    <w:rsid w:val="000B164A"/>
    <w:rsid w:val="000D71DB"/>
    <w:rsid w:val="001026F3"/>
    <w:rsid w:val="00106D9D"/>
    <w:rsid w:val="00126A1D"/>
    <w:rsid w:val="001444D2"/>
    <w:rsid w:val="00180ECC"/>
    <w:rsid w:val="0018298A"/>
    <w:rsid w:val="0018556E"/>
    <w:rsid w:val="001A2DF1"/>
    <w:rsid w:val="001B168A"/>
    <w:rsid w:val="001C5FDE"/>
    <w:rsid w:val="001E25C4"/>
    <w:rsid w:val="00205461"/>
    <w:rsid w:val="0022347F"/>
    <w:rsid w:val="00224D98"/>
    <w:rsid w:val="00233133"/>
    <w:rsid w:val="002353D2"/>
    <w:rsid w:val="00242D88"/>
    <w:rsid w:val="002A06FE"/>
    <w:rsid w:val="002B06CE"/>
    <w:rsid w:val="002F5F4A"/>
    <w:rsid w:val="0033254D"/>
    <w:rsid w:val="00353294"/>
    <w:rsid w:val="0037373D"/>
    <w:rsid w:val="003D0557"/>
    <w:rsid w:val="003F2664"/>
    <w:rsid w:val="00420E7E"/>
    <w:rsid w:val="0042729C"/>
    <w:rsid w:val="004836F0"/>
    <w:rsid w:val="00495BAB"/>
    <w:rsid w:val="004A0DFA"/>
    <w:rsid w:val="004B0846"/>
    <w:rsid w:val="004B1A82"/>
    <w:rsid w:val="004C2123"/>
    <w:rsid w:val="004E6F80"/>
    <w:rsid w:val="004F52D5"/>
    <w:rsid w:val="00504825"/>
    <w:rsid w:val="00507B74"/>
    <w:rsid w:val="00545799"/>
    <w:rsid w:val="00562508"/>
    <w:rsid w:val="0057013B"/>
    <w:rsid w:val="00570343"/>
    <w:rsid w:val="0057770C"/>
    <w:rsid w:val="005A029C"/>
    <w:rsid w:val="005C66A2"/>
    <w:rsid w:val="005F0C4E"/>
    <w:rsid w:val="005F1ADF"/>
    <w:rsid w:val="005F6F1A"/>
    <w:rsid w:val="006266F8"/>
    <w:rsid w:val="00626B6C"/>
    <w:rsid w:val="00656022"/>
    <w:rsid w:val="006651E2"/>
    <w:rsid w:val="006A1C0B"/>
    <w:rsid w:val="006A349F"/>
    <w:rsid w:val="006A42CD"/>
    <w:rsid w:val="006B2A83"/>
    <w:rsid w:val="006B5EA7"/>
    <w:rsid w:val="006D2020"/>
    <w:rsid w:val="00726B50"/>
    <w:rsid w:val="00744749"/>
    <w:rsid w:val="00746211"/>
    <w:rsid w:val="00746DE2"/>
    <w:rsid w:val="00764BB4"/>
    <w:rsid w:val="00770B39"/>
    <w:rsid w:val="00775F3A"/>
    <w:rsid w:val="007816A2"/>
    <w:rsid w:val="00784865"/>
    <w:rsid w:val="0086519F"/>
    <w:rsid w:val="0086527F"/>
    <w:rsid w:val="008711F1"/>
    <w:rsid w:val="00884E31"/>
    <w:rsid w:val="008A44EE"/>
    <w:rsid w:val="008C3808"/>
    <w:rsid w:val="008E2995"/>
    <w:rsid w:val="008E6F1E"/>
    <w:rsid w:val="00927502"/>
    <w:rsid w:val="00947B48"/>
    <w:rsid w:val="0098538A"/>
    <w:rsid w:val="009973C1"/>
    <w:rsid w:val="009A7B9C"/>
    <w:rsid w:val="009B5B8A"/>
    <w:rsid w:val="00A07A18"/>
    <w:rsid w:val="00A16FD3"/>
    <w:rsid w:val="00A3594C"/>
    <w:rsid w:val="00A6382B"/>
    <w:rsid w:val="00A705A0"/>
    <w:rsid w:val="00A73873"/>
    <w:rsid w:val="00A757B8"/>
    <w:rsid w:val="00A85060"/>
    <w:rsid w:val="00A941E2"/>
    <w:rsid w:val="00AA1FE9"/>
    <w:rsid w:val="00AD5CDB"/>
    <w:rsid w:val="00AE1959"/>
    <w:rsid w:val="00AE3C4E"/>
    <w:rsid w:val="00B0299F"/>
    <w:rsid w:val="00B11A4A"/>
    <w:rsid w:val="00B1338B"/>
    <w:rsid w:val="00B503B0"/>
    <w:rsid w:val="00B62E9F"/>
    <w:rsid w:val="00B71169"/>
    <w:rsid w:val="00B80412"/>
    <w:rsid w:val="00B9339D"/>
    <w:rsid w:val="00BA6873"/>
    <w:rsid w:val="00BB1228"/>
    <w:rsid w:val="00BB3AF0"/>
    <w:rsid w:val="00C557A1"/>
    <w:rsid w:val="00C729F2"/>
    <w:rsid w:val="00C81F7A"/>
    <w:rsid w:val="00CD4EE1"/>
    <w:rsid w:val="00CE0A0E"/>
    <w:rsid w:val="00CE6026"/>
    <w:rsid w:val="00D0635F"/>
    <w:rsid w:val="00D33ACE"/>
    <w:rsid w:val="00D33D44"/>
    <w:rsid w:val="00D41D42"/>
    <w:rsid w:val="00D660DF"/>
    <w:rsid w:val="00DA33CD"/>
    <w:rsid w:val="00DA58C1"/>
    <w:rsid w:val="00DB69A8"/>
    <w:rsid w:val="00DD4582"/>
    <w:rsid w:val="00DE7FD5"/>
    <w:rsid w:val="00DF59C5"/>
    <w:rsid w:val="00E0329F"/>
    <w:rsid w:val="00E32FF1"/>
    <w:rsid w:val="00E33B66"/>
    <w:rsid w:val="00E40C20"/>
    <w:rsid w:val="00E45238"/>
    <w:rsid w:val="00E52C1A"/>
    <w:rsid w:val="00E56823"/>
    <w:rsid w:val="00E94341"/>
    <w:rsid w:val="00EA391A"/>
    <w:rsid w:val="00ED41A1"/>
    <w:rsid w:val="00EE08DB"/>
    <w:rsid w:val="00EF5E28"/>
    <w:rsid w:val="00F175FD"/>
    <w:rsid w:val="00F2015D"/>
    <w:rsid w:val="00F22269"/>
    <w:rsid w:val="00F411AD"/>
    <w:rsid w:val="00F44F5B"/>
    <w:rsid w:val="00F87DCE"/>
    <w:rsid w:val="00F93183"/>
    <w:rsid w:val="00F93207"/>
    <w:rsid w:val="00F974A8"/>
    <w:rsid w:val="00FC4765"/>
    <w:rsid w:val="00FC5C66"/>
    <w:rsid w:val="00FE5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614E2F"/>
  <w14:defaultImageDpi w14:val="96"/>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Calibri" w:hAnsi="Calibri" w:cs="Calibri"/>
      <w:kern w:val="0"/>
      <w:sz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959"/>
    <w:rPr>
      <w:rFonts w:ascii="Calibri" w:hAnsi="Calibri" w:cs="Calibri"/>
      <w:b/>
      <w:bCs/>
      <w:kern w:val="44"/>
      <w:sz w:val="44"/>
      <w:szCs w:val="44"/>
    </w:rPr>
  </w:style>
  <w:style w:type="character" w:customStyle="1" w:styleId="Heading2Char">
    <w:name w:val="Heading 2 Char"/>
    <w:basedOn w:val="DefaultParagraphFont"/>
    <w:link w:val="Heading2"/>
    <w:uiPriority w:val="9"/>
    <w:semiHidden/>
    <w:rsid w:val="00AE1959"/>
    <w:rPr>
      <w:rFonts w:asciiTheme="majorHAnsi" w:eastAsiaTheme="majorEastAsia" w:hAnsiTheme="majorHAnsi" w:cstheme="majorBidi"/>
      <w:b/>
      <w:bCs/>
      <w:kern w:val="0"/>
      <w:sz w:val="32"/>
      <w:szCs w:val="32"/>
    </w:rPr>
  </w:style>
  <w:style w:type="character" w:customStyle="1" w:styleId="Heading3Char">
    <w:name w:val="Heading 3 Char"/>
    <w:basedOn w:val="DefaultParagraphFont"/>
    <w:link w:val="Heading3"/>
    <w:uiPriority w:val="9"/>
    <w:semiHidden/>
    <w:rsid w:val="00AE1959"/>
    <w:rPr>
      <w:rFonts w:ascii="Calibri" w:hAnsi="Calibri" w:cs="Calibri"/>
      <w:b/>
      <w:bCs/>
      <w:kern w:val="0"/>
      <w:sz w:val="32"/>
      <w:szCs w:val="32"/>
    </w:rPr>
  </w:style>
  <w:style w:type="character" w:customStyle="1" w:styleId="Heading4Char">
    <w:name w:val="Heading 4 Char"/>
    <w:basedOn w:val="DefaultParagraphFont"/>
    <w:link w:val="Heading4"/>
    <w:uiPriority w:val="9"/>
    <w:semiHidden/>
    <w:rsid w:val="00AE1959"/>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AE1959"/>
    <w:rPr>
      <w:rFonts w:ascii="Calibri" w:hAnsi="Calibri" w:cs="Calibri"/>
      <w:b/>
      <w:bCs/>
      <w:kern w:val="0"/>
      <w:sz w:val="28"/>
      <w:szCs w:val="28"/>
    </w:rPr>
  </w:style>
  <w:style w:type="character" w:customStyle="1" w:styleId="Heading6Char">
    <w:name w:val="Heading 6 Char"/>
    <w:basedOn w:val="DefaultParagraphFont"/>
    <w:link w:val="Heading6"/>
    <w:uiPriority w:val="9"/>
    <w:semiHidden/>
    <w:rsid w:val="00AE1959"/>
    <w:rPr>
      <w:rFonts w:asciiTheme="majorHAnsi" w:eastAsiaTheme="majorEastAsia" w:hAnsiTheme="majorHAnsi" w:cstheme="majorBidi"/>
      <w:b/>
      <w:bCs/>
      <w:kern w:val="0"/>
      <w:sz w:val="24"/>
    </w:rPr>
  </w:style>
  <w:style w:type="paragraph" w:styleId="Header">
    <w:name w:val="header"/>
    <w:basedOn w:val="Normal"/>
    <w:link w:val="HeaderChar"/>
    <w:uiPriority w:val="99"/>
    <w:unhideWhenUsed/>
    <w:rsid w:val="00C557A1"/>
    <w:pP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C557A1"/>
    <w:rPr>
      <w:rFonts w:ascii="Calibri" w:hAnsi="Calibri" w:cs="Calibri"/>
      <w:kern w:val="0"/>
      <w:sz w:val="18"/>
      <w:szCs w:val="18"/>
    </w:rPr>
  </w:style>
  <w:style w:type="paragraph" w:styleId="Footer">
    <w:name w:val="footer"/>
    <w:basedOn w:val="Normal"/>
    <w:link w:val="FooterChar"/>
    <w:uiPriority w:val="99"/>
    <w:unhideWhenUsed/>
    <w:rsid w:val="00C557A1"/>
    <w:pPr>
      <w:tabs>
        <w:tab w:val="center" w:pos="4320"/>
        <w:tab w:val="right" w:pos="8640"/>
      </w:tabs>
      <w:snapToGrid w:val="0"/>
    </w:pPr>
    <w:rPr>
      <w:sz w:val="18"/>
      <w:szCs w:val="18"/>
    </w:rPr>
  </w:style>
  <w:style w:type="character" w:customStyle="1" w:styleId="FooterChar">
    <w:name w:val="Footer Char"/>
    <w:basedOn w:val="DefaultParagraphFont"/>
    <w:link w:val="Footer"/>
    <w:uiPriority w:val="99"/>
    <w:rsid w:val="00C557A1"/>
    <w:rPr>
      <w:rFonts w:ascii="Calibri" w:hAnsi="Calibri" w:cs="Calibri"/>
      <w:kern w:val="0"/>
      <w:sz w:val="18"/>
      <w:szCs w:val="18"/>
    </w:rPr>
  </w:style>
  <w:style w:type="character" w:styleId="PlaceholderText">
    <w:name w:val="Placeholder Text"/>
    <w:basedOn w:val="DefaultParagraphFont"/>
    <w:uiPriority w:val="99"/>
    <w:semiHidden/>
    <w:rsid w:val="00507B74"/>
    <w:rPr>
      <w:color w:val="666666"/>
    </w:rPr>
  </w:style>
  <w:style w:type="paragraph" w:styleId="Revision">
    <w:name w:val="Revision"/>
    <w:hidden/>
    <w:uiPriority w:val="99"/>
    <w:semiHidden/>
    <w:rsid w:val="00FE5BD5"/>
    <w:pPr>
      <w:spacing w:after="0" w:line="240" w:lineRule="auto"/>
    </w:pPr>
    <w:rPr>
      <w:rFonts w:ascii="Calibri" w:hAnsi="Calibri" w:cs="Calibri"/>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118</TotalTime>
  <Pages>27</Pages>
  <Words>8210</Words>
  <Characters>46803</Characters>
  <Application>Microsoft Office Word</Application>
  <DocSecurity>0</DocSecurity>
  <Lines>390</Lines>
  <Paragraphs>109</Paragraphs>
  <ScaleCrop>false</ScaleCrop>
  <Company/>
  <LinksUpToDate>false</LinksUpToDate>
  <CharactersWithSpaces>54904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Xinhang Xu</dc:creator>
  <cp:keywords/>
  <dc:description/>
  <cp:lastModifiedBy>Neville C Luhmann</cp:lastModifiedBy>
  <cp:revision>130</cp:revision>
  <dcterms:created xsi:type="dcterms:W3CDTF">2024-12-24T17:11:00Z</dcterms:created>
  <dcterms:modified xsi:type="dcterms:W3CDTF">2024-12-24T19:07:00Z</dcterms:modified>
</cp:coreProperties>
</file>